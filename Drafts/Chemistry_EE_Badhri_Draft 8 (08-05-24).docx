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F5532" w14:textId="77777777" w:rsidR="00D61A2C" w:rsidRDefault="00D61A2C"/>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0B6F44">
                  <w:rPr>
                    <w:rFonts w:ascii="Times New Roman" w:hAnsi="Times New Roman" w:cs="Times New Roman"/>
                    <w:color w:val="FF0000"/>
                    <w:sz w:val="32"/>
                    <w:szCs w:val="32"/>
                  </w:rPr>
                  <w:t xml:space="preserve">phenolic acid derivatives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ins w:id="2" w:author="Bindhu" w:date="2024-04-27T12:10:00Z">
                  <w:r w:rsidR="00A42C32">
                    <w:rPr>
                      <w:rFonts w:ascii="Times New Roman" w:hAnsi="Times New Roman" w:cs="Times New Roman"/>
                      <w:sz w:val="32"/>
                      <w:szCs w:val="32"/>
                    </w:rPr>
                    <w:t xml:space="preserve"> As investigated using UV Visible Spectroscopy</w:t>
                  </w:r>
                </w:ins>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05F86851"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ins w:id="3" w:author="Badhri Hari" w:date="2024-05-08T22:40:00Z">
                  <w:r w:rsidR="00D90E91">
                    <w:rPr>
                      <w:rFonts w:ascii="Times New Roman" w:hAnsi="Times New Roman" w:cs="Times New Roman"/>
                      <w:b/>
                      <w:bCs/>
                      <w:noProof/>
                    </w:rPr>
                    <w:t>7036</w:t>
                  </w:r>
                </w:ins>
                <w:del w:id="4" w:author="Badhri Hari" w:date="2024-05-04T18:30:00Z">
                  <w:r w:rsidR="001D4C46" w:rsidDel="00803BCA">
                    <w:rPr>
                      <w:rFonts w:ascii="Times New Roman" w:hAnsi="Times New Roman" w:cs="Times New Roman"/>
                      <w:b/>
                      <w:bCs/>
                      <w:noProof/>
                    </w:rPr>
                    <w:delText>6689</w:delText>
                  </w:r>
                </w:del>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1448393B" w14:textId="48229B50" w:rsidR="00D90E91" w:rsidRDefault="00FE1D2F" w:rsidP="00D90E91">
      <w:pPr>
        <w:pStyle w:val="TOC1"/>
        <w:rPr>
          <w:ins w:id="5" w:author="Badhri Hari" w:date="2024-05-08T22:40:00Z"/>
          <w:rFonts w:asciiTheme="minorHAnsi" w:hAnsiTheme="minorHAnsi" w:cstheme="minorBidi"/>
          <w:noProof/>
          <w:kern w:val="2"/>
          <w:sz w:val="22"/>
          <w:szCs w:val="22"/>
          <w:lang w:bidi="ta-IN"/>
          <w14:ligatures w14:val="standardContextual"/>
        </w:rPr>
      </w:pPr>
      <w:r>
        <w:fldChar w:fldCharType="begin"/>
      </w:r>
      <w:r w:rsidR="00A9563C">
        <w:instrText xml:space="preserve"> TOC \o "1-3" \u </w:instrText>
      </w:r>
      <w:r>
        <w:fldChar w:fldCharType="separate"/>
      </w:r>
      <w:ins w:id="6" w:author="Badhri Hari" w:date="2024-05-08T22:40:00Z">
        <w:r w:rsidR="00D90E91">
          <w:rPr>
            <w:noProof/>
          </w:rPr>
          <w:t>1 Abbreviation Chart</w:t>
        </w:r>
        <w:r w:rsidR="00D90E91">
          <w:rPr>
            <w:noProof/>
          </w:rPr>
          <w:tab/>
        </w:r>
        <w:r w:rsidR="00D90E91">
          <w:rPr>
            <w:noProof/>
          </w:rPr>
          <w:fldChar w:fldCharType="begin"/>
        </w:r>
        <w:r w:rsidR="00D90E91">
          <w:rPr>
            <w:noProof/>
          </w:rPr>
          <w:instrText xml:space="preserve"> PAGEREF _Toc166100441 \h </w:instrText>
        </w:r>
        <w:r w:rsidR="00D90E91">
          <w:rPr>
            <w:noProof/>
          </w:rPr>
        </w:r>
      </w:ins>
      <w:r w:rsidR="00D90E91">
        <w:rPr>
          <w:noProof/>
        </w:rPr>
        <w:fldChar w:fldCharType="separate"/>
      </w:r>
      <w:ins w:id="7" w:author="Badhri Hari" w:date="2024-05-08T22:40:00Z">
        <w:r w:rsidR="00D90E91">
          <w:rPr>
            <w:noProof/>
          </w:rPr>
          <w:t>5</w:t>
        </w:r>
        <w:r w:rsidR="00D90E91">
          <w:rPr>
            <w:noProof/>
          </w:rPr>
          <w:fldChar w:fldCharType="end"/>
        </w:r>
      </w:ins>
    </w:p>
    <w:p w14:paraId="31C8515E" w14:textId="4DDBFD27" w:rsidR="00D90E91" w:rsidRDefault="00D90E91" w:rsidP="00D90E91">
      <w:pPr>
        <w:pStyle w:val="TOC1"/>
        <w:rPr>
          <w:ins w:id="8" w:author="Badhri Hari" w:date="2024-05-08T22:40:00Z"/>
          <w:rFonts w:asciiTheme="minorHAnsi" w:hAnsiTheme="minorHAnsi" w:cstheme="minorBidi"/>
          <w:noProof/>
          <w:kern w:val="2"/>
          <w:sz w:val="22"/>
          <w:szCs w:val="22"/>
          <w:lang w:bidi="ta-IN"/>
          <w14:ligatures w14:val="standardContextual"/>
        </w:rPr>
      </w:pPr>
      <w:ins w:id="9" w:author="Badhri Hari" w:date="2024-05-08T22:40:00Z">
        <w:r>
          <w:rPr>
            <w:noProof/>
          </w:rPr>
          <w:t>2 Introduction and Rationale</w:t>
        </w:r>
        <w:r>
          <w:rPr>
            <w:noProof/>
          </w:rPr>
          <w:tab/>
        </w:r>
        <w:r>
          <w:rPr>
            <w:noProof/>
          </w:rPr>
          <w:fldChar w:fldCharType="begin"/>
        </w:r>
        <w:r>
          <w:rPr>
            <w:noProof/>
          </w:rPr>
          <w:instrText xml:space="preserve"> PAGEREF _Toc166100442 \h </w:instrText>
        </w:r>
        <w:r>
          <w:rPr>
            <w:noProof/>
          </w:rPr>
        </w:r>
      </w:ins>
      <w:r>
        <w:rPr>
          <w:noProof/>
        </w:rPr>
        <w:fldChar w:fldCharType="separate"/>
      </w:r>
      <w:ins w:id="10" w:author="Badhri Hari" w:date="2024-05-08T22:40:00Z">
        <w:r>
          <w:rPr>
            <w:noProof/>
          </w:rPr>
          <w:t>6</w:t>
        </w:r>
        <w:r>
          <w:rPr>
            <w:noProof/>
          </w:rPr>
          <w:fldChar w:fldCharType="end"/>
        </w:r>
      </w:ins>
    </w:p>
    <w:p w14:paraId="6CE6612E" w14:textId="5BC4B6D0" w:rsidR="00D90E91" w:rsidRDefault="00D90E91" w:rsidP="00D90E91">
      <w:pPr>
        <w:pStyle w:val="TOC1"/>
        <w:rPr>
          <w:ins w:id="11" w:author="Badhri Hari" w:date="2024-05-08T22:40:00Z"/>
          <w:rFonts w:asciiTheme="minorHAnsi" w:hAnsiTheme="minorHAnsi" w:cstheme="minorBidi"/>
          <w:noProof/>
          <w:kern w:val="2"/>
          <w:sz w:val="22"/>
          <w:szCs w:val="22"/>
          <w:lang w:bidi="ta-IN"/>
          <w14:ligatures w14:val="standardContextual"/>
        </w:rPr>
      </w:pPr>
      <w:ins w:id="12" w:author="Badhri Hari" w:date="2024-05-08T22:40:00Z">
        <w:r>
          <w:rPr>
            <w:noProof/>
          </w:rPr>
          <w:t>3 Research Question</w:t>
        </w:r>
        <w:r>
          <w:rPr>
            <w:noProof/>
          </w:rPr>
          <w:tab/>
        </w:r>
        <w:r>
          <w:rPr>
            <w:noProof/>
          </w:rPr>
          <w:fldChar w:fldCharType="begin"/>
        </w:r>
        <w:r>
          <w:rPr>
            <w:noProof/>
          </w:rPr>
          <w:instrText xml:space="preserve"> PAGEREF _Toc166100443 \h </w:instrText>
        </w:r>
        <w:r>
          <w:rPr>
            <w:noProof/>
          </w:rPr>
        </w:r>
      </w:ins>
      <w:r>
        <w:rPr>
          <w:noProof/>
        </w:rPr>
        <w:fldChar w:fldCharType="separate"/>
      </w:r>
      <w:ins w:id="13" w:author="Badhri Hari" w:date="2024-05-08T22:40:00Z">
        <w:r>
          <w:rPr>
            <w:noProof/>
          </w:rPr>
          <w:t>8</w:t>
        </w:r>
        <w:r>
          <w:rPr>
            <w:noProof/>
          </w:rPr>
          <w:fldChar w:fldCharType="end"/>
        </w:r>
      </w:ins>
    </w:p>
    <w:p w14:paraId="5D2B2057" w14:textId="0740BF97" w:rsidR="00D90E91" w:rsidRDefault="00D90E91" w:rsidP="00D90E91">
      <w:pPr>
        <w:pStyle w:val="TOC1"/>
        <w:rPr>
          <w:ins w:id="14" w:author="Badhri Hari" w:date="2024-05-08T22:40:00Z"/>
          <w:rFonts w:asciiTheme="minorHAnsi" w:hAnsiTheme="minorHAnsi" w:cstheme="minorBidi"/>
          <w:noProof/>
          <w:kern w:val="2"/>
          <w:sz w:val="22"/>
          <w:szCs w:val="22"/>
          <w:lang w:bidi="ta-IN"/>
          <w14:ligatures w14:val="standardContextual"/>
        </w:rPr>
      </w:pPr>
      <w:ins w:id="15" w:author="Badhri Hari" w:date="2024-05-08T22:40:00Z">
        <w:r>
          <w:rPr>
            <w:noProof/>
          </w:rPr>
          <w:t>4 Background Information</w:t>
        </w:r>
        <w:r>
          <w:rPr>
            <w:noProof/>
          </w:rPr>
          <w:tab/>
        </w:r>
        <w:r>
          <w:rPr>
            <w:noProof/>
          </w:rPr>
          <w:fldChar w:fldCharType="begin"/>
        </w:r>
        <w:r>
          <w:rPr>
            <w:noProof/>
          </w:rPr>
          <w:instrText xml:space="preserve"> PAGEREF _Toc166100444 \h </w:instrText>
        </w:r>
        <w:r>
          <w:rPr>
            <w:noProof/>
          </w:rPr>
        </w:r>
      </w:ins>
      <w:r>
        <w:rPr>
          <w:noProof/>
        </w:rPr>
        <w:fldChar w:fldCharType="separate"/>
      </w:r>
      <w:ins w:id="16" w:author="Badhri Hari" w:date="2024-05-08T22:40:00Z">
        <w:r>
          <w:rPr>
            <w:noProof/>
          </w:rPr>
          <w:t>8</w:t>
        </w:r>
        <w:r>
          <w:rPr>
            <w:noProof/>
          </w:rPr>
          <w:fldChar w:fldCharType="end"/>
        </w:r>
      </w:ins>
    </w:p>
    <w:p w14:paraId="5A84828B" w14:textId="379595B5" w:rsidR="00D90E91" w:rsidRDefault="00D90E91">
      <w:pPr>
        <w:pStyle w:val="TOC2"/>
        <w:rPr>
          <w:ins w:id="17" w:author="Badhri Hari" w:date="2024-05-08T22:40:00Z"/>
          <w:rFonts w:asciiTheme="minorHAnsi" w:hAnsiTheme="minorHAnsi"/>
          <w:noProof/>
          <w:kern w:val="2"/>
          <w:sz w:val="22"/>
          <w:szCs w:val="22"/>
          <w:lang w:bidi="ta-IN"/>
          <w14:ligatures w14:val="standardContextual"/>
        </w:rPr>
      </w:pPr>
      <w:ins w:id="18" w:author="Badhri Hari" w:date="2024-05-08T22:40:00Z">
        <w:r>
          <w:rPr>
            <w:noProof/>
          </w:rPr>
          <w:t>4.1 Copper</w:t>
        </w:r>
        <w:r>
          <w:rPr>
            <w:noProof/>
          </w:rPr>
          <w:tab/>
        </w:r>
        <w:r>
          <w:rPr>
            <w:noProof/>
          </w:rPr>
          <w:fldChar w:fldCharType="begin"/>
        </w:r>
        <w:r>
          <w:rPr>
            <w:noProof/>
          </w:rPr>
          <w:instrText xml:space="preserve"> PAGEREF _Toc166100445 \h </w:instrText>
        </w:r>
        <w:r>
          <w:rPr>
            <w:noProof/>
          </w:rPr>
        </w:r>
      </w:ins>
      <w:r>
        <w:rPr>
          <w:noProof/>
        </w:rPr>
        <w:fldChar w:fldCharType="separate"/>
      </w:r>
      <w:ins w:id="19" w:author="Badhri Hari" w:date="2024-05-08T22:40:00Z">
        <w:r>
          <w:rPr>
            <w:noProof/>
          </w:rPr>
          <w:t>8</w:t>
        </w:r>
        <w:r>
          <w:rPr>
            <w:noProof/>
          </w:rPr>
          <w:fldChar w:fldCharType="end"/>
        </w:r>
      </w:ins>
    </w:p>
    <w:p w14:paraId="2890FFA4" w14:textId="26DA37A6" w:rsidR="00D90E91" w:rsidRDefault="00D90E91">
      <w:pPr>
        <w:pStyle w:val="TOC2"/>
        <w:rPr>
          <w:ins w:id="20" w:author="Badhri Hari" w:date="2024-05-08T22:40:00Z"/>
          <w:rFonts w:asciiTheme="minorHAnsi" w:hAnsiTheme="minorHAnsi"/>
          <w:noProof/>
          <w:kern w:val="2"/>
          <w:sz w:val="22"/>
          <w:szCs w:val="22"/>
          <w:lang w:bidi="ta-IN"/>
          <w14:ligatures w14:val="standardContextual"/>
        </w:rPr>
      </w:pPr>
      <w:ins w:id="21" w:author="Badhri Hari" w:date="2024-05-08T22:40:00Z">
        <w:r>
          <w:rPr>
            <w:noProof/>
          </w:rPr>
          <w:t>4.2 Ligands and Denticity</w:t>
        </w:r>
        <w:r>
          <w:rPr>
            <w:noProof/>
          </w:rPr>
          <w:tab/>
        </w:r>
        <w:r>
          <w:rPr>
            <w:noProof/>
          </w:rPr>
          <w:fldChar w:fldCharType="begin"/>
        </w:r>
        <w:r>
          <w:rPr>
            <w:noProof/>
          </w:rPr>
          <w:instrText xml:space="preserve"> PAGEREF _Toc166100446 \h </w:instrText>
        </w:r>
        <w:r>
          <w:rPr>
            <w:noProof/>
          </w:rPr>
        </w:r>
      </w:ins>
      <w:r>
        <w:rPr>
          <w:noProof/>
        </w:rPr>
        <w:fldChar w:fldCharType="separate"/>
      </w:r>
      <w:ins w:id="22" w:author="Badhri Hari" w:date="2024-05-08T22:40:00Z">
        <w:r>
          <w:rPr>
            <w:noProof/>
          </w:rPr>
          <w:t>9</w:t>
        </w:r>
        <w:r>
          <w:rPr>
            <w:noProof/>
          </w:rPr>
          <w:fldChar w:fldCharType="end"/>
        </w:r>
      </w:ins>
    </w:p>
    <w:p w14:paraId="5DABF4B1" w14:textId="1ECDC02F" w:rsidR="00D90E91" w:rsidRDefault="00D90E91">
      <w:pPr>
        <w:pStyle w:val="TOC2"/>
        <w:rPr>
          <w:ins w:id="23" w:author="Badhri Hari" w:date="2024-05-08T22:40:00Z"/>
          <w:rFonts w:asciiTheme="minorHAnsi" w:hAnsiTheme="minorHAnsi"/>
          <w:noProof/>
          <w:kern w:val="2"/>
          <w:sz w:val="22"/>
          <w:szCs w:val="22"/>
          <w:lang w:bidi="ta-IN"/>
          <w14:ligatures w14:val="standardContextual"/>
        </w:rPr>
      </w:pPr>
      <w:ins w:id="24" w:author="Badhri Hari" w:date="2024-05-08T22:40:00Z">
        <w:r>
          <w:rPr>
            <w:noProof/>
          </w:rPr>
          <w:t>4.3 Chelation</w:t>
        </w:r>
        <w:r>
          <w:rPr>
            <w:noProof/>
          </w:rPr>
          <w:tab/>
        </w:r>
        <w:r>
          <w:rPr>
            <w:noProof/>
          </w:rPr>
          <w:fldChar w:fldCharType="begin"/>
        </w:r>
        <w:r>
          <w:rPr>
            <w:noProof/>
          </w:rPr>
          <w:instrText xml:space="preserve"> PAGEREF _Toc166100447 \h </w:instrText>
        </w:r>
        <w:r>
          <w:rPr>
            <w:noProof/>
          </w:rPr>
        </w:r>
      </w:ins>
      <w:r>
        <w:rPr>
          <w:noProof/>
        </w:rPr>
        <w:fldChar w:fldCharType="separate"/>
      </w:r>
      <w:ins w:id="25" w:author="Badhri Hari" w:date="2024-05-08T22:40:00Z">
        <w:r>
          <w:rPr>
            <w:noProof/>
          </w:rPr>
          <w:t>9</w:t>
        </w:r>
        <w:r>
          <w:rPr>
            <w:noProof/>
          </w:rPr>
          <w:fldChar w:fldCharType="end"/>
        </w:r>
      </w:ins>
    </w:p>
    <w:p w14:paraId="28D71A65" w14:textId="612D16F1" w:rsidR="00D90E91" w:rsidRDefault="00D90E91">
      <w:pPr>
        <w:pStyle w:val="TOC2"/>
        <w:rPr>
          <w:ins w:id="26" w:author="Badhri Hari" w:date="2024-05-08T22:40:00Z"/>
          <w:rFonts w:asciiTheme="minorHAnsi" w:hAnsiTheme="minorHAnsi"/>
          <w:noProof/>
          <w:kern w:val="2"/>
          <w:sz w:val="22"/>
          <w:szCs w:val="22"/>
          <w:lang w:bidi="ta-IN"/>
          <w14:ligatures w14:val="standardContextual"/>
        </w:rPr>
      </w:pPr>
      <w:ins w:id="27" w:author="Badhri Hari" w:date="2024-05-08T22:40:00Z">
        <w:r>
          <w:rPr>
            <w:noProof/>
          </w:rPr>
          <w:t>4.4 Ligand Strength and Colored Complexes</w:t>
        </w:r>
        <w:r>
          <w:rPr>
            <w:noProof/>
          </w:rPr>
          <w:tab/>
        </w:r>
        <w:r>
          <w:rPr>
            <w:noProof/>
          </w:rPr>
          <w:fldChar w:fldCharType="begin"/>
        </w:r>
        <w:r>
          <w:rPr>
            <w:noProof/>
          </w:rPr>
          <w:instrText xml:space="preserve"> PAGEREF _Toc166100448 \h </w:instrText>
        </w:r>
        <w:r>
          <w:rPr>
            <w:noProof/>
          </w:rPr>
        </w:r>
      </w:ins>
      <w:r>
        <w:rPr>
          <w:noProof/>
        </w:rPr>
        <w:fldChar w:fldCharType="separate"/>
      </w:r>
      <w:ins w:id="28" w:author="Badhri Hari" w:date="2024-05-08T22:40:00Z">
        <w:r>
          <w:rPr>
            <w:noProof/>
          </w:rPr>
          <w:t>10</w:t>
        </w:r>
        <w:r>
          <w:rPr>
            <w:noProof/>
          </w:rPr>
          <w:fldChar w:fldCharType="end"/>
        </w:r>
      </w:ins>
    </w:p>
    <w:p w14:paraId="5F1C6457" w14:textId="1011ACE0" w:rsidR="00D90E91" w:rsidRDefault="00D90E91">
      <w:pPr>
        <w:pStyle w:val="TOC2"/>
        <w:rPr>
          <w:ins w:id="29" w:author="Badhri Hari" w:date="2024-05-08T22:40:00Z"/>
          <w:rFonts w:asciiTheme="minorHAnsi" w:hAnsiTheme="minorHAnsi"/>
          <w:noProof/>
          <w:kern w:val="2"/>
          <w:sz w:val="22"/>
          <w:szCs w:val="22"/>
          <w:lang w:bidi="ta-IN"/>
          <w14:ligatures w14:val="standardContextual"/>
        </w:rPr>
      </w:pPr>
      <w:ins w:id="30" w:author="Badhri Hari" w:date="2024-05-08T22:40:00Z">
        <w:r>
          <w:rPr>
            <w:noProof/>
          </w:rPr>
          <w:t>4.5 Polyphenols present in PP</w:t>
        </w:r>
        <w:r>
          <w:rPr>
            <w:noProof/>
          </w:rPr>
          <w:tab/>
        </w:r>
        <w:r>
          <w:rPr>
            <w:noProof/>
          </w:rPr>
          <w:fldChar w:fldCharType="begin"/>
        </w:r>
        <w:r>
          <w:rPr>
            <w:noProof/>
          </w:rPr>
          <w:instrText xml:space="preserve"> PAGEREF _Toc166100449 \h </w:instrText>
        </w:r>
        <w:r>
          <w:rPr>
            <w:noProof/>
          </w:rPr>
        </w:r>
      </w:ins>
      <w:r>
        <w:rPr>
          <w:noProof/>
        </w:rPr>
        <w:fldChar w:fldCharType="separate"/>
      </w:r>
      <w:ins w:id="31" w:author="Badhri Hari" w:date="2024-05-08T22:40:00Z">
        <w:r>
          <w:rPr>
            <w:noProof/>
          </w:rPr>
          <w:t>12</w:t>
        </w:r>
        <w:r>
          <w:rPr>
            <w:noProof/>
          </w:rPr>
          <w:fldChar w:fldCharType="end"/>
        </w:r>
      </w:ins>
    </w:p>
    <w:p w14:paraId="5F423AAA" w14:textId="25999759" w:rsidR="00D90E91" w:rsidRDefault="00D90E91">
      <w:pPr>
        <w:pStyle w:val="TOC2"/>
        <w:rPr>
          <w:ins w:id="32" w:author="Badhri Hari" w:date="2024-05-08T22:40:00Z"/>
          <w:rFonts w:asciiTheme="minorHAnsi" w:hAnsiTheme="minorHAnsi"/>
          <w:noProof/>
          <w:kern w:val="2"/>
          <w:sz w:val="22"/>
          <w:szCs w:val="22"/>
          <w:lang w:bidi="ta-IN"/>
          <w14:ligatures w14:val="standardContextual"/>
        </w:rPr>
      </w:pPr>
      <w:ins w:id="33" w:author="Badhri Hari" w:date="2024-05-08T22:40:00Z">
        <w:r>
          <w:rPr>
            <w:noProof/>
          </w:rPr>
          <w:t>4.6 Thermodynamics in Chelation</w:t>
        </w:r>
        <w:r>
          <w:rPr>
            <w:noProof/>
          </w:rPr>
          <w:tab/>
        </w:r>
        <w:r>
          <w:rPr>
            <w:noProof/>
          </w:rPr>
          <w:fldChar w:fldCharType="begin"/>
        </w:r>
        <w:r>
          <w:rPr>
            <w:noProof/>
          </w:rPr>
          <w:instrText xml:space="preserve"> PAGEREF _Toc166100450 \h </w:instrText>
        </w:r>
        <w:r>
          <w:rPr>
            <w:noProof/>
          </w:rPr>
        </w:r>
      </w:ins>
      <w:r>
        <w:rPr>
          <w:noProof/>
        </w:rPr>
        <w:fldChar w:fldCharType="separate"/>
      </w:r>
      <w:ins w:id="34" w:author="Badhri Hari" w:date="2024-05-08T22:40:00Z">
        <w:r>
          <w:rPr>
            <w:noProof/>
          </w:rPr>
          <w:t>15</w:t>
        </w:r>
        <w:r>
          <w:rPr>
            <w:noProof/>
          </w:rPr>
          <w:fldChar w:fldCharType="end"/>
        </w:r>
      </w:ins>
    </w:p>
    <w:p w14:paraId="0AD17C87" w14:textId="00D7BBDB" w:rsidR="00D90E91" w:rsidRDefault="00D90E91">
      <w:pPr>
        <w:pStyle w:val="TOC2"/>
        <w:rPr>
          <w:ins w:id="35" w:author="Badhri Hari" w:date="2024-05-08T22:40:00Z"/>
          <w:rFonts w:asciiTheme="minorHAnsi" w:hAnsiTheme="minorHAnsi"/>
          <w:noProof/>
          <w:kern w:val="2"/>
          <w:sz w:val="22"/>
          <w:szCs w:val="22"/>
          <w:lang w:bidi="ta-IN"/>
          <w14:ligatures w14:val="standardContextual"/>
        </w:rPr>
      </w:pPr>
      <w:ins w:id="36" w:author="Badhri Hari" w:date="2024-05-08T22:40:00Z">
        <w:r>
          <w:rPr>
            <w:noProof/>
          </w:rPr>
          <w:t>4.7 Effect of Solvent</w:t>
        </w:r>
        <w:r>
          <w:rPr>
            <w:noProof/>
          </w:rPr>
          <w:tab/>
        </w:r>
        <w:r>
          <w:rPr>
            <w:noProof/>
          </w:rPr>
          <w:fldChar w:fldCharType="begin"/>
        </w:r>
        <w:r>
          <w:rPr>
            <w:noProof/>
          </w:rPr>
          <w:instrText xml:space="preserve"> PAGEREF _Toc166100451 \h </w:instrText>
        </w:r>
        <w:r>
          <w:rPr>
            <w:noProof/>
          </w:rPr>
        </w:r>
      </w:ins>
      <w:r>
        <w:rPr>
          <w:noProof/>
        </w:rPr>
        <w:fldChar w:fldCharType="separate"/>
      </w:r>
      <w:ins w:id="37" w:author="Badhri Hari" w:date="2024-05-08T22:40:00Z">
        <w:r>
          <w:rPr>
            <w:noProof/>
          </w:rPr>
          <w:t>17</w:t>
        </w:r>
        <w:r>
          <w:rPr>
            <w:noProof/>
          </w:rPr>
          <w:fldChar w:fldCharType="end"/>
        </w:r>
      </w:ins>
    </w:p>
    <w:p w14:paraId="21A308AF" w14:textId="15476EB2" w:rsidR="00D90E91" w:rsidRDefault="00D90E91">
      <w:pPr>
        <w:pStyle w:val="TOC2"/>
        <w:rPr>
          <w:ins w:id="38" w:author="Badhri Hari" w:date="2024-05-08T22:40:00Z"/>
          <w:rFonts w:asciiTheme="minorHAnsi" w:hAnsiTheme="minorHAnsi"/>
          <w:noProof/>
          <w:kern w:val="2"/>
          <w:sz w:val="22"/>
          <w:szCs w:val="22"/>
          <w:lang w:bidi="ta-IN"/>
          <w14:ligatures w14:val="standardContextual"/>
        </w:rPr>
      </w:pPr>
      <w:ins w:id="39" w:author="Badhri Hari" w:date="2024-05-08T22:40:00Z">
        <w:r>
          <w:rPr>
            <w:noProof/>
          </w:rPr>
          <w:t>4.8 Effect of pH Environment</w:t>
        </w:r>
        <w:r>
          <w:rPr>
            <w:noProof/>
          </w:rPr>
          <w:tab/>
        </w:r>
        <w:r>
          <w:rPr>
            <w:noProof/>
          </w:rPr>
          <w:fldChar w:fldCharType="begin"/>
        </w:r>
        <w:r>
          <w:rPr>
            <w:noProof/>
          </w:rPr>
          <w:instrText xml:space="preserve"> PAGEREF _Toc166100452 \h </w:instrText>
        </w:r>
        <w:r>
          <w:rPr>
            <w:noProof/>
          </w:rPr>
        </w:r>
      </w:ins>
      <w:r>
        <w:rPr>
          <w:noProof/>
        </w:rPr>
        <w:fldChar w:fldCharType="separate"/>
      </w:r>
      <w:ins w:id="40" w:author="Badhri Hari" w:date="2024-05-08T22:40:00Z">
        <w:r>
          <w:rPr>
            <w:noProof/>
          </w:rPr>
          <w:t>19</w:t>
        </w:r>
        <w:r>
          <w:rPr>
            <w:noProof/>
          </w:rPr>
          <w:fldChar w:fldCharType="end"/>
        </w:r>
      </w:ins>
    </w:p>
    <w:p w14:paraId="0690D98D" w14:textId="482F8A3A" w:rsidR="00D90E91" w:rsidRDefault="00D90E91">
      <w:pPr>
        <w:pStyle w:val="TOC2"/>
        <w:rPr>
          <w:ins w:id="41" w:author="Badhri Hari" w:date="2024-05-08T22:40:00Z"/>
          <w:rFonts w:asciiTheme="minorHAnsi" w:hAnsiTheme="minorHAnsi"/>
          <w:noProof/>
          <w:kern w:val="2"/>
          <w:sz w:val="22"/>
          <w:szCs w:val="22"/>
          <w:lang w:bidi="ta-IN"/>
          <w14:ligatures w14:val="standardContextual"/>
        </w:rPr>
      </w:pPr>
      <w:ins w:id="42" w:author="Badhri Hari" w:date="2024-05-08T22:40:00Z">
        <w:r>
          <w:rPr>
            <w:noProof/>
          </w:rPr>
          <w:t>4.9 Determination of Extent of Interaction</w:t>
        </w:r>
        <w:r>
          <w:rPr>
            <w:noProof/>
          </w:rPr>
          <w:tab/>
        </w:r>
        <w:r>
          <w:rPr>
            <w:noProof/>
          </w:rPr>
          <w:fldChar w:fldCharType="begin"/>
        </w:r>
        <w:r>
          <w:rPr>
            <w:noProof/>
          </w:rPr>
          <w:instrText xml:space="preserve"> PAGEREF _Toc166100453 \h </w:instrText>
        </w:r>
        <w:r>
          <w:rPr>
            <w:noProof/>
          </w:rPr>
        </w:r>
      </w:ins>
      <w:r>
        <w:rPr>
          <w:noProof/>
        </w:rPr>
        <w:fldChar w:fldCharType="separate"/>
      </w:r>
      <w:ins w:id="43" w:author="Badhri Hari" w:date="2024-05-08T22:40:00Z">
        <w:r>
          <w:rPr>
            <w:noProof/>
          </w:rPr>
          <w:t>21</w:t>
        </w:r>
        <w:r>
          <w:rPr>
            <w:noProof/>
          </w:rPr>
          <w:fldChar w:fldCharType="end"/>
        </w:r>
      </w:ins>
    </w:p>
    <w:p w14:paraId="7DF69DA2" w14:textId="06FF5AAC" w:rsidR="00D90E91" w:rsidRDefault="00D90E91" w:rsidP="00D90E91">
      <w:pPr>
        <w:pStyle w:val="TOC1"/>
        <w:rPr>
          <w:ins w:id="44" w:author="Badhri Hari" w:date="2024-05-08T22:40:00Z"/>
          <w:rFonts w:asciiTheme="minorHAnsi" w:hAnsiTheme="minorHAnsi" w:cstheme="minorBidi"/>
          <w:noProof/>
          <w:kern w:val="2"/>
          <w:sz w:val="22"/>
          <w:szCs w:val="22"/>
          <w:lang w:bidi="ta-IN"/>
          <w14:ligatures w14:val="standardContextual"/>
        </w:rPr>
      </w:pPr>
      <w:ins w:id="45" w:author="Badhri Hari" w:date="2024-05-08T22:40:00Z">
        <w:r>
          <w:rPr>
            <w:noProof/>
          </w:rPr>
          <w:t>5 Hypothesis</w:t>
        </w:r>
        <w:r>
          <w:rPr>
            <w:noProof/>
          </w:rPr>
          <w:tab/>
        </w:r>
        <w:r>
          <w:rPr>
            <w:noProof/>
          </w:rPr>
          <w:fldChar w:fldCharType="begin"/>
        </w:r>
        <w:r>
          <w:rPr>
            <w:noProof/>
          </w:rPr>
          <w:instrText xml:space="preserve"> PAGEREF _Toc166100454 \h </w:instrText>
        </w:r>
        <w:r>
          <w:rPr>
            <w:noProof/>
          </w:rPr>
        </w:r>
      </w:ins>
      <w:r>
        <w:rPr>
          <w:noProof/>
        </w:rPr>
        <w:fldChar w:fldCharType="separate"/>
      </w:r>
      <w:ins w:id="46" w:author="Badhri Hari" w:date="2024-05-08T22:40:00Z">
        <w:r>
          <w:rPr>
            <w:noProof/>
          </w:rPr>
          <w:t>22</w:t>
        </w:r>
        <w:r>
          <w:rPr>
            <w:noProof/>
          </w:rPr>
          <w:fldChar w:fldCharType="end"/>
        </w:r>
      </w:ins>
    </w:p>
    <w:p w14:paraId="790A3E84" w14:textId="32873F47" w:rsidR="00D90E91" w:rsidRDefault="00D90E91">
      <w:pPr>
        <w:pStyle w:val="TOC2"/>
        <w:rPr>
          <w:ins w:id="47" w:author="Badhri Hari" w:date="2024-05-08T22:40:00Z"/>
          <w:rFonts w:asciiTheme="minorHAnsi" w:hAnsiTheme="minorHAnsi"/>
          <w:noProof/>
          <w:kern w:val="2"/>
          <w:sz w:val="22"/>
          <w:szCs w:val="22"/>
          <w:lang w:bidi="ta-IN"/>
          <w14:ligatures w14:val="standardContextual"/>
        </w:rPr>
      </w:pPr>
      <w:ins w:id="48" w:author="Badhri Hari" w:date="2024-05-08T22:40:00Z">
        <w:r>
          <w:rPr>
            <w:noProof/>
          </w:rPr>
          <w:t>5.1 Hypothesis 1 – Solvent Performance</w:t>
        </w:r>
        <w:r>
          <w:rPr>
            <w:noProof/>
          </w:rPr>
          <w:tab/>
        </w:r>
        <w:r>
          <w:rPr>
            <w:noProof/>
          </w:rPr>
          <w:fldChar w:fldCharType="begin"/>
        </w:r>
        <w:r>
          <w:rPr>
            <w:noProof/>
          </w:rPr>
          <w:instrText xml:space="preserve"> PAGEREF _Toc166100455 \h </w:instrText>
        </w:r>
        <w:r>
          <w:rPr>
            <w:noProof/>
          </w:rPr>
        </w:r>
      </w:ins>
      <w:r>
        <w:rPr>
          <w:noProof/>
        </w:rPr>
        <w:fldChar w:fldCharType="separate"/>
      </w:r>
      <w:ins w:id="49" w:author="Badhri Hari" w:date="2024-05-08T22:40:00Z">
        <w:r>
          <w:rPr>
            <w:noProof/>
          </w:rPr>
          <w:t>22</w:t>
        </w:r>
        <w:r>
          <w:rPr>
            <w:noProof/>
          </w:rPr>
          <w:fldChar w:fldCharType="end"/>
        </w:r>
      </w:ins>
    </w:p>
    <w:p w14:paraId="190D5919" w14:textId="4054F246" w:rsidR="00D90E91" w:rsidRDefault="00D90E91">
      <w:pPr>
        <w:pStyle w:val="TOC2"/>
        <w:rPr>
          <w:ins w:id="50" w:author="Badhri Hari" w:date="2024-05-08T22:40:00Z"/>
          <w:rFonts w:asciiTheme="minorHAnsi" w:hAnsiTheme="minorHAnsi"/>
          <w:noProof/>
          <w:kern w:val="2"/>
          <w:sz w:val="22"/>
          <w:szCs w:val="22"/>
          <w:lang w:bidi="ta-IN"/>
          <w14:ligatures w14:val="standardContextual"/>
        </w:rPr>
      </w:pPr>
      <w:ins w:id="51" w:author="Badhri Hari" w:date="2024-05-08T22:40:00Z">
        <w:r>
          <w:rPr>
            <w:noProof/>
          </w:rPr>
          <w:t>5.2 Hypothesis 2 – Effect of PPP Mass Used</w:t>
        </w:r>
        <w:r>
          <w:rPr>
            <w:noProof/>
          </w:rPr>
          <w:tab/>
        </w:r>
        <w:r>
          <w:rPr>
            <w:noProof/>
          </w:rPr>
          <w:fldChar w:fldCharType="begin"/>
        </w:r>
        <w:r>
          <w:rPr>
            <w:noProof/>
          </w:rPr>
          <w:instrText xml:space="preserve"> PAGEREF _Toc166100456 \h </w:instrText>
        </w:r>
        <w:r>
          <w:rPr>
            <w:noProof/>
          </w:rPr>
        </w:r>
      </w:ins>
      <w:r>
        <w:rPr>
          <w:noProof/>
        </w:rPr>
        <w:fldChar w:fldCharType="separate"/>
      </w:r>
      <w:ins w:id="52" w:author="Badhri Hari" w:date="2024-05-08T22:40:00Z">
        <w:r>
          <w:rPr>
            <w:noProof/>
          </w:rPr>
          <w:t>22</w:t>
        </w:r>
        <w:r>
          <w:rPr>
            <w:noProof/>
          </w:rPr>
          <w:fldChar w:fldCharType="end"/>
        </w:r>
      </w:ins>
    </w:p>
    <w:p w14:paraId="301FD366" w14:textId="1F9810CE" w:rsidR="00D90E91" w:rsidRDefault="00D90E91">
      <w:pPr>
        <w:pStyle w:val="TOC2"/>
        <w:rPr>
          <w:ins w:id="53" w:author="Badhri Hari" w:date="2024-05-08T22:40:00Z"/>
          <w:rFonts w:asciiTheme="minorHAnsi" w:hAnsiTheme="minorHAnsi"/>
          <w:noProof/>
          <w:kern w:val="2"/>
          <w:sz w:val="22"/>
          <w:szCs w:val="22"/>
          <w:lang w:bidi="ta-IN"/>
          <w14:ligatures w14:val="standardContextual"/>
        </w:rPr>
      </w:pPr>
      <w:ins w:id="54" w:author="Badhri Hari" w:date="2024-05-08T22:40:00Z">
        <w:r>
          <w:rPr>
            <w:noProof/>
          </w:rPr>
          <w:t>5.3 Hypothesis 3 – Effect of Metal Ion concentration</w:t>
        </w:r>
        <w:r>
          <w:rPr>
            <w:noProof/>
          </w:rPr>
          <w:tab/>
        </w:r>
        <w:r>
          <w:rPr>
            <w:noProof/>
          </w:rPr>
          <w:fldChar w:fldCharType="begin"/>
        </w:r>
        <w:r>
          <w:rPr>
            <w:noProof/>
          </w:rPr>
          <w:instrText xml:space="preserve"> PAGEREF _Toc166100457 \h </w:instrText>
        </w:r>
        <w:r>
          <w:rPr>
            <w:noProof/>
          </w:rPr>
        </w:r>
      </w:ins>
      <w:r>
        <w:rPr>
          <w:noProof/>
        </w:rPr>
        <w:fldChar w:fldCharType="separate"/>
      </w:r>
      <w:ins w:id="55" w:author="Badhri Hari" w:date="2024-05-08T22:40:00Z">
        <w:r>
          <w:rPr>
            <w:noProof/>
          </w:rPr>
          <w:t>23</w:t>
        </w:r>
        <w:r>
          <w:rPr>
            <w:noProof/>
          </w:rPr>
          <w:fldChar w:fldCharType="end"/>
        </w:r>
      </w:ins>
    </w:p>
    <w:p w14:paraId="4FFDB630" w14:textId="1F9D5368" w:rsidR="00D90E91" w:rsidRDefault="00D90E91">
      <w:pPr>
        <w:pStyle w:val="TOC2"/>
        <w:rPr>
          <w:ins w:id="56" w:author="Badhri Hari" w:date="2024-05-08T22:40:00Z"/>
          <w:rFonts w:asciiTheme="minorHAnsi" w:hAnsiTheme="minorHAnsi"/>
          <w:noProof/>
          <w:kern w:val="2"/>
          <w:sz w:val="22"/>
          <w:szCs w:val="22"/>
          <w:lang w:bidi="ta-IN"/>
          <w14:ligatures w14:val="standardContextual"/>
        </w:rPr>
      </w:pPr>
      <w:ins w:id="57" w:author="Badhri Hari" w:date="2024-05-08T22:40:00Z">
        <w:r>
          <w:rPr>
            <w:noProof/>
          </w:rPr>
          <w:t>5.4 Hypothesis 4 – Effect of Metal Ligand Voluminal Ratio</w:t>
        </w:r>
        <w:r>
          <w:rPr>
            <w:noProof/>
          </w:rPr>
          <w:tab/>
        </w:r>
        <w:r>
          <w:rPr>
            <w:noProof/>
          </w:rPr>
          <w:fldChar w:fldCharType="begin"/>
        </w:r>
        <w:r>
          <w:rPr>
            <w:noProof/>
          </w:rPr>
          <w:instrText xml:space="preserve"> PAGEREF _Toc166100458 \h </w:instrText>
        </w:r>
        <w:r>
          <w:rPr>
            <w:noProof/>
          </w:rPr>
        </w:r>
      </w:ins>
      <w:r>
        <w:rPr>
          <w:noProof/>
        </w:rPr>
        <w:fldChar w:fldCharType="separate"/>
      </w:r>
      <w:ins w:id="58" w:author="Badhri Hari" w:date="2024-05-08T22:40:00Z">
        <w:r>
          <w:rPr>
            <w:noProof/>
          </w:rPr>
          <w:t>23</w:t>
        </w:r>
        <w:r>
          <w:rPr>
            <w:noProof/>
          </w:rPr>
          <w:fldChar w:fldCharType="end"/>
        </w:r>
      </w:ins>
    </w:p>
    <w:p w14:paraId="534329E0" w14:textId="1FB3661C" w:rsidR="00D90E91" w:rsidRDefault="00D90E91">
      <w:pPr>
        <w:pStyle w:val="TOC2"/>
        <w:rPr>
          <w:ins w:id="59" w:author="Badhri Hari" w:date="2024-05-08T22:40:00Z"/>
          <w:rFonts w:asciiTheme="minorHAnsi" w:hAnsiTheme="minorHAnsi"/>
          <w:noProof/>
          <w:kern w:val="2"/>
          <w:sz w:val="22"/>
          <w:szCs w:val="22"/>
          <w:lang w:bidi="ta-IN"/>
          <w14:ligatures w14:val="standardContextual"/>
        </w:rPr>
      </w:pPr>
      <w:ins w:id="60" w:author="Badhri Hari" w:date="2024-05-08T22:40:00Z">
        <w:r>
          <w:rPr>
            <w:noProof/>
          </w:rPr>
          <w:t>5.5 Hypothesis 5 – Effect of pH Environment</w:t>
        </w:r>
        <w:r>
          <w:rPr>
            <w:noProof/>
          </w:rPr>
          <w:tab/>
        </w:r>
        <w:r>
          <w:rPr>
            <w:noProof/>
          </w:rPr>
          <w:fldChar w:fldCharType="begin"/>
        </w:r>
        <w:r>
          <w:rPr>
            <w:noProof/>
          </w:rPr>
          <w:instrText xml:space="preserve"> PAGEREF _Toc166100459 \h </w:instrText>
        </w:r>
        <w:r>
          <w:rPr>
            <w:noProof/>
          </w:rPr>
        </w:r>
      </w:ins>
      <w:r>
        <w:rPr>
          <w:noProof/>
        </w:rPr>
        <w:fldChar w:fldCharType="separate"/>
      </w:r>
      <w:ins w:id="61" w:author="Badhri Hari" w:date="2024-05-08T22:40:00Z">
        <w:r>
          <w:rPr>
            <w:noProof/>
          </w:rPr>
          <w:t>23</w:t>
        </w:r>
        <w:r>
          <w:rPr>
            <w:noProof/>
          </w:rPr>
          <w:fldChar w:fldCharType="end"/>
        </w:r>
      </w:ins>
    </w:p>
    <w:p w14:paraId="52AA596E" w14:textId="5ED1CB13" w:rsidR="00D90E91" w:rsidRDefault="00D90E91" w:rsidP="00D90E91">
      <w:pPr>
        <w:pStyle w:val="TOC1"/>
        <w:rPr>
          <w:ins w:id="62" w:author="Badhri Hari" w:date="2024-05-08T22:40:00Z"/>
          <w:rFonts w:asciiTheme="minorHAnsi" w:hAnsiTheme="minorHAnsi" w:cstheme="minorBidi"/>
          <w:noProof/>
          <w:kern w:val="2"/>
          <w:sz w:val="22"/>
          <w:szCs w:val="22"/>
          <w:lang w:bidi="ta-IN"/>
          <w14:ligatures w14:val="standardContextual"/>
        </w:rPr>
      </w:pPr>
      <w:ins w:id="63" w:author="Badhri Hari" w:date="2024-05-08T22:40:00Z">
        <w:r>
          <w:rPr>
            <w:noProof/>
          </w:rPr>
          <w:t>6 Preliminary Investigations</w:t>
        </w:r>
        <w:r>
          <w:rPr>
            <w:noProof/>
          </w:rPr>
          <w:tab/>
        </w:r>
        <w:r>
          <w:rPr>
            <w:noProof/>
          </w:rPr>
          <w:fldChar w:fldCharType="begin"/>
        </w:r>
        <w:r>
          <w:rPr>
            <w:noProof/>
          </w:rPr>
          <w:instrText xml:space="preserve"> PAGEREF _Toc166100460 \h </w:instrText>
        </w:r>
        <w:r>
          <w:rPr>
            <w:noProof/>
          </w:rPr>
        </w:r>
      </w:ins>
      <w:r>
        <w:rPr>
          <w:noProof/>
        </w:rPr>
        <w:fldChar w:fldCharType="separate"/>
      </w:r>
      <w:ins w:id="64" w:author="Badhri Hari" w:date="2024-05-08T22:40:00Z">
        <w:r>
          <w:rPr>
            <w:noProof/>
          </w:rPr>
          <w:t>24</w:t>
        </w:r>
        <w:r>
          <w:rPr>
            <w:noProof/>
          </w:rPr>
          <w:fldChar w:fldCharType="end"/>
        </w:r>
      </w:ins>
    </w:p>
    <w:p w14:paraId="6C35AFBE" w14:textId="68C72A4F" w:rsidR="00D90E91" w:rsidRDefault="00D90E91">
      <w:pPr>
        <w:pStyle w:val="TOC2"/>
        <w:rPr>
          <w:ins w:id="65" w:author="Badhri Hari" w:date="2024-05-08T22:40:00Z"/>
          <w:rFonts w:asciiTheme="minorHAnsi" w:hAnsiTheme="minorHAnsi"/>
          <w:noProof/>
          <w:kern w:val="2"/>
          <w:sz w:val="22"/>
          <w:szCs w:val="22"/>
          <w:lang w:bidi="ta-IN"/>
          <w14:ligatures w14:val="standardContextual"/>
        </w:rPr>
      </w:pPr>
      <w:ins w:id="66" w:author="Badhri Hari" w:date="2024-05-08T22:40:00Z">
        <w:r w:rsidRPr="00700F0F">
          <w:rPr>
            <w:rFonts w:eastAsiaTheme="majorEastAsia" w:cstheme="majorBidi"/>
            <w:b/>
            <w:noProof/>
          </w:rPr>
          <w:t>6.4 UV-Vis Spectroscopy</w:t>
        </w:r>
        <w:r>
          <w:rPr>
            <w:noProof/>
          </w:rPr>
          <w:tab/>
        </w:r>
        <w:r>
          <w:rPr>
            <w:noProof/>
          </w:rPr>
          <w:fldChar w:fldCharType="begin"/>
        </w:r>
        <w:r>
          <w:rPr>
            <w:noProof/>
          </w:rPr>
          <w:instrText xml:space="preserve"> PAGEREF _Toc166100461 \h </w:instrText>
        </w:r>
        <w:r>
          <w:rPr>
            <w:noProof/>
          </w:rPr>
        </w:r>
      </w:ins>
      <w:r>
        <w:rPr>
          <w:noProof/>
        </w:rPr>
        <w:fldChar w:fldCharType="separate"/>
      </w:r>
      <w:ins w:id="67" w:author="Badhri Hari" w:date="2024-05-08T22:40:00Z">
        <w:r>
          <w:rPr>
            <w:noProof/>
          </w:rPr>
          <w:t>24</w:t>
        </w:r>
        <w:r>
          <w:rPr>
            <w:noProof/>
          </w:rPr>
          <w:fldChar w:fldCharType="end"/>
        </w:r>
      </w:ins>
    </w:p>
    <w:p w14:paraId="62A4039B" w14:textId="2ECF2672" w:rsidR="00D90E91" w:rsidRDefault="00D90E91">
      <w:pPr>
        <w:pStyle w:val="TOC3"/>
        <w:tabs>
          <w:tab w:val="right" w:pos="9350"/>
        </w:tabs>
        <w:rPr>
          <w:ins w:id="68" w:author="Badhri Hari" w:date="2024-05-08T22:40:00Z"/>
          <w:rFonts w:asciiTheme="minorHAnsi" w:hAnsiTheme="minorHAnsi"/>
          <w:noProof/>
          <w:kern w:val="2"/>
          <w:sz w:val="22"/>
          <w:szCs w:val="22"/>
          <w:lang w:bidi="ta-IN"/>
          <w14:ligatures w14:val="standardContextual"/>
        </w:rPr>
      </w:pPr>
      <w:ins w:id="69" w:author="Badhri Hari" w:date="2024-05-08T22:40:00Z">
        <w:r w:rsidRPr="00700F0F">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_Toc166100462 \h </w:instrText>
        </w:r>
        <w:r>
          <w:rPr>
            <w:noProof/>
          </w:rPr>
        </w:r>
      </w:ins>
      <w:r>
        <w:rPr>
          <w:noProof/>
        </w:rPr>
        <w:fldChar w:fldCharType="separate"/>
      </w:r>
      <w:ins w:id="70" w:author="Badhri Hari" w:date="2024-05-08T22:40:00Z">
        <w:r>
          <w:rPr>
            <w:noProof/>
          </w:rPr>
          <w:t>24</w:t>
        </w:r>
        <w:r>
          <w:rPr>
            <w:noProof/>
          </w:rPr>
          <w:fldChar w:fldCharType="end"/>
        </w:r>
      </w:ins>
    </w:p>
    <w:p w14:paraId="492B4D9D" w14:textId="793B52DD" w:rsidR="00D90E91" w:rsidRDefault="00D90E91">
      <w:pPr>
        <w:pStyle w:val="TOC3"/>
        <w:tabs>
          <w:tab w:val="right" w:pos="9350"/>
        </w:tabs>
        <w:rPr>
          <w:ins w:id="71" w:author="Badhri Hari" w:date="2024-05-08T22:40:00Z"/>
          <w:rFonts w:asciiTheme="minorHAnsi" w:hAnsiTheme="minorHAnsi"/>
          <w:noProof/>
          <w:kern w:val="2"/>
          <w:sz w:val="22"/>
          <w:szCs w:val="22"/>
          <w:lang w:bidi="ta-IN"/>
          <w14:ligatures w14:val="standardContextual"/>
        </w:rPr>
      </w:pPr>
      <w:ins w:id="72" w:author="Badhri Hari" w:date="2024-05-08T22:40:00Z">
        <w:r w:rsidRPr="00700F0F">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_Toc166100463 \h </w:instrText>
        </w:r>
        <w:r>
          <w:rPr>
            <w:noProof/>
          </w:rPr>
        </w:r>
      </w:ins>
      <w:r>
        <w:rPr>
          <w:noProof/>
        </w:rPr>
        <w:fldChar w:fldCharType="separate"/>
      </w:r>
      <w:ins w:id="73" w:author="Badhri Hari" w:date="2024-05-08T22:40:00Z">
        <w:r>
          <w:rPr>
            <w:noProof/>
          </w:rPr>
          <w:t>24</w:t>
        </w:r>
        <w:r>
          <w:rPr>
            <w:noProof/>
          </w:rPr>
          <w:fldChar w:fldCharType="end"/>
        </w:r>
      </w:ins>
    </w:p>
    <w:p w14:paraId="1D4D66FD" w14:textId="0953D9A5" w:rsidR="00D90E91" w:rsidRDefault="00D90E91">
      <w:pPr>
        <w:pStyle w:val="TOC2"/>
        <w:rPr>
          <w:ins w:id="74" w:author="Badhri Hari" w:date="2024-05-08T22:40:00Z"/>
          <w:rFonts w:asciiTheme="minorHAnsi" w:hAnsiTheme="minorHAnsi"/>
          <w:noProof/>
          <w:kern w:val="2"/>
          <w:sz w:val="22"/>
          <w:szCs w:val="22"/>
          <w:lang w:bidi="ta-IN"/>
          <w14:ligatures w14:val="standardContextual"/>
        </w:rPr>
      </w:pPr>
      <w:ins w:id="75" w:author="Badhri Hari" w:date="2024-05-08T22:40:00Z">
        <w:r>
          <w:rPr>
            <w:noProof/>
          </w:rPr>
          <w:t>6.1 Selection of Extraction Method</w:t>
        </w:r>
        <w:r>
          <w:rPr>
            <w:noProof/>
          </w:rPr>
          <w:tab/>
        </w:r>
        <w:r>
          <w:rPr>
            <w:noProof/>
          </w:rPr>
          <w:fldChar w:fldCharType="begin"/>
        </w:r>
        <w:r>
          <w:rPr>
            <w:noProof/>
          </w:rPr>
          <w:instrText xml:space="preserve"> PAGEREF _Toc166100464 \h </w:instrText>
        </w:r>
        <w:r>
          <w:rPr>
            <w:noProof/>
          </w:rPr>
        </w:r>
      </w:ins>
      <w:r>
        <w:rPr>
          <w:noProof/>
        </w:rPr>
        <w:fldChar w:fldCharType="separate"/>
      </w:r>
      <w:ins w:id="76" w:author="Badhri Hari" w:date="2024-05-08T22:40:00Z">
        <w:r>
          <w:rPr>
            <w:noProof/>
          </w:rPr>
          <w:t>25</w:t>
        </w:r>
        <w:r>
          <w:rPr>
            <w:noProof/>
          </w:rPr>
          <w:fldChar w:fldCharType="end"/>
        </w:r>
      </w:ins>
    </w:p>
    <w:p w14:paraId="3D74C16A" w14:textId="5BFE0F28" w:rsidR="00D90E91" w:rsidRDefault="00D90E91">
      <w:pPr>
        <w:pStyle w:val="TOC2"/>
        <w:rPr>
          <w:ins w:id="77" w:author="Badhri Hari" w:date="2024-05-08T22:40:00Z"/>
          <w:rFonts w:asciiTheme="minorHAnsi" w:hAnsiTheme="minorHAnsi"/>
          <w:noProof/>
          <w:kern w:val="2"/>
          <w:sz w:val="22"/>
          <w:szCs w:val="22"/>
          <w:lang w:bidi="ta-IN"/>
          <w14:ligatures w14:val="standardContextual"/>
        </w:rPr>
      </w:pPr>
      <w:ins w:id="78" w:author="Badhri Hari" w:date="2024-05-08T22:40:00Z">
        <w:r>
          <w:rPr>
            <w:noProof/>
          </w:rPr>
          <w:lastRenderedPageBreak/>
          <w:t>6.2 Selection of Boiling Duration</w:t>
        </w:r>
        <w:r>
          <w:rPr>
            <w:noProof/>
          </w:rPr>
          <w:tab/>
        </w:r>
        <w:r>
          <w:rPr>
            <w:noProof/>
          </w:rPr>
          <w:fldChar w:fldCharType="begin"/>
        </w:r>
        <w:r>
          <w:rPr>
            <w:noProof/>
          </w:rPr>
          <w:instrText xml:space="preserve"> PAGEREF _Toc166100465 \h </w:instrText>
        </w:r>
        <w:r>
          <w:rPr>
            <w:noProof/>
          </w:rPr>
        </w:r>
      </w:ins>
      <w:r>
        <w:rPr>
          <w:noProof/>
        </w:rPr>
        <w:fldChar w:fldCharType="separate"/>
      </w:r>
      <w:ins w:id="79" w:author="Badhri Hari" w:date="2024-05-08T22:40:00Z">
        <w:r>
          <w:rPr>
            <w:noProof/>
          </w:rPr>
          <w:t>25</w:t>
        </w:r>
        <w:r>
          <w:rPr>
            <w:noProof/>
          </w:rPr>
          <w:fldChar w:fldCharType="end"/>
        </w:r>
      </w:ins>
    </w:p>
    <w:p w14:paraId="432CE09D" w14:textId="624049B2" w:rsidR="00D90E91" w:rsidRDefault="00D90E91">
      <w:pPr>
        <w:pStyle w:val="TOC2"/>
        <w:rPr>
          <w:ins w:id="80" w:author="Badhri Hari" w:date="2024-05-08T22:40:00Z"/>
          <w:rFonts w:asciiTheme="minorHAnsi" w:hAnsiTheme="minorHAnsi"/>
          <w:noProof/>
          <w:kern w:val="2"/>
          <w:sz w:val="22"/>
          <w:szCs w:val="22"/>
          <w:lang w:bidi="ta-IN"/>
          <w14:ligatures w14:val="standardContextual"/>
        </w:rPr>
      </w:pPr>
      <w:ins w:id="81" w:author="Badhri Hari" w:date="2024-05-08T22:40:00Z">
        <w:r>
          <w:rPr>
            <w:noProof/>
          </w:rPr>
          <w:t>6.3 Selection of Solvents</w:t>
        </w:r>
        <w:r>
          <w:rPr>
            <w:noProof/>
          </w:rPr>
          <w:tab/>
        </w:r>
        <w:r>
          <w:rPr>
            <w:noProof/>
          </w:rPr>
          <w:fldChar w:fldCharType="begin"/>
        </w:r>
        <w:r>
          <w:rPr>
            <w:noProof/>
          </w:rPr>
          <w:instrText xml:space="preserve"> PAGEREF _Toc166100466 \h </w:instrText>
        </w:r>
        <w:r>
          <w:rPr>
            <w:noProof/>
          </w:rPr>
        </w:r>
      </w:ins>
      <w:r>
        <w:rPr>
          <w:noProof/>
        </w:rPr>
        <w:fldChar w:fldCharType="separate"/>
      </w:r>
      <w:ins w:id="82" w:author="Badhri Hari" w:date="2024-05-08T22:40:00Z">
        <w:r>
          <w:rPr>
            <w:noProof/>
          </w:rPr>
          <w:t>26</w:t>
        </w:r>
        <w:r>
          <w:rPr>
            <w:noProof/>
          </w:rPr>
          <w:fldChar w:fldCharType="end"/>
        </w:r>
      </w:ins>
    </w:p>
    <w:p w14:paraId="2BB1D076" w14:textId="08809A4A" w:rsidR="00D90E91" w:rsidRDefault="00D90E91">
      <w:pPr>
        <w:pStyle w:val="TOC2"/>
        <w:rPr>
          <w:ins w:id="83" w:author="Badhri Hari" w:date="2024-05-08T22:40:00Z"/>
          <w:rFonts w:asciiTheme="minorHAnsi" w:hAnsiTheme="minorHAnsi"/>
          <w:noProof/>
          <w:kern w:val="2"/>
          <w:sz w:val="22"/>
          <w:szCs w:val="22"/>
          <w:lang w:bidi="ta-IN"/>
          <w14:ligatures w14:val="standardContextual"/>
        </w:rPr>
      </w:pPr>
      <w:ins w:id="84" w:author="Badhri Hari" w:date="2024-05-08T22:40:00Z">
        <w:r>
          <w:rPr>
            <w:noProof/>
          </w:rPr>
          <w:t>6.4 Selection of PPP Mass</w:t>
        </w:r>
        <w:r>
          <w:rPr>
            <w:noProof/>
          </w:rPr>
          <w:tab/>
        </w:r>
        <w:r>
          <w:rPr>
            <w:noProof/>
          </w:rPr>
          <w:fldChar w:fldCharType="begin"/>
        </w:r>
        <w:r>
          <w:rPr>
            <w:noProof/>
          </w:rPr>
          <w:instrText xml:space="preserve"> PAGEREF _Toc166100467 \h </w:instrText>
        </w:r>
        <w:r>
          <w:rPr>
            <w:noProof/>
          </w:rPr>
        </w:r>
      </w:ins>
      <w:r>
        <w:rPr>
          <w:noProof/>
        </w:rPr>
        <w:fldChar w:fldCharType="separate"/>
      </w:r>
      <w:ins w:id="85" w:author="Badhri Hari" w:date="2024-05-08T22:40:00Z">
        <w:r>
          <w:rPr>
            <w:noProof/>
          </w:rPr>
          <w:t>26</w:t>
        </w:r>
        <w:r>
          <w:rPr>
            <w:noProof/>
          </w:rPr>
          <w:fldChar w:fldCharType="end"/>
        </w:r>
      </w:ins>
    </w:p>
    <w:p w14:paraId="5F970825" w14:textId="51C228B2" w:rsidR="00D90E91" w:rsidRDefault="00D90E91" w:rsidP="00D90E91">
      <w:pPr>
        <w:pStyle w:val="TOC1"/>
        <w:rPr>
          <w:ins w:id="86" w:author="Badhri Hari" w:date="2024-05-08T22:40:00Z"/>
          <w:rFonts w:asciiTheme="minorHAnsi" w:hAnsiTheme="minorHAnsi" w:cstheme="minorBidi"/>
          <w:noProof/>
          <w:kern w:val="2"/>
          <w:sz w:val="22"/>
          <w:szCs w:val="22"/>
          <w:lang w:bidi="ta-IN"/>
          <w14:ligatures w14:val="standardContextual"/>
        </w:rPr>
      </w:pPr>
      <w:ins w:id="87" w:author="Badhri Hari" w:date="2024-05-08T22:40:00Z">
        <w:r>
          <w:rPr>
            <w:noProof/>
          </w:rPr>
          <w:t>7 Variables</w:t>
        </w:r>
        <w:r>
          <w:rPr>
            <w:noProof/>
          </w:rPr>
          <w:tab/>
        </w:r>
        <w:r>
          <w:rPr>
            <w:noProof/>
          </w:rPr>
          <w:fldChar w:fldCharType="begin"/>
        </w:r>
        <w:r>
          <w:rPr>
            <w:noProof/>
          </w:rPr>
          <w:instrText xml:space="preserve"> PAGEREF _Toc166100468 \h </w:instrText>
        </w:r>
        <w:r>
          <w:rPr>
            <w:noProof/>
          </w:rPr>
        </w:r>
      </w:ins>
      <w:r>
        <w:rPr>
          <w:noProof/>
        </w:rPr>
        <w:fldChar w:fldCharType="separate"/>
      </w:r>
      <w:ins w:id="88" w:author="Badhri Hari" w:date="2024-05-08T22:40:00Z">
        <w:r>
          <w:rPr>
            <w:noProof/>
          </w:rPr>
          <w:t>26</w:t>
        </w:r>
        <w:r>
          <w:rPr>
            <w:noProof/>
          </w:rPr>
          <w:fldChar w:fldCharType="end"/>
        </w:r>
      </w:ins>
    </w:p>
    <w:p w14:paraId="40206602" w14:textId="228AF24C" w:rsidR="00D90E91" w:rsidRDefault="00D90E91">
      <w:pPr>
        <w:pStyle w:val="TOC2"/>
        <w:rPr>
          <w:ins w:id="89" w:author="Badhri Hari" w:date="2024-05-08T22:40:00Z"/>
          <w:rFonts w:asciiTheme="minorHAnsi" w:hAnsiTheme="minorHAnsi"/>
          <w:noProof/>
          <w:kern w:val="2"/>
          <w:sz w:val="22"/>
          <w:szCs w:val="22"/>
          <w:lang w:bidi="ta-IN"/>
          <w14:ligatures w14:val="standardContextual"/>
        </w:rPr>
      </w:pPr>
      <w:ins w:id="90" w:author="Badhri Hari" w:date="2024-05-08T22:40:00Z">
        <w:r>
          <w:rPr>
            <w:noProof/>
          </w:rPr>
          <w:t>7.1 Independent</w:t>
        </w:r>
        <w:r>
          <w:rPr>
            <w:noProof/>
          </w:rPr>
          <w:tab/>
        </w:r>
        <w:r>
          <w:rPr>
            <w:noProof/>
          </w:rPr>
          <w:fldChar w:fldCharType="begin"/>
        </w:r>
        <w:r>
          <w:rPr>
            <w:noProof/>
          </w:rPr>
          <w:instrText xml:space="preserve"> PAGEREF _Toc166100469 \h </w:instrText>
        </w:r>
        <w:r>
          <w:rPr>
            <w:noProof/>
          </w:rPr>
        </w:r>
      </w:ins>
      <w:r>
        <w:rPr>
          <w:noProof/>
        </w:rPr>
        <w:fldChar w:fldCharType="separate"/>
      </w:r>
      <w:ins w:id="91" w:author="Badhri Hari" w:date="2024-05-08T22:40:00Z">
        <w:r>
          <w:rPr>
            <w:noProof/>
          </w:rPr>
          <w:t>26</w:t>
        </w:r>
        <w:r>
          <w:rPr>
            <w:noProof/>
          </w:rPr>
          <w:fldChar w:fldCharType="end"/>
        </w:r>
      </w:ins>
    </w:p>
    <w:p w14:paraId="35F62A27" w14:textId="1E3C251F" w:rsidR="00D90E91" w:rsidRDefault="00D90E91">
      <w:pPr>
        <w:pStyle w:val="TOC2"/>
        <w:rPr>
          <w:ins w:id="92" w:author="Badhri Hari" w:date="2024-05-08T22:40:00Z"/>
          <w:rFonts w:asciiTheme="minorHAnsi" w:hAnsiTheme="minorHAnsi"/>
          <w:noProof/>
          <w:kern w:val="2"/>
          <w:sz w:val="22"/>
          <w:szCs w:val="22"/>
          <w:lang w:bidi="ta-IN"/>
          <w14:ligatures w14:val="standardContextual"/>
        </w:rPr>
      </w:pPr>
      <w:ins w:id="93" w:author="Badhri Hari" w:date="2024-05-08T22:40:00Z">
        <w:r>
          <w:rPr>
            <w:noProof/>
          </w:rPr>
          <w:t>7.2 Dependent</w:t>
        </w:r>
        <w:r>
          <w:rPr>
            <w:noProof/>
          </w:rPr>
          <w:tab/>
        </w:r>
        <w:r>
          <w:rPr>
            <w:noProof/>
          </w:rPr>
          <w:fldChar w:fldCharType="begin"/>
        </w:r>
        <w:r>
          <w:rPr>
            <w:noProof/>
          </w:rPr>
          <w:instrText xml:space="preserve"> PAGEREF _Toc166100470 \h </w:instrText>
        </w:r>
        <w:r>
          <w:rPr>
            <w:noProof/>
          </w:rPr>
        </w:r>
      </w:ins>
      <w:r>
        <w:rPr>
          <w:noProof/>
        </w:rPr>
        <w:fldChar w:fldCharType="separate"/>
      </w:r>
      <w:ins w:id="94" w:author="Badhri Hari" w:date="2024-05-08T22:40:00Z">
        <w:r>
          <w:rPr>
            <w:noProof/>
          </w:rPr>
          <w:t>26</w:t>
        </w:r>
        <w:r>
          <w:rPr>
            <w:noProof/>
          </w:rPr>
          <w:fldChar w:fldCharType="end"/>
        </w:r>
      </w:ins>
    </w:p>
    <w:p w14:paraId="3FBBE253" w14:textId="04B3DE16" w:rsidR="00D90E91" w:rsidRDefault="00D90E91" w:rsidP="00D90E91">
      <w:pPr>
        <w:pStyle w:val="TOC1"/>
        <w:rPr>
          <w:ins w:id="95" w:author="Badhri Hari" w:date="2024-05-08T22:40:00Z"/>
          <w:rFonts w:asciiTheme="minorHAnsi" w:hAnsiTheme="minorHAnsi" w:cstheme="minorBidi"/>
          <w:noProof/>
          <w:kern w:val="2"/>
          <w:sz w:val="22"/>
          <w:szCs w:val="22"/>
          <w:lang w:bidi="ta-IN"/>
          <w14:ligatures w14:val="standardContextual"/>
        </w:rPr>
      </w:pPr>
      <w:ins w:id="96" w:author="Badhri Hari" w:date="2024-05-08T22:40:00Z">
        <w:r>
          <w:rPr>
            <w:noProof/>
          </w:rPr>
          <w:t>8 Preparation of Reagents</w:t>
        </w:r>
        <w:r>
          <w:rPr>
            <w:noProof/>
          </w:rPr>
          <w:tab/>
        </w:r>
        <w:r>
          <w:rPr>
            <w:noProof/>
          </w:rPr>
          <w:fldChar w:fldCharType="begin"/>
        </w:r>
        <w:r>
          <w:rPr>
            <w:noProof/>
          </w:rPr>
          <w:instrText xml:space="preserve"> PAGEREF _Toc166100471 \h </w:instrText>
        </w:r>
        <w:r>
          <w:rPr>
            <w:noProof/>
          </w:rPr>
        </w:r>
      </w:ins>
      <w:r>
        <w:rPr>
          <w:noProof/>
        </w:rPr>
        <w:fldChar w:fldCharType="separate"/>
      </w:r>
      <w:ins w:id="97" w:author="Badhri Hari" w:date="2024-05-08T22:40:00Z">
        <w:r>
          <w:rPr>
            <w:noProof/>
          </w:rPr>
          <w:t>27</w:t>
        </w:r>
        <w:r>
          <w:rPr>
            <w:noProof/>
          </w:rPr>
          <w:fldChar w:fldCharType="end"/>
        </w:r>
      </w:ins>
    </w:p>
    <w:p w14:paraId="25E660EC" w14:textId="37C4C106" w:rsidR="00D90E91" w:rsidRDefault="00D90E91">
      <w:pPr>
        <w:pStyle w:val="TOC2"/>
        <w:rPr>
          <w:ins w:id="98" w:author="Badhri Hari" w:date="2024-05-08T22:40:00Z"/>
          <w:rFonts w:asciiTheme="minorHAnsi" w:hAnsiTheme="minorHAnsi"/>
          <w:noProof/>
          <w:kern w:val="2"/>
          <w:sz w:val="22"/>
          <w:szCs w:val="22"/>
          <w:lang w:bidi="ta-IN"/>
          <w14:ligatures w14:val="standardContextual"/>
        </w:rPr>
      </w:pPr>
      <w:ins w:id="99" w:author="Badhri Hari" w:date="2024-05-08T22:40:00Z">
        <w:r>
          <w:rPr>
            <w:noProof/>
          </w:rPr>
          <w:t>8.1 Preparation of ligand solutions</w:t>
        </w:r>
        <w:r>
          <w:rPr>
            <w:noProof/>
          </w:rPr>
          <w:tab/>
        </w:r>
        <w:r>
          <w:rPr>
            <w:noProof/>
          </w:rPr>
          <w:fldChar w:fldCharType="begin"/>
        </w:r>
        <w:r>
          <w:rPr>
            <w:noProof/>
          </w:rPr>
          <w:instrText xml:space="preserve"> PAGEREF _Toc166100472 \h </w:instrText>
        </w:r>
        <w:r>
          <w:rPr>
            <w:noProof/>
          </w:rPr>
        </w:r>
      </w:ins>
      <w:r>
        <w:rPr>
          <w:noProof/>
        </w:rPr>
        <w:fldChar w:fldCharType="separate"/>
      </w:r>
      <w:ins w:id="100" w:author="Badhri Hari" w:date="2024-05-08T22:40:00Z">
        <w:r>
          <w:rPr>
            <w:noProof/>
          </w:rPr>
          <w:t>27</w:t>
        </w:r>
        <w:r>
          <w:rPr>
            <w:noProof/>
          </w:rPr>
          <w:fldChar w:fldCharType="end"/>
        </w:r>
      </w:ins>
    </w:p>
    <w:p w14:paraId="1220FE40" w14:textId="297B1852" w:rsidR="00D90E91" w:rsidRDefault="00D90E91">
      <w:pPr>
        <w:pStyle w:val="TOC2"/>
        <w:rPr>
          <w:ins w:id="101" w:author="Badhri Hari" w:date="2024-05-08T22:40:00Z"/>
          <w:rFonts w:asciiTheme="minorHAnsi" w:hAnsiTheme="minorHAnsi"/>
          <w:noProof/>
          <w:kern w:val="2"/>
          <w:sz w:val="22"/>
          <w:szCs w:val="22"/>
          <w:lang w:bidi="ta-IN"/>
          <w14:ligatures w14:val="standardContextual"/>
        </w:rPr>
      </w:pPr>
      <w:ins w:id="102" w:author="Badhri Hari" w:date="2024-05-08T22:40:00Z">
        <w:r>
          <w:rPr>
            <w:noProof/>
          </w:rPr>
          <w:t>8.2 Preparation of CuSO</w:t>
        </w:r>
        <w:r w:rsidRPr="00700F0F">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_Toc166100473 \h </w:instrText>
        </w:r>
        <w:r>
          <w:rPr>
            <w:noProof/>
          </w:rPr>
        </w:r>
      </w:ins>
      <w:r>
        <w:rPr>
          <w:noProof/>
        </w:rPr>
        <w:fldChar w:fldCharType="separate"/>
      </w:r>
      <w:ins w:id="103" w:author="Badhri Hari" w:date="2024-05-08T22:40:00Z">
        <w:r>
          <w:rPr>
            <w:noProof/>
          </w:rPr>
          <w:t>27</w:t>
        </w:r>
        <w:r>
          <w:rPr>
            <w:noProof/>
          </w:rPr>
          <w:fldChar w:fldCharType="end"/>
        </w:r>
      </w:ins>
    </w:p>
    <w:p w14:paraId="16C69FCA" w14:textId="0465EA29" w:rsidR="00D90E91" w:rsidRDefault="00D90E91">
      <w:pPr>
        <w:pStyle w:val="TOC2"/>
        <w:rPr>
          <w:ins w:id="104" w:author="Badhri Hari" w:date="2024-05-08T22:40:00Z"/>
          <w:rFonts w:asciiTheme="minorHAnsi" w:hAnsiTheme="minorHAnsi"/>
          <w:noProof/>
          <w:kern w:val="2"/>
          <w:sz w:val="22"/>
          <w:szCs w:val="22"/>
          <w:lang w:bidi="ta-IN"/>
          <w14:ligatures w14:val="standardContextual"/>
        </w:rPr>
      </w:pPr>
      <w:ins w:id="105" w:author="Badhri Hari" w:date="2024-05-08T22:40:00Z">
        <w:r>
          <w:rPr>
            <w:noProof/>
          </w:rPr>
          <w:t>8.3 Preparation of complex solutions</w:t>
        </w:r>
        <w:r>
          <w:rPr>
            <w:noProof/>
          </w:rPr>
          <w:tab/>
        </w:r>
        <w:r>
          <w:rPr>
            <w:noProof/>
          </w:rPr>
          <w:fldChar w:fldCharType="begin"/>
        </w:r>
        <w:r>
          <w:rPr>
            <w:noProof/>
          </w:rPr>
          <w:instrText xml:space="preserve"> PAGEREF _Toc166100474 \h </w:instrText>
        </w:r>
        <w:r>
          <w:rPr>
            <w:noProof/>
          </w:rPr>
        </w:r>
      </w:ins>
      <w:r>
        <w:rPr>
          <w:noProof/>
        </w:rPr>
        <w:fldChar w:fldCharType="separate"/>
      </w:r>
      <w:ins w:id="106" w:author="Badhri Hari" w:date="2024-05-08T22:40:00Z">
        <w:r>
          <w:rPr>
            <w:noProof/>
          </w:rPr>
          <w:t>27</w:t>
        </w:r>
        <w:r>
          <w:rPr>
            <w:noProof/>
          </w:rPr>
          <w:fldChar w:fldCharType="end"/>
        </w:r>
      </w:ins>
    </w:p>
    <w:p w14:paraId="5CECC73F" w14:textId="0D853A9A" w:rsidR="00D90E91" w:rsidRDefault="00D90E91">
      <w:pPr>
        <w:pStyle w:val="TOC2"/>
        <w:rPr>
          <w:ins w:id="107" w:author="Badhri Hari" w:date="2024-05-08T22:40:00Z"/>
          <w:rFonts w:asciiTheme="minorHAnsi" w:hAnsiTheme="minorHAnsi"/>
          <w:noProof/>
          <w:kern w:val="2"/>
          <w:sz w:val="22"/>
          <w:szCs w:val="22"/>
          <w:lang w:bidi="ta-IN"/>
          <w14:ligatures w14:val="standardContextual"/>
        </w:rPr>
      </w:pPr>
      <w:ins w:id="108" w:author="Badhri Hari" w:date="2024-05-08T22:40:00Z">
        <w:r>
          <w:rPr>
            <w:noProof/>
          </w:rPr>
          <w:t>8.4 Preparation of pH 2 buffer</w:t>
        </w:r>
        <w:r>
          <w:rPr>
            <w:noProof/>
          </w:rPr>
          <w:tab/>
        </w:r>
        <w:r>
          <w:rPr>
            <w:noProof/>
          </w:rPr>
          <w:fldChar w:fldCharType="begin"/>
        </w:r>
        <w:r>
          <w:rPr>
            <w:noProof/>
          </w:rPr>
          <w:instrText xml:space="preserve"> PAGEREF _Toc166100475 \h </w:instrText>
        </w:r>
        <w:r>
          <w:rPr>
            <w:noProof/>
          </w:rPr>
        </w:r>
      </w:ins>
      <w:r>
        <w:rPr>
          <w:noProof/>
        </w:rPr>
        <w:fldChar w:fldCharType="separate"/>
      </w:r>
      <w:ins w:id="109" w:author="Badhri Hari" w:date="2024-05-08T22:40:00Z">
        <w:r>
          <w:rPr>
            <w:noProof/>
          </w:rPr>
          <w:t>28</w:t>
        </w:r>
        <w:r>
          <w:rPr>
            <w:noProof/>
          </w:rPr>
          <w:fldChar w:fldCharType="end"/>
        </w:r>
      </w:ins>
    </w:p>
    <w:p w14:paraId="02A4A4F1" w14:textId="5E02E056" w:rsidR="00D90E91" w:rsidRDefault="00D90E91">
      <w:pPr>
        <w:pStyle w:val="TOC3"/>
        <w:tabs>
          <w:tab w:val="right" w:pos="9350"/>
        </w:tabs>
        <w:rPr>
          <w:ins w:id="110" w:author="Badhri Hari" w:date="2024-05-08T22:40:00Z"/>
          <w:rFonts w:asciiTheme="minorHAnsi" w:hAnsiTheme="minorHAnsi"/>
          <w:noProof/>
          <w:kern w:val="2"/>
          <w:sz w:val="22"/>
          <w:szCs w:val="22"/>
          <w:lang w:bidi="ta-IN"/>
          <w14:ligatures w14:val="standardContextual"/>
        </w:rPr>
      </w:pPr>
      <w:ins w:id="111" w:author="Badhri Hari" w:date="2024-05-08T22:40:00Z">
        <w:r>
          <w:rPr>
            <w:noProof/>
          </w:rPr>
          <w:t>8.4.1 Reagent 1 Preparation (0.20 moldm</w:t>
        </w:r>
        <w:r w:rsidRPr="00700F0F">
          <w:rPr>
            <w:noProof/>
            <w:vertAlign w:val="superscript"/>
          </w:rPr>
          <w:t>-3</w:t>
        </w:r>
        <w:r>
          <w:rPr>
            <w:noProof/>
          </w:rPr>
          <w:t xml:space="preserve"> Hydrochloric Acid)</w:t>
        </w:r>
        <w:r>
          <w:rPr>
            <w:noProof/>
          </w:rPr>
          <w:tab/>
        </w:r>
        <w:r>
          <w:rPr>
            <w:noProof/>
          </w:rPr>
          <w:fldChar w:fldCharType="begin"/>
        </w:r>
        <w:r>
          <w:rPr>
            <w:noProof/>
          </w:rPr>
          <w:instrText xml:space="preserve"> PAGEREF _Toc166100476 \h </w:instrText>
        </w:r>
        <w:r>
          <w:rPr>
            <w:noProof/>
          </w:rPr>
        </w:r>
      </w:ins>
      <w:r>
        <w:rPr>
          <w:noProof/>
        </w:rPr>
        <w:fldChar w:fldCharType="separate"/>
      </w:r>
      <w:ins w:id="112" w:author="Badhri Hari" w:date="2024-05-08T22:40:00Z">
        <w:r>
          <w:rPr>
            <w:noProof/>
          </w:rPr>
          <w:t>28</w:t>
        </w:r>
        <w:r>
          <w:rPr>
            <w:noProof/>
          </w:rPr>
          <w:fldChar w:fldCharType="end"/>
        </w:r>
      </w:ins>
    </w:p>
    <w:p w14:paraId="015857FE" w14:textId="3BE79E9D" w:rsidR="00D90E91" w:rsidRDefault="00D90E91">
      <w:pPr>
        <w:pStyle w:val="TOC3"/>
        <w:tabs>
          <w:tab w:val="right" w:pos="9350"/>
        </w:tabs>
        <w:rPr>
          <w:ins w:id="113" w:author="Badhri Hari" w:date="2024-05-08T22:40:00Z"/>
          <w:rFonts w:asciiTheme="minorHAnsi" w:hAnsiTheme="minorHAnsi"/>
          <w:noProof/>
          <w:kern w:val="2"/>
          <w:sz w:val="22"/>
          <w:szCs w:val="22"/>
          <w:lang w:bidi="ta-IN"/>
          <w14:ligatures w14:val="standardContextual"/>
        </w:rPr>
      </w:pPr>
      <w:ins w:id="114" w:author="Badhri Hari" w:date="2024-05-08T22:40:00Z">
        <w:r>
          <w:rPr>
            <w:noProof/>
          </w:rPr>
          <w:t>8.4.2 Reagent 2 Preparation (0.20 moldm</w:t>
        </w:r>
        <w:r w:rsidRPr="00700F0F">
          <w:rPr>
            <w:noProof/>
            <w:vertAlign w:val="superscript"/>
          </w:rPr>
          <w:t>-3</w:t>
        </w:r>
        <w:r>
          <w:rPr>
            <w:noProof/>
          </w:rPr>
          <w:t xml:space="preserve"> Potassium Chloride)</w:t>
        </w:r>
        <w:r>
          <w:rPr>
            <w:noProof/>
          </w:rPr>
          <w:tab/>
        </w:r>
        <w:r>
          <w:rPr>
            <w:noProof/>
          </w:rPr>
          <w:fldChar w:fldCharType="begin"/>
        </w:r>
        <w:r>
          <w:rPr>
            <w:noProof/>
          </w:rPr>
          <w:instrText xml:space="preserve"> PAGEREF _Toc166100477 \h </w:instrText>
        </w:r>
        <w:r>
          <w:rPr>
            <w:noProof/>
          </w:rPr>
        </w:r>
      </w:ins>
      <w:r>
        <w:rPr>
          <w:noProof/>
        </w:rPr>
        <w:fldChar w:fldCharType="separate"/>
      </w:r>
      <w:ins w:id="115" w:author="Badhri Hari" w:date="2024-05-08T22:40:00Z">
        <w:r>
          <w:rPr>
            <w:noProof/>
          </w:rPr>
          <w:t>28</w:t>
        </w:r>
        <w:r>
          <w:rPr>
            <w:noProof/>
          </w:rPr>
          <w:fldChar w:fldCharType="end"/>
        </w:r>
      </w:ins>
    </w:p>
    <w:p w14:paraId="353465B9" w14:textId="2CC97DDE" w:rsidR="00D90E91" w:rsidRDefault="00D90E91">
      <w:pPr>
        <w:pStyle w:val="TOC3"/>
        <w:tabs>
          <w:tab w:val="right" w:pos="9350"/>
        </w:tabs>
        <w:rPr>
          <w:ins w:id="116" w:author="Badhri Hari" w:date="2024-05-08T22:40:00Z"/>
          <w:rFonts w:asciiTheme="minorHAnsi" w:hAnsiTheme="minorHAnsi"/>
          <w:noProof/>
          <w:kern w:val="2"/>
          <w:sz w:val="22"/>
          <w:szCs w:val="22"/>
          <w:lang w:bidi="ta-IN"/>
          <w14:ligatures w14:val="standardContextual"/>
        </w:rPr>
      </w:pPr>
      <w:ins w:id="117" w:author="Badhri Hari" w:date="2024-05-08T22:40:00Z">
        <w:r>
          <w:rPr>
            <w:noProof/>
          </w:rPr>
          <w:t>8.4.3 Buffer Preparation</w:t>
        </w:r>
        <w:r>
          <w:rPr>
            <w:noProof/>
          </w:rPr>
          <w:tab/>
        </w:r>
        <w:r>
          <w:rPr>
            <w:noProof/>
          </w:rPr>
          <w:fldChar w:fldCharType="begin"/>
        </w:r>
        <w:r>
          <w:rPr>
            <w:noProof/>
          </w:rPr>
          <w:instrText xml:space="preserve"> PAGEREF _Toc166100478 \h </w:instrText>
        </w:r>
        <w:r>
          <w:rPr>
            <w:noProof/>
          </w:rPr>
        </w:r>
      </w:ins>
      <w:r>
        <w:rPr>
          <w:noProof/>
        </w:rPr>
        <w:fldChar w:fldCharType="separate"/>
      </w:r>
      <w:ins w:id="118" w:author="Badhri Hari" w:date="2024-05-08T22:40:00Z">
        <w:r>
          <w:rPr>
            <w:noProof/>
          </w:rPr>
          <w:t>28</w:t>
        </w:r>
        <w:r>
          <w:rPr>
            <w:noProof/>
          </w:rPr>
          <w:fldChar w:fldCharType="end"/>
        </w:r>
      </w:ins>
    </w:p>
    <w:p w14:paraId="362F2865" w14:textId="6A5BC195" w:rsidR="00D90E91" w:rsidRDefault="00D90E91">
      <w:pPr>
        <w:pStyle w:val="TOC2"/>
        <w:rPr>
          <w:ins w:id="119" w:author="Badhri Hari" w:date="2024-05-08T22:40:00Z"/>
          <w:rFonts w:asciiTheme="minorHAnsi" w:hAnsiTheme="minorHAnsi"/>
          <w:noProof/>
          <w:kern w:val="2"/>
          <w:sz w:val="22"/>
          <w:szCs w:val="22"/>
          <w:lang w:bidi="ta-IN"/>
          <w14:ligatures w14:val="standardContextual"/>
        </w:rPr>
      </w:pPr>
      <w:ins w:id="120" w:author="Badhri Hari" w:date="2024-05-08T22:40:00Z">
        <w:r>
          <w:rPr>
            <w:noProof/>
          </w:rPr>
          <w:t>8.5 Preparation of pH 5 buffer</w:t>
        </w:r>
        <w:r>
          <w:rPr>
            <w:noProof/>
          </w:rPr>
          <w:tab/>
        </w:r>
        <w:r>
          <w:rPr>
            <w:noProof/>
          </w:rPr>
          <w:fldChar w:fldCharType="begin"/>
        </w:r>
        <w:r>
          <w:rPr>
            <w:noProof/>
          </w:rPr>
          <w:instrText xml:space="preserve"> PAGEREF _Toc166100479 \h </w:instrText>
        </w:r>
        <w:r>
          <w:rPr>
            <w:noProof/>
          </w:rPr>
        </w:r>
      </w:ins>
      <w:r>
        <w:rPr>
          <w:noProof/>
        </w:rPr>
        <w:fldChar w:fldCharType="separate"/>
      </w:r>
      <w:ins w:id="121" w:author="Badhri Hari" w:date="2024-05-08T22:40:00Z">
        <w:r>
          <w:rPr>
            <w:noProof/>
          </w:rPr>
          <w:t>29</w:t>
        </w:r>
        <w:r>
          <w:rPr>
            <w:noProof/>
          </w:rPr>
          <w:fldChar w:fldCharType="end"/>
        </w:r>
      </w:ins>
    </w:p>
    <w:p w14:paraId="4A2D683F" w14:textId="51FF0D38" w:rsidR="00D90E91" w:rsidRDefault="00D90E91">
      <w:pPr>
        <w:pStyle w:val="TOC3"/>
        <w:tabs>
          <w:tab w:val="right" w:pos="9350"/>
        </w:tabs>
        <w:rPr>
          <w:ins w:id="122" w:author="Badhri Hari" w:date="2024-05-08T22:40:00Z"/>
          <w:rFonts w:asciiTheme="minorHAnsi" w:hAnsiTheme="minorHAnsi"/>
          <w:noProof/>
          <w:kern w:val="2"/>
          <w:sz w:val="22"/>
          <w:szCs w:val="22"/>
          <w:lang w:bidi="ta-IN"/>
          <w14:ligatures w14:val="standardContextual"/>
        </w:rPr>
      </w:pPr>
      <w:ins w:id="123" w:author="Badhri Hari" w:date="2024-05-08T22:40:00Z">
        <w:r>
          <w:rPr>
            <w:noProof/>
          </w:rPr>
          <w:t>8.5.1 Reagent 1 Preparation (0.10 moldm</w:t>
        </w:r>
        <w:r w:rsidRPr="00700F0F">
          <w:rPr>
            <w:noProof/>
            <w:vertAlign w:val="superscript"/>
          </w:rPr>
          <w:t>-3</w:t>
        </w:r>
        <w:r>
          <w:rPr>
            <w:noProof/>
          </w:rPr>
          <w:t xml:space="preserve"> Glacial Acetic Acid)</w:t>
        </w:r>
        <w:r>
          <w:rPr>
            <w:noProof/>
          </w:rPr>
          <w:tab/>
        </w:r>
        <w:r>
          <w:rPr>
            <w:noProof/>
          </w:rPr>
          <w:fldChar w:fldCharType="begin"/>
        </w:r>
        <w:r>
          <w:rPr>
            <w:noProof/>
          </w:rPr>
          <w:instrText xml:space="preserve"> PAGEREF _Toc166100480 \h </w:instrText>
        </w:r>
        <w:r>
          <w:rPr>
            <w:noProof/>
          </w:rPr>
        </w:r>
      </w:ins>
      <w:r>
        <w:rPr>
          <w:noProof/>
        </w:rPr>
        <w:fldChar w:fldCharType="separate"/>
      </w:r>
      <w:ins w:id="124" w:author="Badhri Hari" w:date="2024-05-08T22:40:00Z">
        <w:r>
          <w:rPr>
            <w:noProof/>
          </w:rPr>
          <w:t>29</w:t>
        </w:r>
        <w:r>
          <w:rPr>
            <w:noProof/>
          </w:rPr>
          <w:fldChar w:fldCharType="end"/>
        </w:r>
      </w:ins>
    </w:p>
    <w:p w14:paraId="4B0507DC" w14:textId="7C465ABE" w:rsidR="00D90E91" w:rsidRDefault="00D90E91">
      <w:pPr>
        <w:pStyle w:val="TOC3"/>
        <w:tabs>
          <w:tab w:val="right" w:pos="9350"/>
        </w:tabs>
        <w:rPr>
          <w:ins w:id="125" w:author="Badhri Hari" w:date="2024-05-08T22:40:00Z"/>
          <w:rFonts w:asciiTheme="minorHAnsi" w:hAnsiTheme="minorHAnsi"/>
          <w:noProof/>
          <w:kern w:val="2"/>
          <w:sz w:val="22"/>
          <w:szCs w:val="22"/>
          <w:lang w:bidi="ta-IN"/>
          <w14:ligatures w14:val="standardContextual"/>
        </w:rPr>
      </w:pPr>
      <w:ins w:id="126" w:author="Badhri Hari" w:date="2024-05-08T22:40:00Z">
        <w:r>
          <w:rPr>
            <w:noProof/>
          </w:rPr>
          <w:t>8.5.2 Reagent 2 Preparation (0.10 moldm</w:t>
        </w:r>
        <w:r w:rsidRPr="00700F0F">
          <w:rPr>
            <w:noProof/>
            <w:vertAlign w:val="superscript"/>
          </w:rPr>
          <w:t>-3</w:t>
        </w:r>
        <w:r>
          <w:rPr>
            <w:noProof/>
          </w:rPr>
          <w:t xml:space="preserve"> Sodium Acetate Trihydrate)</w:t>
        </w:r>
        <w:r>
          <w:rPr>
            <w:noProof/>
          </w:rPr>
          <w:tab/>
        </w:r>
        <w:r>
          <w:rPr>
            <w:noProof/>
          </w:rPr>
          <w:fldChar w:fldCharType="begin"/>
        </w:r>
        <w:r>
          <w:rPr>
            <w:noProof/>
          </w:rPr>
          <w:instrText xml:space="preserve"> PAGEREF _Toc166100481 \h </w:instrText>
        </w:r>
        <w:r>
          <w:rPr>
            <w:noProof/>
          </w:rPr>
        </w:r>
      </w:ins>
      <w:r>
        <w:rPr>
          <w:noProof/>
        </w:rPr>
        <w:fldChar w:fldCharType="separate"/>
      </w:r>
      <w:ins w:id="127" w:author="Badhri Hari" w:date="2024-05-08T22:40:00Z">
        <w:r>
          <w:rPr>
            <w:noProof/>
          </w:rPr>
          <w:t>29</w:t>
        </w:r>
        <w:r>
          <w:rPr>
            <w:noProof/>
          </w:rPr>
          <w:fldChar w:fldCharType="end"/>
        </w:r>
      </w:ins>
    </w:p>
    <w:p w14:paraId="1B0B6DFF" w14:textId="2AC49EFA" w:rsidR="00D90E91" w:rsidRDefault="00D90E91">
      <w:pPr>
        <w:pStyle w:val="TOC3"/>
        <w:tabs>
          <w:tab w:val="right" w:pos="9350"/>
        </w:tabs>
        <w:rPr>
          <w:ins w:id="128" w:author="Badhri Hari" w:date="2024-05-08T22:40:00Z"/>
          <w:rFonts w:asciiTheme="minorHAnsi" w:hAnsiTheme="minorHAnsi"/>
          <w:noProof/>
          <w:kern w:val="2"/>
          <w:sz w:val="22"/>
          <w:szCs w:val="22"/>
          <w:lang w:bidi="ta-IN"/>
          <w14:ligatures w14:val="standardContextual"/>
        </w:rPr>
      </w:pPr>
      <w:ins w:id="129" w:author="Badhri Hari" w:date="2024-05-08T22:40:00Z">
        <w:r>
          <w:rPr>
            <w:noProof/>
          </w:rPr>
          <w:t>8.5.3 Buffer Preparation</w:t>
        </w:r>
        <w:r>
          <w:rPr>
            <w:noProof/>
          </w:rPr>
          <w:tab/>
        </w:r>
        <w:r>
          <w:rPr>
            <w:noProof/>
          </w:rPr>
          <w:fldChar w:fldCharType="begin"/>
        </w:r>
        <w:r>
          <w:rPr>
            <w:noProof/>
          </w:rPr>
          <w:instrText xml:space="preserve"> PAGEREF _Toc166100482 \h </w:instrText>
        </w:r>
        <w:r>
          <w:rPr>
            <w:noProof/>
          </w:rPr>
        </w:r>
      </w:ins>
      <w:r>
        <w:rPr>
          <w:noProof/>
        </w:rPr>
        <w:fldChar w:fldCharType="separate"/>
      </w:r>
      <w:ins w:id="130" w:author="Badhri Hari" w:date="2024-05-08T22:40:00Z">
        <w:r>
          <w:rPr>
            <w:noProof/>
          </w:rPr>
          <w:t>29</w:t>
        </w:r>
        <w:r>
          <w:rPr>
            <w:noProof/>
          </w:rPr>
          <w:fldChar w:fldCharType="end"/>
        </w:r>
      </w:ins>
    </w:p>
    <w:p w14:paraId="208798C5" w14:textId="2A2F45F6" w:rsidR="00D90E91" w:rsidRDefault="00D90E91">
      <w:pPr>
        <w:pStyle w:val="TOC2"/>
        <w:rPr>
          <w:ins w:id="131" w:author="Badhri Hari" w:date="2024-05-08T22:40:00Z"/>
          <w:rFonts w:asciiTheme="minorHAnsi" w:hAnsiTheme="minorHAnsi"/>
          <w:noProof/>
          <w:kern w:val="2"/>
          <w:sz w:val="22"/>
          <w:szCs w:val="22"/>
          <w:lang w:bidi="ta-IN"/>
          <w14:ligatures w14:val="standardContextual"/>
        </w:rPr>
      </w:pPr>
      <w:ins w:id="132" w:author="Badhri Hari" w:date="2024-05-08T22:40:00Z">
        <w:r>
          <w:rPr>
            <w:noProof/>
          </w:rPr>
          <w:t>8.6 Preparation of pH 7 buffer</w:t>
        </w:r>
        <w:r>
          <w:rPr>
            <w:noProof/>
          </w:rPr>
          <w:tab/>
        </w:r>
        <w:r>
          <w:rPr>
            <w:noProof/>
          </w:rPr>
          <w:fldChar w:fldCharType="begin"/>
        </w:r>
        <w:r>
          <w:rPr>
            <w:noProof/>
          </w:rPr>
          <w:instrText xml:space="preserve"> PAGEREF _Toc166100483 \h </w:instrText>
        </w:r>
        <w:r>
          <w:rPr>
            <w:noProof/>
          </w:rPr>
        </w:r>
      </w:ins>
      <w:r>
        <w:rPr>
          <w:noProof/>
        </w:rPr>
        <w:fldChar w:fldCharType="separate"/>
      </w:r>
      <w:ins w:id="133" w:author="Badhri Hari" w:date="2024-05-08T22:40:00Z">
        <w:r>
          <w:rPr>
            <w:noProof/>
          </w:rPr>
          <w:t>30</w:t>
        </w:r>
        <w:r>
          <w:rPr>
            <w:noProof/>
          </w:rPr>
          <w:fldChar w:fldCharType="end"/>
        </w:r>
      </w:ins>
    </w:p>
    <w:p w14:paraId="0CFC7BD6" w14:textId="0500C98A" w:rsidR="00D90E91" w:rsidRDefault="00D90E91">
      <w:pPr>
        <w:pStyle w:val="TOC2"/>
        <w:rPr>
          <w:ins w:id="134" w:author="Badhri Hari" w:date="2024-05-08T22:40:00Z"/>
          <w:rFonts w:asciiTheme="minorHAnsi" w:hAnsiTheme="minorHAnsi"/>
          <w:noProof/>
          <w:kern w:val="2"/>
          <w:sz w:val="22"/>
          <w:szCs w:val="22"/>
          <w:lang w:bidi="ta-IN"/>
          <w14:ligatures w14:val="standardContextual"/>
        </w:rPr>
      </w:pPr>
      <w:ins w:id="135" w:author="Badhri Hari" w:date="2024-05-08T22:40:00Z">
        <w:r>
          <w:rPr>
            <w:noProof/>
          </w:rPr>
          <w:t>8.7 Preparation of complex solutions with buffer</w:t>
        </w:r>
        <w:r>
          <w:rPr>
            <w:noProof/>
          </w:rPr>
          <w:tab/>
        </w:r>
        <w:r>
          <w:rPr>
            <w:noProof/>
          </w:rPr>
          <w:fldChar w:fldCharType="begin"/>
        </w:r>
        <w:r>
          <w:rPr>
            <w:noProof/>
          </w:rPr>
          <w:instrText xml:space="preserve"> PAGEREF _Toc166100484 \h </w:instrText>
        </w:r>
        <w:r>
          <w:rPr>
            <w:noProof/>
          </w:rPr>
        </w:r>
      </w:ins>
      <w:r>
        <w:rPr>
          <w:noProof/>
        </w:rPr>
        <w:fldChar w:fldCharType="separate"/>
      </w:r>
      <w:ins w:id="136" w:author="Badhri Hari" w:date="2024-05-08T22:40:00Z">
        <w:r>
          <w:rPr>
            <w:noProof/>
          </w:rPr>
          <w:t>30</w:t>
        </w:r>
        <w:r>
          <w:rPr>
            <w:noProof/>
          </w:rPr>
          <w:fldChar w:fldCharType="end"/>
        </w:r>
      </w:ins>
    </w:p>
    <w:p w14:paraId="4D27720B" w14:textId="5F818E0E" w:rsidR="00D90E91" w:rsidRDefault="00D90E91" w:rsidP="00D90E91">
      <w:pPr>
        <w:pStyle w:val="TOC1"/>
        <w:rPr>
          <w:ins w:id="137" w:author="Badhri Hari" w:date="2024-05-08T22:40:00Z"/>
          <w:rFonts w:asciiTheme="minorHAnsi" w:hAnsiTheme="minorHAnsi" w:cstheme="minorBidi"/>
          <w:noProof/>
          <w:kern w:val="2"/>
          <w:sz w:val="22"/>
          <w:szCs w:val="22"/>
          <w:lang w:bidi="ta-IN"/>
          <w14:ligatures w14:val="standardContextual"/>
        </w:rPr>
      </w:pPr>
      <w:ins w:id="138" w:author="Badhri Hari" w:date="2024-05-08T22:40:00Z">
        <w:r>
          <w:rPr>
            <w:noProof/>
          </w:rPr>
          <w:t>9 Data Collection</w:t>
        </w:r>
        <w:r>
          <w:rPr>
            <w:noProof/>
          </w:rPr>
          <w:tab/>
        </w:r>
        <w:r>
          <w:rPr>
            <w:noProof/>
          </w:rPr>
          <w:fldChar w:fldCharType="begin"/>
        </w:r>
        <w:r>
          <w:rPr>
            <w:noProof/>
          </w:rPr>
          <w:instrText xml:space="preserve"> PAGEREF _Toc166100485 \h </w:instrText>
        </w:r>
        <w:r>
          <w:rPr>
            <w:noProof/>
          </w:rPr>
        </w:r>
      </w:ins>
      <w:r>
        <w:rPr>
          <w:noProof/>
        </w:rPr>
        <w:fldChar w:fldCharType="separate"/>
      </w:r>
      <w:ins w:id="139" w:author="Badhri Hari" w:date="2024-05-08T22:40:00Z">
        <w:r>
          <w:rPr>
            <w:noProof/>
          </w:rPr>
          <w:t>30</w:t>
        </w:r>
        <w:r>
          <w:rPr>
            <w:noProof/>
          </w:rPr>
          <w:fldChar w:fldCharType="end"/>
        </w:r>
      </w:ins>
    </w:p>
    <w:p w14:paraId="7D4EFDC3" w14:textId="240ED26D" w:rsidR="00D90E91" w:rsidRDefault="00D90E91">
      <w:pPr>
        <w:pStyle w:val="TOC2"/>
        <w:rPr>
          <w:ins w:id="140" w:author="Badhri Hari" w:date="2024-05-08T22:40:00Z"/>
          <w:rFonts w:asciiTheme="minorHAnsi" w:hAnsiTheme="minorHAnsi"/>
          <w:noProof/>
          <w:kern w:val="2"/>
          <w:sz w:val="22"/>
          <w:szCs w:val="22"/>
          <w:lang w:bidi="ta-IN"/>
          <w14:ligatures w14:val="standardContextual"/>
        </w:rPr>
      </w:pPr>
      <w:ins w:id="141" w:author="Badhri Hari" w:date="2024-05-08T22:40:00Z">
        <w:r>
          <w:rPr>
            <w:noProof/>
          </w:rPr>
          <w:t>9.1 Qualitative Data</w:t>
        </w:r>
        <w:r>
          <w:rPr>
            <w:noProof/>
          </w:rPr>
          <w:tab/>
        </w:r>
        <w:r>
          <w:rPr>
            <w:noProof/>
          </w:rPr>
          <w:fldChar w:fldCharType="begin"/>
        </w:r>
        <w:r>
          <w:rPr>
            <w:noProof/>
          </w:rPr>
          <w:instrText xml:space="preserve"> PAGEREF _Toc166100486 \h </w:instrText>
        </w:r>
        <w:r>
          <w:rPr>
            <w:noProof/>
          </w:rPr>
        </w:r>
      </w:ins>
      <w:r>
        <w:rPr>
          <w:noProof/>
        </w:rPr>
        <w:fldChar w:fldCharType="separate"/>
      </w:r>
      <w:ins w:id="142" w:author="Badhri Hari" w:date="2024-05-08T22:40:00Z">
        <w:r>
          <w:rPr>
            <w:noProof/>
          </w:rPr>
          <w:t>30</w:t>
        </w:r>
        <w:r>
          <w:rPr>
            <w:noProof/>
          </w:rPr>
          <w:fldChar w:fldCharType="end"/>
        </w:r>
      </w:ins>
    </w:p>
    <w:p w14:paraId="5A6A2603" w14:textId="014D6D1C" w:rsidR="00D90E91" w:rsidRDefault="00D90E91">
      <w:pPr>
        <w:pStyle w:val="TOC3"/>
        <w:tabs>
          <w:tab w:val="right" w:pos="9350"/>
        </w:tabs>
        <w:rPr>
          <w:ins w:id="143" w:author="Badhri Hari" w:date="2024-05-08T22:40:00Z"/>
          <w:rFonts w:asciiTheme="minorHAnsi" w:hAnsiTheme="minorHAnsi"/>
          <w:noProof/>
          <w:kern w:val="2"/>
          <w:sz w:val="22"/>
          <w:szCs w:val="22"/>
          <w:lang w:bidi="ta-IN"/>
          <w14:ligatures w14:val="standardContextual"/>
        </w:rPr>
      </w:pPr>
      <w:ins w:id="144" w:author="Badhri Hari" w:date="2024-05-08T22:40:00Z">
        <w:r>
          <w:rPr>
            <w:noProof/>
          </w:rPr>
          <w:t>9.1.1 Complex Solutions for Varying Solvents</w:t>
        </w:r>
        <w:r>
          <w:rPr>
            <w:noProof/>
          </w:rPr>
          <w:tab/>
        </w:r>
        <w:r>
          <w:rPr>
            <w:noProof/>
          </w:rPr>
          <w:fldChar w:fldCharType="begin"/>
        </w:r>
        <w:r>
          <w:rPr>
            <w:noProof/>
          </w:rPr>
          <w:instrText xml:space="preserve"> PAGEREF _Toc166100487 \h </w:instrText>
        </w:r>
        <w:r>
          <w:rPr>
            <w:noProof/>
          </w:rPr>
        </w:r>
      </w:ins>
      <w:r>
        <w:rPr>
          <w:noProof/>
        </w:rPr>
        <w:fldChar w:fldCharType="separate"/>
      </w:r>
      <w:ins w:id="145" w:author="Badhri Hari" w:date="2024-05-08T22:40:00Z">
        <w:r>
          <w:rPr>
            <w:noProof/>
          </w:rPr>
          <w:t>30</w:t>
        </w:r>
        <w:r>
          <w:rPr>
            <w:noProof/>
          </w:rPr>
          <w:fldChar w:fldCharType="end"/>
        </w:r>
      </w:ins>
    </w:p>
    <w:p w14:paraId="35412AD1" w14:textId="34757626" w:rsidR="00D90E91" w:rsidRDefault="00D90E91">
      <w:pPr>
        <w:pStyle w:val="TOC3"/>
        <w:tabs>
          <w:tab w:val="right" w:pos="9350"/>
        </w:tabs>
        <w:rPr>
          <w:ins w:id="146" w:author="Badhri Hari" w:date="2024-05-08T22:40:00Z"/>
          <w:rFonts w:asciiTheme="minorHAnsi" w:hAnsiTheme="minorHAnsi"/>
          <w:noProof/>
          <w:kern w:val="2"/>
          <w:sz w:val="22"/>
          <w:szCs w:val="22"/>
          <w:lang w:bidi="ta-IN"/>
          <w14:ligatures w14:val="standardContextual"/>
        </w:rPr>
      </w:pPr>
      <w:ins w:id="147" w:author="Badhri Hari" w:date="2024-05-08T22:40:00Z">
        <w:r>
          <w:rPr>
            <w:noProof/>
          </w:rPr>
          <w:lastRenderedPageBreak/>
          <w:t>9.1.2 Complex Solutions at Varying PPP Mass (± 0.001) (g)</w:t>
        </w:r>
        <w:r>
          <w:rPr>
            <w:noProof/>
          </w:rPr>
          <w:tab/>
        </w:r>
        <w:r>
          <w:rPr>
            <w:noProof/>
          </w:rPr>
          <w:fldChar w:fldCharType="begin"/>
        </w:r>
        <w:r>
          <w:rPr>
            <w:noProof/>
          </w:rPr>
          <w:instrText xml:space="preserve"> PAGEREF _Toc166100488 \h </w:instrText>
        </w:r>
        <w:r>
          <w:rPr>
            <w:noProof/>
          </w:rPr>
        </w:r>
      </w:ins>
      <w:r>
        <w:rPr>
          <w:noProof/>
        </w:rPr>
        <w:fldChar w:fldCharType="separate"/>
      </w:r>
      <w:ins w:id="148" w:author="Badhri Hari" w:date="2024-05-08T22:40:00Z">
        <w:r>
          <w:rPr>
            <w:noProof/>
          </w:rPr>
          <w:t>31</w:t>
        </w:r>
        <w:r>
          <w:rPr>
            <w:noProof/>
          </w:rPr>
          <w:fldChar w:fldCharType="end"/>
        </w:r>
      </w:ins>
    </w:p>
    <w:p w14:paraId="201452B8" w14:textId="601C0D01" w:rsidR="00D90E91" w:rsidRDefault="00D90E91">
      <w:pPr>
        <w:pStyle w:val="TOC3"/>
        <w:tabs>
          <w:tab w:val="right" w:pos="9350"/>
        </w:tabs>
        <w:rPr>
          <w:ins w:id="149" w:author="Badhri Hari" w:date="2024-05-08T22:40:00Z"/>
          <w:rFonts w:asciiTheme="minorHAnsi" w:hAnsiTheme="minorHAnsi"/>
          <w:noProof/>
          <w:kern w:val="2"/>
          <w:sz w:val="22"/>
          <w:szCs w:val="22"/>
          <w:lang w:bidi="ta-IN"/>
          <w14:ligatures w14:val="standardContextual"/>
        </w:rPr>
      </w:pPr>
      <w:ins w:id="150" w:author="Badhri Hari" w:date="2024-05-08T22:40:00Z">
        <w:r>
          <w:rPr>
            <w:noProof/>
          </w:rPr>
          <w:t>9.1.3 Complex Solutions at Varying Copper Concentrations (moldm</w:t>
        </w:r>
        <w:r w:rsidRPr="00700F0F">
          <w:rPr>
            <w:noProof/>
            <w:vertAlign w:val="superscript"/>
          </w:rPr>
          <w:t>-3</w:t>
        </w:r>
        <w:r>
          <w:rPr>
            <w:noProof/>
          </w:rPr>
          <w:t>)</w:t>
        </w:r>
        <w:r>
          <w:rPr>
            <w:noProof/>
          </w:rPr>
          <w:tab/>
        </w:r>
        <w:r>
          <w:rPr>
            <w:noProof/>
          </w:rPr>
          <w:fldChar w:fldCharType="begin"/>
        </w:r>
        <w:r>
          <w:rPr>
            <w:noProof/>
          </w:rPr>
          <w:instrText xml:space="preserve"> PAGEREF _Toc166100489 \h </w:instrText>
        </w:r>
        <w:r>
          <w:rPr>
            <w:noProof/>
          </w:rPr>
        </w:r>
      </w:ins>
      <w:r>
        <w:rPr>
          <w:noProof/>
        </w:rPr>
        <w:fldChar w:fldCharType="separate"/>
      </w:r>
      <w:ins w:id="151" w:author="Badhri Hari" w:date="2024-05-08T22:40:00Z">
        <w:r>
          <w:rPr>
            <w:noProof/>
          </w:rPr>
          <w:t>31</w:t>
        </w:r>
        <w:r>
          <w:rPr>
            <w:noProof/>
          </w:rPr>
          <w:fldChar w:fldCharType="end"/>
        </w:r>
      </w:ins>
    </w:p>
    <w:p w14:paraId="46B61890" w14:textId="71890CA3" w:rsidR="00D90E91" w:rsidRDefault="00D90E91">
      <w:pPr>
        <w:pStyle w:val="TOC3"/>
        <w:tabs>
          <w:tab w:val="right" w:pos="9350"/>
        </w:tabs>
        <w:rPr>
          <w:ins w:id="152" w:author="Badhri Hari" w:date="2024-05-08T22:40:00Z"/>
          <w:rFonts w:asciiTheme="minorHAnsi" w:hAnsiTheme="minorHAnsi"/>
          <w:noProof/>
          <w:kern w:val="2"/>
          <w:sz w:val="22"/>
          <w:szCs w:val="22"/>
          <w:lang w:bidi="ta-IN"/>
          <w14:ligatures w14:val="standardContextual"/>
        </w:rPr>
      </w:pPr>
      <w:ins w:id="153" w:author="Badhri Hari" w:date="2024-05-08T22:40:00Z">
        <w:r>
          <w:rPr>
            <w:noProof/>
          </w:rPr>
          <w:t>9.1.4 Complex Solutions for Varying Water:Cu</w:t>
        </w:r>
        <w:r w:rsidRPr="00700F0F">
          <w:rPr>
            <w:noProof/>
            <w:vertAlign w:val="superscript"/>
          </w:rPr>
          <w:t>2+</w:t>
        </w:r>
        <w:r>
          <w:rPr>
            <w:noProof/>
          </w:rPr>
          <w:t xml:space="preserve"> Voluminal Ratios (cm</w:t>
        </w:r>
        <w:r w:rsidRPr="00700F0F">
          <w:rPr>
            <w:noProof/>
            <w:vertAlign w:val="superscript"/>
          </w:rPr>
          <w:t>3</w:t>
        </w:r>
        <w:r>
          <w:rPr>
            <w:noProof/>
          </w:rPr>
          <w:t>)</w:t>
        </w:r>
        <w:r>
          <w:rPr>
            <w:noProof/>
          </w:rPr>
          <w:tab/>
        </w:r>
        <w:r>
          <w:rPr>
            <w:noProof/>
          </w:rPr>
          <w:fldChar w:fldCharType="begin"/>
        </w:r>
        <w:r>
          <w:rPr>
            <w:noProof/>
          </w:rPr>
          <w:instrText xml:space="preserve"> PAGEREF _Toc166100490 \h </w:instrText>
        </w:r>
        <w:r>
          <w:rPr>
            <w:noProof/>
          </w:rPr>
        </w:r>
      </w:ins>
      <w:r>
        <w:rPr>
          <w:noProof/>
        </w:rPr>
        <w:fldChar w:fldCharType="separate"/>
      </w:r>
      <w:ins w:id="154" w:author="Badhri Hari" w:date="2024-05-08T22:40:00Z">
        <w:r>
          <w:rPr>
            <w:noProof/>
          </w:rPr>
          <w:t>31</w:t>
        </w:r>
        <w:r>
          <w:rPr>
            <w:noProof/>
          </w:rPr>
          <w:fldChar w:fldCharType="end"/>
        </w:r>
      </w:ins>
    </w:p>
    <w:p w14:paraId="52D91D3C" w14:textId="332ECD50" w:rsidR="00D90E91" w:rsidRDefault="00D90E91">
      <w:pPr>
        <w:pStyle w:val="TOC3"/>
        <w:tabs>
          <w:tab w:val="right" w:pos="9350"/>
        </w:tabs>
        <w:rPr>
          <w:ins w:id="155" w:author="Badhri Hari" w:date="2024-05-08T22:40:00Z"/>
          <w:rFonts w:asciiTheme="minorHAnsi" w:hAnsiTheme="minorHAnsi"/>
          <w:noProof/>
          <w:kern w:val="2"/>
          <w:sz w:val="22"/>
          <w:szCs w:val="22"/>
          <w:lang w:bidi="ta-IN"/>
          <w14:ligatures w14:val="standardContextual"/>
        </w:rPr>
      </w:pPr>
      <w:ins w:id="156" w:author="Badhri Hari" w:date="2024-05-08T22:40:00Z">
        <w:r>
          <w:rPr>
            <w:noProof/>
          </w:rPr>
          <w:t>9.1.5 Complex Solutions at Varying pH and PPP Mass (± 0.001) (g) (0.050M Cu</w:t>
        </w:r>
        <w:r w:rsidRPr="00700F0F">
          <w:rPr>
            <w:noProof/>
            <w:vertAlign w:val="superscript"/>
          </w:rPr>
          <w:t>2+</w:t>
        </w:r>
        <w:r>
          <w:rPr>
            <w:noProof/>
          </w:rPr>
          <w:t>)</w:t>
        </w:r>
        <w:r>
          <w:rPr>
            <w:noProof/>
          </w:rPr>
          <w:tab/>
        </w:r>
        <w:r>
          <w:rPr>
            <w:noProof/>
          </w:rPr>
          <w:fldChar w:fldCharType="begin"/>
        </w:r>
        <w:r>
          <w:rPr>
            <w:noProof/>
          </w:rPr>
          <w:instrText xml:space="preserve"> PAGEREF _Toc166100491 \h </w:instrText>
        </w:r>
        <w:r>
          <w:rPr>
            <w:noProof/>
          </w:rPr>
        </w:r>
      </w:ins>
      <w:r>
        <w:rPr>
          <w:noProof/>
        </w:rPr>
        <w:fldChar w:fldCharType="separate"/>
      </w:r>
      <w:ins w:id="157" w:author="Badhri Hari" w:date="2024-05-08T22:40:00Z">
        <w:r>
          <w:rPr>
            <w:noProof/>
          </w:rPr>
          <w:t>32</w:t>
        </w:r>
        <w:r>
          <w:rPr>
            <w:noProof/>
          </w:rPr>
          <w:fldChar w:fldCharType="end"/>
        </w:r>
      </w:ins>
    </w:p>
    <w:p w14:paraId="6E43673A" w14:textId="0CC0B606" w:rsidR="00D90E91" w:rsidRDefault="00D90E91">
      <w:pPr>
        <w:pStyle w:val="TOC3"/>
        <w:tabs>
          <w:tab w:val="right" w:pos="9350"/>
        </w:tabs>
        <w:rPr>
          <w:ins w:id="158" w:author="Badhri Hari" w:date="2024-05-08T22:40:00Z"/>
          <w:rFonts w:asciiTheme="minorHAnsi" w:hAnsiTheme="minorHAnsi"/>
          <w:noProof/>
          <w:kern w:val="2"/>
          <w:sz w:val="22"/>
          <w:szCs w:val="22"/>
          <w:lang w:bidi="ta-IN"/>
          <w14:ligatures w14:val="standardContextual"/>
        </w:rPr>
      </w:pPr>
      <w:ins w:id="159" w:author="Badhri Hari" w:date="2024-05-08T22:40:00Z">
        <w:r>
          <w:rPr>
            <w:noProof/>
          </w:rPr>
          <w:t>9.1.6 Complex Solutions at Varying pH and PPP Mass (± 0.001) (g) (0.075M Cu</w:t>
        </w:r>
        <w:r w:rsidRPr="00700F0F">
          <w:rPr>
            <w:noProof/>
            <w:vertAlign w:val="superscript"/>
          </w:rPr>
          <w:t>2+</w:t>
        </w:r>
        <w:r>
          <w:rPr>
            <w:noProof/>
          </w:rPr>
          <w:t>)</w:t>
        </w:r>
        <w:r>
          <w:rPr>
            <w:noProof/>
          </w:rPr>
          <w:tab/>
        </w:r>
        <w:r>
          <w:rPr>
            <w:noProof/>
          </w:rPr>
          <w:fldChar w:fldCharType="begin"/>
        </w:r>
        <w:r>
          <w:rPr>
            <w:noProof/>
          </w:rPr>
          <w:instrText xml:space="preserve"> PAGEREF _Toc166100492 \h </w:instrText>
        </w:r>
        <w:r>
          <w:rPr>
            <w:noProof/>
          </w:rPr>
        </w:r>
      </w:ins>
      <w:r>
        <w:rPr>
          <w:noProof/>
        </w:rPr>
        <w:fldChar w:fldCharType="separate"/>
      </w:r>
      <w:ins w:id="160" w:author="Badhri Hari" w:date="2024-05-08T22:40:00Z">
        <w:r>
          <w:rPr>
            <w:noProof/>
          </w:rPr>
          <w:t>32</w:t>
        </w:r>
        <w:r>
          <w:rPr>
            <w:noProof/>
          </w:rPr>
          <w:fldChar w:fldCharType="end"/>
        </w:r>
      </w:ins>
    </w:p>
    <w:p w14:paraId="2ADC1382" w14:textId="4DFBA3A6" w:rsidR="00D90E91" w:rsidRDefault="00D90E91">
      <w:pPr>
        <w:pStyle w:val="TOC2"/>
        <w:rPr>
          <w:ins w:id="161" w:author="Badhri Hari" w:date="2024-05-08T22:40:00Z"/>
          <w:rFonts w:asciiTheme="minorHAnsi" w:hAnsiTheme="minorHAnsi"/>
          <w:noProof/>
          <w:kern w:val="2"/>
          <w:sz w:val="22"/>
          <w:szCs w:val="22"/>
          <w:lang w:bidi="ta-IN"/>
          <w14:ligatures w14:val="standardContextual"/>
        </w:rPr>
      </w:pPr>
      <w:ins w:id="162" w:author="Badhri Hari" w:date="2024-05-08T22:40:00Z">
        <w:r>
          <w:rPr>
            <w:noProof/>
          </w:rPr>
          <w:t>9.2 Quantitative Data – Absorbance Value</w:t>
        </w:r>
        <w:r>
          <w:rPr>
            <w:noProof/>
          </w:rPr>
          <w:tab/>
        </w:r>
        <w:r>
          <w:rPr>
            <w:noProof/>
          </w:rPr>
          <w:fldChar w:fldCharType="begin"/>
        </w:r>
        <w:r>
          <w:rPr>
            <w:noProof/>
          </w:rPr>
          <w:instrText xml:space="preserve"> PAGEREF _Toc166100493 \h </w:instrText>
        </w:r>
        <w:r>
          <w:rPr>
            <w:noProof/>
          </w:rPr>
        </w:r>
      </w:ins>
      <w:r>
        <w:rPr>
          <w:noProof/>
        </w:rPr>
        <w:fldChar w:fldCharType="separate"/>
      </w:r>
      <w:ins w:id="163" w:author="Badhri Hari" w:date="2024-05-08T22:40:00Z">
        <w:r>
          <w:rPr>
            <w:noProof/>
          </w:rPr>
          <w:t>33</w:t>
        </w:r>
        <w:r>
          <w:rPr>
            <w:noProof/>
          </w:rPr>
          <w:fldChar w:fldCharType="end"/>
        </w:r>
      </w:ins>
    </w:p>
    <w:p w14:paraId="57E52A62" w14:textId="7624D22C" w:rsidR="00D90E91" w:rsidRDefault="00D90E91">
      <w:pPr>
        <w:pStyle w:val="TOC3"/>
        <w:tabs>
          <w:tab w:val="right" w:pos="9350"/>
        </w:tabs>
        <w:rPr>
          <w:ins w:id="164" w:author="Badhri Hari" w:date="2024-05-08T22:40:00Z"/>
          <w:rFonts w:asciiTheme="minorHAnsi" w:hAnsiTheme="minorHAnsi"/>
          <w:noProof/>
          <w:kern w:val="2"/>
          <w:sz w:val="22"/>
          <w:szCs w:val="22"/>
          <w:lang w:bidi="ta-IN"/>
          <w14:ligatures w14:val="standardContextual"/>
        </w:rPr>
      </w:pPr>
      <w:ins w:id="165" w:author="Badhri Hari" w:date="2024-05-08T22:40:00Z">
        <w:r>
          <w:rPr>
            <w:noProof/>
          </w:rPr>
          <w:t>9.2.1 Complex Solutions for Varying Solvents</w:t>
        </w:r>
        <w:r>
          <w:rPr>
            <w:noProof/>
          </w:rPr>
          <w:tab/>
        </w:r>
        <w:r>
          <w:rPr>
            <w:noProof/>
          </w:rPr>
          <w:fldChar w:fldCharType="begin"/>
        </w:r>
        <w:r>
          <w:rPr>
            <w:noProof/>
          </w:rPr>
          <w:instrText xml:space="preserve"> PAGEREF _Toc166100494 \h </w:instrText>
        </w:r>
        <w:r>
          <w:rPr>
            <w:noProof/>
          </w:rPr>
        </w:r>
      </w:ins>
      <w:r>
        <w:rPr>
          <w:noProof/>
        </w:rPr>
        <w:fldChar w:fldCharType="separate"/>
      </w:r>
      <w:ins w:id="166" w:author="Badhri Hari" w:date="2024-05-08T22:40:00Z">
        <w:r>
          <w:rPr>
            <w:noProof/>
          </w:rPr>
          <w:t>33</w:t>
        </w:r>
        <w:r>
          <w:rPr>
            <w:noProof/>
          </w:rPr>
          <w:fldChar w:fldCharType="end"/>
        </w:r>
      </w:ins>
    </w:p>
    <w:p w14:paraId="0D97C85F" w14:textId="65898ED6" w:rsidR="00D90E91" w:rsidRDefault="00D90E91">
      <w:pPr>
        <w:pStyle w:val="TOC3"/>
        <w:tabs>
          <w:tab w:val="right" w:pos="9350"/>
        </w:tabs>
        <w:rPr>
          <w:ins w:id="167" w:author="Badhri Hari" w:date="2024-05-08T22:40:00Z"/>
          <w:rFonts w:asciiTheme="minorHAnsi" w:hAnsiTheme="minorHAnsi"/>
          <w:noProof/>
          <w:kern w:val="2"/>
          <w:sz w:val="22"/>
          <w:szCs w:val="22"/>
          <w:lang w:bidi="ta-IN"/>
          <w14:ligatures w14:val="standardContextual"/>
        </w:rPr>
      </w:pPr>
      <w:ins w:id="168" w:author="Badhri Hari" w:date="2024-05-08T22:40:00Z">
        <w:r>
          <w:rPr>
            <w:noProof/>
          </w:rPr>
          <w:t>9.2.2 Complex Solutions at Varying PPP Mass (± 0.001) (g)</w:t>
        </w:r>
        <w:r>
          <w:rPr>
            <w:noProof/>
          </w:rPr>
          <w:tab/>
        </w:r>
        <w:r>
          <w:rPr>
            <w:noProof/>
          </w:rPr>
          <w:fldChar w:fldCharType="begin"/>
        </w:r>
        <w:r>
          <w:rPr>
            <w:noProof/>
          </w:rPr>
          <w:instrText xml:space="preserve"> PAGEREF _Toc166100495 \h </w:instrText>
        </w:r>
        <w:r>
          <w:rPr>
            <w:noProof/>
          </w:rPr>
        </w:r>
      </w:ins>
      <w:r>
        <w:rPr>
          <w:noProof/>
        </w:rPr>
        <w:fldChar w:fldCharType="separate"/>
      </w:r>
      <w:ins w:id="169" w:author="Badhri Hari" w:date="2024-05-08T22:40:00Z">
        <w:r>
          <w:rPr>
            <w:noProof/>
          </w:rPr>
          <w:t>33</w:t>
        </w:r>
        <w:r>
          <w:rPr>
            <w:noProof/>
          </w:rPr>
          <w:fldChar w:fldCharType="end"/>
        </w:r>
      </w:ins>
    </w:p>
    <w:p w14:paraId="12EEA507" w14:textId="3CB8BB8E" w:rsidR="00D90E91" w:rsidRDefault="00D90E91">
      <w:pPr>
        <w:pStyle w:val="TOC3"/>
        <w:tabs>
          <w:tab w:val="right" w:pos="9350"/>
        </w:tabs>
        <w:rPr>
          <w:ins w:id="170" w:author="Badhri Hari" w:date="2024-05-08T22:40:00Z"/>
          <w:rFonts w:asciiTheme="minorHAnsi" w:hAnsiTheme="minorHAnsi"/>
          <w:noProof/>
          <w:kern w:val="2"/>
          <w:sz w:val="22"/>
          <w:szCs w:val="22"/>
          <w:lang w:bidi="ta-IN"/>
          <w14:ligatures w14:val="standardContextual"/>
        </w:rPr>
      </w:pPr>
      <w:ins w:id="171" w:author="Badhri Hari" w:date="2024-05-08T22:40:00Z">
        <w:r>
          <w:rPr>
            <w:noProof/>
          </w:rPr>
          <w:t>9.2.3 Complex Solutions at Varying Copper Concentrations (moldm</w:t>
        </w:r>
        <w:r w:rsidRPr="00700F0F">
          <w:rPr>
            <w:noProof/>
            <w:vertAlign w:val="superscript"/>
          </w:rPr>
          <w:t>-3</w:t>
        </w:r>
        <w:r>
          <w:rPr>
            <w:noProof/>
          </w:rPr>
          <w:t>)</w:t>
        </w:r>
        <w:r>
          <w:rPr>
            <w:noProof/>
          </w:rPr>
          <w:tab/>
        </w:r>
        <w:r>
          <w:rPr>
            <w:noProof/>
          </w:rPr>
          <w:fldChar w:fldCharType="begin"/>
        </w:r>
        <w:r>
          <w:rPr>
            <w:noProof/>
          </w:rPr>
          <w:instrText xml:space="preserve"> PAGEREF _Toc166100496 \h </w:instrText>
        </w:r>
        <w:r>
          <w:rPr>
            <w:noProof/>
          </w:rPr>
        </w:r>
      </w:ins>
      <w:r>
        <w:rPr>
          <w:noProof/>
        </w:rPr>
        <w:fldChar w:fldCharType="separate"/>
      </w:r>
      <w:ins w:id="172" w:author="Badhri Hari" w:date="2024-05-08T22:40:00Z">
        <w:r>
          <w:rPr>
            <w:noProof/>
          </w:rPr>
          <w:t>33</w:t>
        </w:r>
        <w:r>
          <w:rPr>
            <w:noProof/>
          </w:rPr>
          <w:fldChar w:fldCharType="end"/>
        </w:r>
      </w:ins>
    </w:p>
    <w:p w14:paraId="683DC014" w14:textId="696434D5" w:rsidR="00D90E91" w:rsidRDefault="00D90E91">
      <w:pPr>
        <w:pStyle w:val="TOC3"/>
        <w:tabs>
          <w:tab w:val="right" w:pos="9350"/>
        </w:tabs>
        <w:rPr>
          <w:ins w:id="173" w:author="Badhri Hari" w:date="2024-05-08T22:40:00Z"/>
          <w:rFonts w:asciiTheme="minorHAnsi" w:hAnsiTheme="minorHAnsi"/>
          <w:noProof/>
          <w:kern w:val="2"/>
          <w:sz w:val="22"/>
          <w:szCs w:val="22"/>
          <w:lang w:bidi="ta-IN"/>
          <w14:ligatures w14:val="standardContextual"/>
        </w:rPr>
      </w:pPr>
      <w:ins w:id="174" w:author="Badhri Hari" w:date="2024-05-08T22:40:00Z">
        <w:r>
          <w:rPr>
            <w:noProof/>
          </w:rPr>
          <w:t>9.2.4 Complex Solutions for Varying Water:Cu</w:t>
        </w:r>
        <w:r w:rsidRPr="00700F0F">
          <w:rPr>
            <w:noProof/>
            <w:vertAlign w:val="superscript"/>
          </w:rPr>
          <w:t>2+</w:t>
        </w:r>
        <w:r>
          <w:rPr>
            <w:noProof/>
          </w:rPr>
          <w:t xml:space="preserve"> Voluminal Ratios (cm</w:t>
        </w:r>
        <w:r w:rsidRPr="00700F0F">
          <w:rPr>
            <w:noProof/>
            <w:vertAlign w:val="superscript"/>
          </w:rPr>
          <w:t>3</w:t>
        </w:r>
        <w:r>
          <w:rPr>
            <w:noProof/>
          </w:rPr>
          <w:t>)</w:t>
        </w:r>
        <w:r>
          <w:rPr>
            <w:noProof/>
          </w:rPr>
          <w:tab/>
        </w:r>
        <w:r>
          <w:rPr>
            <w:noProof/>
          </w:rPr>
          <w:fldChar w:fldCharType="begin"/>
        </w:r>
        <w:r>
          <w:rPr>
            <w:noProof/>
          </w:rPr>
          <w:instrText xml:space="preserve"> PAGEREF _Toc166100497 \h </w:instrText>
        </w:r>
        <w:r>
          <w:rPr>
            <w:noProof/>
          </w:rPr>
        </w:r>
      </w:ins>
      <w:r>
        <w:rPr>
          <w:noProof/>
        </w:rPr>
        <w:fldChar w:fldCharType="separate"/>
      </w:r>
      <w:ins w:id="175" w:author="Badhri Hari" w:date="2024-05-08T22:40:00Z">
        <w:r>
          <w:rPr>
            <w:noProof/>
          </w:rPr>
          <w:t>34</w:t>
        </w:r>
        <w:r>
          <w:rPr>
            <w:noProof/>
          </w:rPr>
          <w:fldChar w:fldCharType="end"/>
        </w:r>
      </w:ins>
    </w:p>
    <w:p w14:paraId="23FEA47F" w14:textId="73EC33C3" w:rsidR="00D90E91" w:rsidRDefault="00D90E91">
      <w:pPr>
        <w:pStyle w:val="TOC3"/>
        <w:tabs>
          <w:tab w:val="right" w:pos="9350"/>
        </w:tabs>
        <w:rPr>
          <w:ins w:id="176" w:author="Badhri Hari" w:date="2024-05-08T22:40:00Z"/>
          <w:rFonts w:asciiTheme="minorHAnsi" w:hAnsiTheme="minorHAnsi"/>
          <w:noProof/>
          <w:kern w:val="2"/>
          <w:sz w:val="22"/>
          <w:szCs w:val="22"/>
          <w:lang w:bidi="ta-IN"/>
          <w14:ligatures w14:val="standardContextual"/>
        </w:rPr>
      </w:pPr>
      <w:ins w:id="177" w:author="Badhri Hari" w:date="2024-05-08T22:40:00Z">
        <w:r w:rsidRPr="00700F0F">
          <w:rPr>
            <w:noProof/>
          </w:rPr>
          <w:t>9.2.5 Complex Solutions at Varying pH and PPP Mass (± 0.001) (g) (0.050M Cu</w:t>
        </w:r>
        <w:r w:rsidRPr="00700F0F">
          <w:rPr>
            <w:noProof/>
            <w:vertAlign w:val="superscript"/>
          </w:rPr>
          <w:t>2+</w:t>
        </w:r>
        <w:r w:rsidRPr="00700F0F">
          <w:rPr>
            <w:noProof/>
          </w:rPr>
          <w:t>)</w:t>
        </w:r>
        <w:r>
          <w:rPr>
            <w:noProof/>
          </w:rPr>
          <w:tab/>
        </w:r>
        <w:r>
          <w:rPr>
            <w:noProof/>
          </w:rPr>
          <w:fldChar w:fldCharType="begin"/>
        </w:r>
        <w:r>
          <w:rPr>
            <w:noProof/>
          </w:rPr>
          <w:instrText xml:space="preserve"> PAGEREF _Toc166100498 \h </w:instrText>
        </w:r>
        <w:r>
          <w:rPr>
            <w:noProof/>
          </w:rPr>
        </w:r>
      </w:ins>
      <w:r>
        <w:rPr>
          <w:noProof/>
        </w:rPr>
        <w:fldChar w:fldCharType="separate"/>
      </w:r>
      <w:ins w:id="178" w:author="Badhri Hari" w:date="2024-05-08T22:40:00Z">
        <w:r>
          <w:rPr>
            <w:noProof/>
          </w:rPr>
          <w:t>34</w:t>
        </w:r>
        <w:r>
          <w:rPr>
            <w:noProof/>
          </w:rPr>
          <w:fldChar w:fldCharType="end"/>
        </w:r>
      </w:ins>
    </w:p>
    <w:p w14:paraId="7AF95ED2" w14:textId="6AB630BD" w:rsidR="00D90E91" w:rsidRDefault="00D90E91">
      <w:pPr>
        <w:pStyle w:val="TOC3"/>
        <w:tabs>
          <w:tab w:val="right" w:pos="9350"/>
        </w:tabs>
        <w:rPr>
          <w:ins w:id="179" w:author="Badhri Hari" w:date="2024-05-08T22:40:00Z"/>
          <w:rFonts w:asciiTheme="minorHAnsi" w:hAnsiTheme="minorHAnsi"/>
          <w:noProof/>
          <w:kern w:val="2"/>
          <w:sz w:val="22"/>
          <w:szCs w:val="22"/>
          <w:lang w:bidi="ta-IN"/>
          <w14:ligatures w14:val="standardContextual"/>
        </w:rPr>
      </w:pPr>
      <w:ins w:id="180" w:author="Badhri Hari" w:date="2024-05-08T22:40:00Z">
        <w:r>
          <w:rPr>
            <w:noProof/>
          </w:rPr>
          <w:t>9.2.6 Complex Solutions at Varying pH and PPP Mass (± 0.001) (g) (0.075M Cu</w:t>
        </w:r>
        <w:r w:rsidRPr="00700F0F">
          <w:rPr>
            <w:noProof/>
            <w:vertAlign w:val="superscript"/>
          </w:rPr>
          <w:t>2+</w:t>
        </w:r>
        <w:r>
          <w:rPr>
            <w:noProof/>
          </w:rPr>
          <w:t>)</w:t>
        </w:r>
        <w:r>
          <w:rPr>
            <w:noProof/>
          </w:rPr>
          <w:tab/>
        </w:r>
        <w:r>
          <w:rPr>
            <w:noProof/>
          </w:rPr>
          <w:fldChar w:fldCharType="begin"/>
        </w:r>
        <w:r>
          <w:rPr>
            <w:noProof/>
          </w:rPr>
          <w:instrText xml:space="preserve"> PAGEREF _Toc166100499 \h </w:instrText>
        </w:r>
        <w:r>
          <w:rPr>
            <w:noProof/>
          </w:rPr>
        </w:r>
      </w:ins>
      <w:r>
        <w:rPr>
          <w:noProof/>
        </w:rPr>
        <w:fldChar w:fldCharType="separate"/>
      </w:r>
      <w:ins w:id="181" w:author="Badhri Hari" w:date="2024-05-08T22:40:00Z">
        <w:r>
          <w:rPr>
            <w:noProof/>
          </w:rPr>
          <w:t>34</w:t>
        </w:r>
        <w:r>
          <w:rPr>
            <w:noProof/>
          </w:rPr>
          <w:fldChar w:fldCharType="end"/>
        </w:r>
      </w:ins>
    </w:p>
    <w:p w14:paraId="4BB79174" w14:textId="78543EC9" w:rsidR="00D90E91" w:rsidRDefault="00D90E91" w:rsidP="00D90E91">
      <w:pPr>
        <w:pStyle w:val="TOC1"/>
        <w:rPr>
          <w:ins w:id="182" w:author="Badhri Hari" w:date="2024-05-08T22:40:00Z"/>
          <w:rFonts w:asciiTheme="minorHAnsi" w:hAnsiTheme="minorHAnsi" w:cstheme="minorBidi"/>
          <w:noProof/>
          <w:kern w:val="2"/>
          <w:sz w:val="22"/>
          <w:szCs w:val="22"/>
          <w:lang w:bidi="ta-IN"/>
          <w14:ligatures w14:val="standardContextual"/>
        </w:rPr>
      </w:pPr>
      <w:ins w:id="183" w:author="Badhri Hari" w:date="2024-05-08T22:40:00Z">
        <w:r>
          <w:rPr>
            <w:noProof/>
          </w:rPr>
          <w:t>10 Data Processing – EI%</w:t>
        </w:r>
        <w:r>
          <w:rPr>
            <w:noProof/>
          </w:rPr>
          <w:tab/>
        </w:r>
        <w:r>
          <w:rPr>
            <w:noProof/>
          </w:rPr>
          <w:fldChar w:fldCharType="begin"/>
        </w:r>
        <w:r>
          <w:rPr>
            <w:noProof/>
          </w:rPr>
          <w:instrText xml:space="preserve"> PAGEREF _Toc166100500 \h </w:instrText>
        </w:r>
        <w:r>
          <w:rPr>
            <w:noProof/>
          </w:rPr>
        </w:r>
      </w:ins>
      <w:r>
        <w:rPr>
          <w:noProof/>
        </w:rPr>
        <w:fldChar w:fldCharType="separate"/>
      </w:r>
      <w:ins w:id="184" w:author="Badhri Hari" w:date="2024-05-08T22:40:00Z">
        <w:r>
          <w:rPr>
            <w:noProof/>
          </w:rPr>
          <w:t>35</w:t>
        </w:r>
        <w:r>
          <w:rPr>
            <w:noProof/>
          </w:rPr>
          <w:fldChar w:fldCharType="end"/>
        </w:r>
      </w:ins>
    </w:p>
    <w:p w14:paraId="5C53F006" w14:textId="74E10557" w:rsidR="00D90E91" w:rsidRDefault="00D90E91">
      <w:pPr>
        <w:pStyle w:val="TOC3"/>
        <w:tabs>
          <w:tab w:val="right" w:pos="9350"/>
        </w:tabs>
        <w:rPr>
          <w:ins w:id="185" w:author="Badhri Hari" w:date="2024-05-08T22:40:00Z"/>
          <w:rFonts w:asciiTheme="minorHAnsi" w:hAnsiTheme="minorHAnsi"/>
          <w:noProof/>
          <w:kern w:val="2"/>
          <w:sz w:val="22"/>
          <w:szCs w:val="22"/>
          <w:lang w:bidi="ta-IN"/>
          <w14:ligatures w14:val="standardContextual"/>
        </w:rPr>
      </w:pPr>
      <w:ins w:id="186" w:author="Badhri Hari" w:date="2024-05-08T22:40:00Z">
        <w:r>
          <w:rPr>
            <w:noProof/>
          </w:rPr>
          <w:t>10.1 Complex Solutions for Varying Solvents</w:t>
        </w:r>
        <w:r>
          <w:rPr>
            <w:noProof/>
          </w:rPr>
          <w:tab/>
        </w:r>
        <w:r>
          <w:rPr>
            <w:noProof/>
          </w:rPr>
          <w:fldChar w:fldCharType="begin"/>
        </w:r>
        <w:r>
          <w:rPr>
            <w:noProof/>
          </w:rPr>
          <w:instrText xml:space="preserve"> PAGEREF _Toc166100501 \h </w:instrText>
        </w:r>
        <w:r>
          <w:rPr>
            <w:noProof/>
          </w:rPr>
        </w:r>
      </w:ins>
      <w:r>
        <w:rPr>
          <w:noProof/>
        </w:rPr>
        <w:fldChar w:fldCharType="separate"/>
      </w:r>
      <w:ins w:id="187" w:author="Badhri Hari" w:date="2024-05-08T22:40:00Z">
        <w:r>
          <w:rPr>
            <w:noProof/>
          </w:rPr>
          <w:t>35</w:t>
        </w:r>
        <w:r>
          <w:rPr>
            <w:noProof/>
          </w:rPr>
          <w:fldChar w:fldCharType="end"/>
        </w:r>
      </w:ins>
    </w:p>
    <w:p w14:paraId="1B2BEAB4" w14:textId="4B66593D" w:rsidR="00D90E91" w:rsidRDefault="00D90E91">
      <w:pPr>
        <w:pStyle w:val="TOC3"/>
        <w:tabs>
          <w:tab w:val="right" w:pos="9350"/>
        </w:tabs>
        <w:rPr>
          <w:ins w:id="188" w:author="Badhri Hari" w:date="2024-05-08T22:40:00Z"/>
          <w:rFonts w:asciiTheme="minorHAnsi" w:hAnsiTheme="minorHAnsi"/>
          <w:noProof/>
          <w:kern w:val="2"/>
          <w:sz w:val="22"/>
          <w:szCs w:val="22"/>
          <w:lang w:bidi="ta-IN"/>
          <w14:ligatures w14:val="standardContextual"/>
        </w:rPr>
      </w:pPr>
      <w:ins w:id="189" w:author="Badhri Hari" w:date="2024-05-08T22:40:00Z">
        <w:r>
          <w:rPr>
            <w:noProof/>
          </w:rPr>
          <w:t>10.2 Complex Solutions at Varying PPP Mass (± 0.001) (g)</w:t>
        </w:r>
        <w:r>
          <w:rPr>
            <w:noProof/>
          </w:rPr>
          <w:tab/>
        </w:r>
        <w:r>
          <w:rPr>
            <w:noProof/>
          </w:rPr>
          <w:fldChar w:fldCharType="begin"/>
        </w:r>
        <w:r>
          <w:rPr>
            <w:noProof/>
          </w:rPr>
          <w:instrText xml:space="preserve"> PAGEREF _Toc166100502 \h </w:instrText>
        </w:r>
        <w:r>
          <w:rPr>
            <w:noProof/>
          </w:rPr>
        </w:r>
      </w:ins>
      <w:r>
        <w:rPr>
          <w:noProof/>
        </w:rPr>
        <w:fldChar w:fldCharType="separate"/>
      </w:r>
      <w:ins w:id="190" w:author="Badhri Hari" w:date="2024-05-08T22:40:00Z">
        <w:r>
          <w:rPr>
            <w:noProof/>
          </w:rPr>
          <w:t>36</w:t>
        </w:r>
        <w:r>
          <w:rPr>
            <w:noProof/>
          </w:rPr>
          <w:fldChar w:fldCharType="end"/>
        </w:r>
      </w:ins>
    </w:p>
    <w:p w14:paraId="7ED7AAAB" w14:textId="57345D18" w:rsidR="00D90E91" w:rsidRDefault="00D90E91">
      <w:pPr>
        <w:pStyle w:val="TOC3"/>
        <w:tabs>
          <w:tab w:val="right" w:pos="9350"/>
        </w:tabs>
        <w:rPr>
          <w:ins w:id="191" w:author="Badhri Hari" w:date="2024-05-08T22:40:00Z"/>
          <w:rFonts w:asciiTheme="minorHAnsi" w:hAnsiTheme="minorHAnsi"/>
          <w:noProof/>
          <w:kern w:val="2"/>
          <w:sz w:val="22"/>
          <w:szCs w:val="22"/>
          <w:lang w:bidi="ta-IN"/>
          <w14:ligatures w14:val="standardContextual"/>
        </w:rPr>
      </w:pPr>
      <w:ins w:id="192" w:author="Badhri Hari" w:date="2024-05-08T22:40:00Z">
        <w:r>
          <w:rPr>
            <w:noProof/>
          </w:rPr>
          <w:t>10.3 Complex Solutions at Varying Copper Concentrations (moldm</w:t>
        </w:r>
        <w:r w:rsidRPr="00700F0F">
          <w:rPr>
            <w:noProof/>
            <w:vertAlign w:val="superscript"/>
          </w:rPr>
          <w:t>-3</w:t>
        </w:r>
        <w:r>
          <w:rPr>
            <w:noProof/>
          </w:rPr>
          <w:t>)</w:t>
        </w:r>
        <w:r>
          <w:rPr>
            <w:noProof/>
          </w:rPr>
          <w:tab/>
        </w:r>
        <w:r>
          <w:rPr>
            <w:noProof/>
          </w:rPr>
          <w:fldChar w:fldCharType="begin"/>
        </w:r>
        <w:r>
          <w:rPr>
            <w:noProof/>
          </w:rPr>
          <w:instrText xml:space="preserve"> PAGEREF _Toc166100503 \h </w:instrText>
        </w:r>
        <w:r>
          <w:rPr>
            <w:noProof/>
          </w:rPr>
        </w:r>
      </w:ins>
      <w:r>
        <w:rPr>
          <w:noProof/>
        </w:rPr>
        <w:fldChar w:fldCharType="separate"/>
      </w:r>
      <w:ins w:id="193" w:author="Badhri Hari" w:date="2024-05-08T22:40:00Z">
        <w:r>
          <w:rPr>
            <w:noProof/>
          </w:rPr>
          <w:t>36</w:t>
        </w:r>
        <w:r>
          <w:rPr>
            <w:noProof/>
          </w:rPr>
          <w:fldChar w:fldCharType="end"/>
        </w:r>
      </w:ins>
    </w:p>
    <w:p w14:paraId="32BB5390" w14:textId="06530035" w:rsidR="00D90E91" w:rsidRDefault="00D90E91">
      <w:pPr>
        <w:pStyle w:val="TOC3"/>
        <w:tabs>
          <w:tab w:val="right" w:pos="9350"/>
        </w:tabs>
        <w:rPr>
          <w:ins w:id="194" w:author="Badhri Hari" w:date="2024-05-08T22:40:00Z"/>
          <w:rFonts w:asciiTheme="minorHAnsi" w:hAnsiTheme="minorHAnsi"/>
          <w:noProof/>
          <w:kern w:val="2"/>
          <w:sz w:val="22"/>
          <w:szCs w:val="22"/>
          <w:lang w:bidi="ta-IN"/>
          <w14:ligatures w14:val="standardContextual"/>
        </w:rPr>
      </w:pPr>
      <w:ins w:id="195" w:author="Badhri Hari" w:date="2024-05-08T22:40:00Z">
        <w:r>
          <w:rPr>
            <w:noProof/>
          </w:rPr>
          <w:t>10.4 Complex Solutions for Varying Water:Cu</w:t>
        </w:r>
        <w:r w:rsidRPr="00700F0F">
          <w:rPr>
            <w:noProof/>
            <w:vertAlign w:val="superscript"/>
          </w:rPr>
          <w:t>2+</w:t>
        </w:r>
        <w:r>
          <w:rPr>
            <w:noProof/>
          </w:rPr>
          <w:t xml:space="preserve"> Voluminal Ratios (cm</w:t>
        </w:r>
        <w:r w:rsidRPr="00700F0F">
          <w:rPr>
            <w:noProof/>
            <w:vertAlign w:val="superscript"/>
          </w:rPr>
          <w:t>3</w:t>
        </w:r>
        <w:r>
          <w:rPr>
            <w:noProof/>
          </w:rPr>
          <w:t>)</w:t>
        </w:r>
        <w:r>
          <w:rPr>
            <w:noProof/>
          </w:rPr>
          <w:tab/>
        </w:r>
        <w:r>
          <w:rPr>
            <w:noProof/>
          </w:rPr>
          <w:fldChar w:fldCharType="begin"/>
        </w:r>
        <w:r>
          <w:rPr>
            <w:noProof/>
          </w:rPr>
          <w:instrText xml:space="preserve"> PAGEREF _Toc166100504 \h </w:instrText>
        </w:r>
        <w:r>
          <w:rPr>
            <w:noProof/>
          </w:rPr>
        </w:r>
      </w:ins>
      <w:r>
        <w:rPr>
          <w:noProof/>
        </w:rPr>
        <w:fldChar w:fldCharType="separate"/>
      </w:r>
      <w:ins w:id="196" w:author="Badhri Hari" w:date="2024-05-08T22:40:00Z">
        <w:r>
          <w:rPr>
            <w:noProof/>
          </w:rPr>
          <w:t>36</w:t>
        </w:r>
        <w:r>
          <w:rPr>
            <w:noProof/>
          </w:rPr>
          <w:fldChar w:fldCharType="end"/>
        </w:r>
      </w:ins>
    </w:p>
    <w:p w14:paraId="57819573" w14:textId="62809EE3" w:rsidR="00D90E91" w:rsidRDefault="00D90E91">
      <w:pPr>
        <w:pStyle w:val="TOC3"/>
        <w:tabs>
          <w:tab w:val="right" w:pos="9350"/>
        </w:tabs>
        <w:rPr>
          <w:ins w:id="197" w:author="Badhri Hari" w:date="2024-05-08T22:40:00Z"/>
          <w:rFonts w:asciiTheme="minorHAnsi" w:hAnsiTheme="minorHAnsi"/>
          <w:noProof/>
          <w:kern w:val="2"/>
          <w:sz w:val="22"/>
          <w:szCs w:val="22"/>
          <w:lang w:bidi="ta-IN"/>
          <w14:ligatures w14:val="standardContextual"/>
        </w:rPr>
      </w:pPr>
      <w:ins w:id="198" w:author="Badhri Hari" w:date="2024-05-08T22:40:00Z">
        <w:r>
          <w:rPr>
            <w:noProof/>
          </w:rPr>
          <w:t>10.5 Complex Solutions at Varying pH and PPP Mass (± 0.001) (g) (0.050M Cu</w:t>
        </w:r>
        <w:r w:rsidRPr="00700F0F">
          <w:rPr>
            <w:noProof/>
            <w:vertAlign w:val="superscript"/>
          </w:rPr>
          <w:t>2+</w:t>
        </w:r>
        <w:r>
          <w:rPr>
            <w:noProof/>
          </w:rPr>
          <w:t>)</w:t>
        </w:r>
        <w:r>
          <w:rPr>
            <w:noProof/>
          </w:rPr>
          <w:tab/>
        </w:r>
        <w:r>
          <w:rPr>
            <w:noProof/>
          </w:rPr>
          <w:fldChar w:fldCharType="begin"/>
        </w:r>
        <w:r>
          <w:rPr>
            <w:noProof/>
          </w:rPr>
          <w:instrText xml:space="preserve"> PAGEREF _Toc166100505 \h </w:instrText>
        </w:r>
        <w:r>
          <w:rPr>
            <w:noProof/>
          </w:rPr>
        </w:r>
      </w:ins>
      <w:r>
        <w:rPr>
          <w:noProof/>
        </w:rPr>
        <w:fldChar w:fldCharType="separate"/>
      </w:r>
      <w:ins w:id="199" w:author="Badhri Hari" w:date="2024-05-08T22:40:00Z">
        <w:r>
          <w:rPr>
            <w:noProof/>
          </w:rPr>
          <w:t>37</w:t>
        </w:r>
        <w:r>
          <w:rPr>
            <w:noProof/>
          </w:rPr>
          <w:fldChar w:fldCharType="end"/>
        </w:r>
      </w:ins>
    </w:p>
    <w:p w14:paraId="214F4A53" w14:textId="23CB0419" w:rsidR="00D90E91" w:rsidRDefault="00D90E91">
      <w:pPr>
        <w:pStyle w:val="TOC3"/>
        <w:tabs>
          <w:tab w:val="right" w:pos="9350"/>
        </w:tabs>
        <w:rPr>
          <w:ins w:id="200" w:author="Badhri Hari" w:date="2024-05-08T22:40:00Z"/>
          <w:rFonts w:asciiTheme="minorHAnsi" w:hAnsiTheme="minorHAnsi"/>
          <w:noProof/>
          <w:kern w:val="2"/>
          <w:sz w:val="22"/>
          <w:szCs w:val="22"/>
          <w:lang w:bidi="ta-IN"/>
          <w14:ligatures w14:val="standardContextual"/>
        </w:rPr>
      </w:pPr>
      <w:ins w:id="201" w:author="Badhri Hari" w:date="2024-05-08T22:40:00Z">
        <w:r>
          <w:rPr>
            <w:noProof/>
          </w:rPr>
          <w:t>10.6 Complex Solutions at Varying pH and PPP Mass (± 0.001) (g) (0.075M Cu</w:t>
        </w:r>
        <w:r w:rsidRPr="00700F0F">
          <w:rPr>
            <w:noProof/>
            <w:vertAlign w:val="superscript"/>
          </w:rPr>
          <w:t>2+</w:t>
        </w:r>
        <w:r>
          <w:rPr>
            <w:noProof/>
          </w:rPr>
          <w:t>)</w:t>
        </w:r>
        <w:r>
          <w:rPr>
            <w:noProof/>
          </w:rPr>
          <w:tab/>
        </w:r>
        <w:r>
          <w:rPr>
            <w:noProof/>
          </w:rPr>
          <w:fldChar w:fldCharType="begin"/>
        </w:r>
        <w:r>
          <w:rPr>
            <w:noProof/>
          </w:rPr>
          <w:instrText xml:space="preserve"> PAGEREF _Toc166100506 \h </w:instrText>
        </w:r>
        <w:r>
          <w:rPr>
            <w:noProof/>
          </w:rPr>
        </w:r>
      </w:ins>
      <w:r>
        <w:rPr>
          <w:noProof/>
        </w:rPr>
        <w:fldChar w:fldCharType="separate"/>
      </w:r>
      <w:ins w:id="202" w:author="Badhri Hari" w:date="2024-05-08T22:40:00Z">
        <w:r>
          <w:rPr>
            <w:noProof/>
          </w:rPr>
          <w:t>37</w:t>
        </w:r>
        <w:r>
          <w:rPr>
            <w:noProof/>
          </w:rPr>
          <w:fldChar w:fldCharType="end"/>
        </w:r>
      </w:ins>
    </w:p>
    <w:p w14:paraId="79E31B0E" w14:textId="740B6865" w:rsidR="00D90E91" w:rsidRDefault="00D90E91" w:rsidP="00D90E91">
      <w:pPr>
        <w:pStyle w:val="TOC1"/>
        <w:rPr>
          <w:ins w:id="203" w:author="Badhri Hari" w:date="2024-05-08T22:40:00Z"/>
          <w:rFonts w:asciiTheme="minorHAnsi" w:hAnsiTheme="minorHAnsi" w:cstheme="minorBidi"/>
          <w:noProof/>
          <w:kern w:val="2"/>
          <w:sz w:val="22"/>
          <w:szCs w:val="22"/>
          <w:lang w:bidi="ta-IN"/>
          <w14:ligatures w14:val="standardContextual"/>
        </w:rPr>
      </w:pPr>
      <w:ins w:id="204" w:author="Badhri Hari" w:date="2024-05-08T22:40:00Z">
        <w:r>
          <w:rPr>
            <w:noProof/>
          </w:rPr>
          <w:t>11 Analysis</w:t>
        </w:r>
        <w:r>
          <w:rPr>
            <w:noProof/>
          </w:rPr>
          <w:tab/>
        </w:r>
        <w:r>
          <w:rPr>
            <w:noProof/>
          </w:rPr>
          <w:fldChar w:fldCharType="begin"/>
        </w:r>
        <w:r>
          <w:rPr>
            <w:noProof/>
          </w:rPr>
          <w:instrText xml:space="preserve"> PAGEREF _Toc166100507 \h </w:instrText>
        </w:r>
        <w:r>
          <w:rPr>
            <w:noProof/>
          </w:rPr>
        </w:r>
      </w:ins>
      <w:r>
        <w:rPr>
          <w:noProof/>
        </w:rPr>
        <w:fldChar w:fldCharType="separate"/>
      </w:r>
      <w:ins w:id="205" w:author="Badhri Hari" w:date="2024-05-08T22:40:00Z">
        <w:r>
          <w:rPr>
            <w:noProof/>
          </w:rPr>
          <w:t>38</w:t>
        </w:r>
        <w:r>
          <w:rPr>
            <w:noProof/>
          </w:rPr>
          <w:fldChar w:fldCharType="end"/>
        </w:r>
      </w:ins>
    </w:p>
    <w:p w14:paraId="1891DE2D" w14:textId="2C9EC1BF" w:rsidR="00D90E91" w:rsidRDefault="00D90E91">
      <w:pPr>
        <w:pStyle w:val="TOC2"/>
        <w:rPr>
          <w:ins w:id="206" w:author="Badhri Hari" w:date="2024-05-08T22:40:00Z"/>
          <w:rFonts w:asciiTheme="minorHAnsi" w:hAnsiTheme="minorHAnsi"/>
          <w:noProof/>
          <w:kern w:val="2"/>
          <w:sz w:val="22"/>
          <w:szCs w:val="22"/>
          <w:lang w:bidi="ta-IN"/>
          <w14:ligatures w14:val="standardContextual"/>
        </w:rPr>
      </w:pPr>
      <w:ins w:id="207" w:author="Badhri Hari" w:date="2024-05-08T22:40:00Z">
        <w:r>
          <w:rPr>
            <w:noProof/>
          </w:rPr>
          <w:t>11.1 Analysis 1 – Solvent Performance</w:t>
        </w:r>
        <w:r>
          <w:rPr>
            <w:noProof/>
          </w:rPr>
          <w:tab/>
        </w:r>
        <w:r>
          <w:rPr>
            <w:noProof/>
          </w:rPr>
          <w:fldChar w:fldCharType="begin"/>
        </w:r>
        <w:r>
          <w:rPr>
            <w:noProof/>
          </w:rPr>
          <w:instrText xml:space="preserve"> PAGEREF _Toc166100508 \h </w:instrText>
        </w:r>
        <w:r>
          <w:rPr>
            <w:noProof/>
          </w:rPr>
        </w:r>
      </w:ins>
      <w:r>
        <w:rPr>
          <w:noProof/>
        </w:rPr>
        <w:fldChar w:fldCharType="separate"/>
      </w:r>
      <w:ins w:id="208" w:author="Badhri Hari" w:date="2024-05-08T22:40:00Z">
        <w:r>
          <w:rPr>
            <w:noProof/>
          </w:rPr>
          <w:t>38</w:t>
        </w:r>
        <w:r>
          <w:rPr>
            <w:noProof/>
          </w:rPr>
          <w:fldChar w:fldCharType="end"/>
        </w:r>
      </w:ins>
    </w:p>
    <w:p w14:paraId="2F052204" w14:textId="51DA1BD2" w:rsidR="00D90E91" w:rsidRDefault="00D90E91">
      <w:pPr>
        <w:pStyle w:val="TOC2"/>
        <w:rPr>
          <w:ins w:id="209" w:author="Badhri Hari" w:date="2024-05-08T22:40:00Z"/>
          <w:rFonts w:asciiTheme="minorHAnsi" w:hAnsiTheme="minorHAnsi"/>
          <w:noProof/>
          <w:kern w:val="2"/>
          <w:sz w:val="22"/>
          <w:szCs w:val="22"/>
          <w:lang w:bidi="ta-IN"/>
          <w14:ligatures w14:val="standardContextual"/>
        </w:rPr>
      </w:pPr>
      <w:ins w:id="210" w:author="Badhri Hari" w:date="2024-05-08T22:40:00Z">
        <w:r>
          <w:rPr>
            <w:noProof/>
          </w:rPr>
          <w:lastRenderedPageBreak/>
          <w:t>11.2 Analysis 2 – Effect of PPP Mass Used</w:t>
        </w:r>
        <w:r>
          <w:rPr>
            <w:noProof/>
          </w:rPr>
          <w:tab/>
        </w:r>
        <w:r>
          <w:rPr>
            <w:noProof/>
          </w:rPr>
          <w:fldChar w:fldCharType="begin"/>
        </w:r>
        <w:r>
          <w:rPr>
            <w:noProof/>
          </w:rPr>
          <w:instrText xml:space="preserve"> PAGEREF _Toc166100509 \h </w:instrText>
        </w:r>
        <w:r>
          <w:rPr>
            <w:noProof/>
          </w:rPr>
        </w:r>
      </w:ins>
      <w:r>
        <w:rPr>
          <w:noProof/>
        </w:rPr>
        <w:fldChar w:fldCharType="separate"/>
      </w:r>
      <w:ins w:id="211" w:author="Badhri Hari" w:date="2024-05-08T22:40:00Z">
        <w:r>
          <w:rPr>
            <w:noProof/>
          </w:rPr>
          <w:t>39</w:t>
        </w:r>
        <w:r>
          <w:rPr>
            <w:noProof/>
          </w:rPr>
          <w:fldChar w:fldCharType="end"/>
        </w:r>
      </w:ins>
    </w:p>
    <w:p w14:paraId="72F6B9BC" w14:textId="6DEEDED7" w:rsidR="00D90E91" w:rsidRDefault="00D90E91">
      <w:pPr>
        <w:pStyle w:val="TOC2"/>
        <w:rPr>
          <w:ins w:id="212" w:author="Badhri Hari" w:date="2024-05-08T22:40:00Z"/>
          <w:rFonts w:asciiTheme="minorHAnsi" w:hAnsiTheme="minorHAnsi"/>
          <w:noProof/>
          <w:kern w:val="2"/>
          <w:sz w:val="22"/>
          <w:szCs w:val="22"/>
          <w:lang w:bidi="ta-IN"/>
          <w14:ligatures w14:val="standardContextual"/>
        </w:rPr>
      </w:pPr>
      <w:ins w:id="213" w:author="Badhri Hari" w:date="2024-05-08T22:40:00Z">
        <w:r>
          <w:rPr>
            <w:noProof/>
          </w:rPr>
          <w:t>11.3 Analysis 3 – Effect of Metal Ion concentration</w:t>
        </w:r>
        <w:r>
          <w:rPr>
            <w:noProof/>
          </w:rPr>
          <w:tab/>
        </w:r>
        <w:r>
          <w:rPr>
            <w:noProof/>
          </w:rPr>
          <w:fldChar w:fldCharType="begin"/>
        </w:r>
        <w:r>
          <w:rPr>
            <w:noProof/>
          </w:rPr>
          <w:instrText xml:space="preserve"> PAGEREF _Toc166100510 \h </w:instrText>
        </w:r>
        <w:r>
          <w:rPr>
            <w:noProof/>
          </w:rPr>
        </w:r>
      </w:ins>
      <w:r>
        <w:rPr>
          <w:noProof/>
        </w:rPr>
        <w:fldChar w:fldCharType="separate"/>
      </w:r>
      <w:ins w:id="214" w:author="Badhri Hari" w:date="2024-05-08T22:40:00Z">
        <w:r>
          <w:rPr>
            <w:noProof/>
          </w:rPr>
          <w:t>40</w:t>
        </w:r>
        <w:r>
          <w:rPr>
            <w:noProof/>
          </w:rPr>
          <w:fldChar w:fldCharType="end"/>
        </w:r>
      </w:ins>
    </w:p>
    <w:p w14:paraId="7E4049AB" w14:textId="69E81AFF" w:rsidR="00D90E91" w:rsidRDefault="00D90E91">
      <w:pPr>
        <w:pStyle w:val="TOC2"/>
        <w:rPr>
          <w:ins w:id="215" w:author="Badhri Hari" w:date="2024-05-08T22:40:00Z"/>
          <w:rFonts w:asciiTheme="minorHAnsi" w:hAnsiTheme="minorHAnsi"/>
          <w:noProof/>
          <w:kern w:val="2"/>
          <w:sz w:val="22"/>
          <w:szCs w:val="22"/>
          <w:lang w:bidi="ta-IN"/>
          <w14:ligatures w14:val="standardContextual"/>
        </w:rPr>
      </w:pPr>
      <w:ins w:id="216" w:author="Badhri Hari" w:date="2024-05-08T22:40:00Z">
        <w:r>
          <w:rPr>
            <w:noProof/>
          </w:rPr>
          <w:t>11.4 Analysis 4 – Effect of Metal Ligand Voluminal Ratio</w:t>
        </w:r>
        <w:r>
          <w:rPr>
            <w:noProof/>
          </w:rPr>
          <w:tab/>
        </w:r>
        <w:r>
          <w:rPr>
            <w:noProof/>
          </w:rPr>
          <w:fldChar w:fldCharType="begin"/>
        </w:r>
        <w:r>
          <w:rPr>
            <w:noProof/>
          </w:rPr>
          <w:instrText xml:space="preserve"> PAGEREF _Toc166100511 \h </w:instrText>
        </w:r>
        <w:r>
          <w:rPr>
            <w:noProof/>
          </w:rPr>
        </w:r>
      </w:ins>
      <w:r>
        <w:rPr>
          <w:noProof/>
        </w:rPr>
        <w:fldChar w:fldCharType="separate"/>
      </w:r>
      <w:ins w:id="217" w:author="Badhri Hari" w:date="2024-05-08T22:40:00Z">
        <w:r>
          <w:rPr>
            <w:noProof/>
          </w:rPr>
          <w:t>40</w:t>
        </w:r>
        <w:r>
          <w:rPr>
            <w:noProof/>
          </w:rPr>
          <w:fldChar w:fldCharType="end"/>
        </w:r>
      </w:ins>
    </w:p>
    <w:p w14:paraId="03572660" w14:textId="566DB125" w:rsidR="00D90E91" w:rsidRDefault="00D90E91" w:rsidP="00D90E91">
      <w:pPr>
        <w:pStyle w:val="TOC1"/>
        <w:rPr>
          <w:ins w:id="218" w:author="Badhri Hari" w:date="2024-05-08T22:40:00Z"/>
          <w:rFonts w:asciiTheme="minorHAnsi" w:hAnsiTheme="minorHAnsi" w:cstheme="minorBidi"/>
          <w:noProof/>
          <w:kern w:val="2"/>
          <w:sz w:val="22"/>
          <w:szCs w:val="22"/>
          <w:lang w:bidi="ta-IN"/>
          <w14:ligatures w14:val="standardContextual"/>
        </w:rPr>
      </w:pPr>
      <w:ins w:id="219" w:author="Badhri Hari" w:date="2024-05-08T22:40:00Z">
        <w:r>
          <w:rPr>
            <w:noProof/>
          </w:rPr>
          <w:t>12 Conclusion</w:t>
        </w:r>
        <w:r>
          <w:rPr>
            <w:noProof/>
          </w:rPr>
          <w:tab/>
        </w:r>
        <w:r>
          <w:rPr>
            <w:noProof/>
          </w:rPr>
          <w:fldChar w:fldCharType="begin"/>
        </w:r>
        <w:r>
          <w:rPr>
            <w:noProof/>
          </w:rPr>
          <w:instrText xml:space="preserve"> PAGEREF _Toc166100512 \h </w:instrText>
        </w:r>
        <w:r>
          <w:rPr>
            <w:noProof/>
          </w:rPr>
        </w:r>
      </w:ins>
      <w:r>
        <w:rPr>
          <w:noProof/>
        </w:rPr>
        <w:fldChar w:fldCharType="separate"/>
      </w:r>
      <w:ins w:id="220" w:author="Badhri Hari" w:date="2024-05-08T22:40:00Z">
        <w:r>
          <w:rPr>
            <w:noProof/>
          </w:rPr>
          <w:t>40</w:t>
        </w:r>
        <w:r>
          <w:rPr>
            <w:noProof/>
          </w:rPr>
          <w:fldChar w:fldCharType="end"/>
        </w:r>
      </w:ins>
    </w:p>
    <w:p w14:paraId="4167F117" w14:textId="24B4C69B" w:rsidR="00D90E91" w:rsidRDefault="00D90E91" w:rsidP="00D90E91">
      <w:pPr>
        <w:pStyle w:val="TOC1"/>
        <w:rPr>
          <w:ins w:id="221" w:author="Badhri Hari" w:date="2024-05-08T22:40:00Z"/>
          <w:rFonts w:asciiTheme="minorHAnsi" w:hAnsiTheme="minorHAnsi" w:cstheme="minorBidi"/>
          <w:noProof/>
          <w:kern w:val="2"/>
          <w:sz w:val="22"/>
          <w:szCs w:val="22"/>
          <w:lang w:bidi="ta-IN"/>
          <w14:ligatures w14:val="standardContextual"/>
        </w:rPr>
      </w:pPr>
      <w:ins w:id="222" w:author="Badhri Hari" w:date="2024-05-08T22:40:00Z">
        <w:r>
          <w:rPr>
            <w:noProof/>
          </w:rPr>
          <w:t>13 Evaluation</w:t>
        </w:r>
        <w:r>
          <w:rPr>
            <w:noProof/>
          </w:rPr>
          <w:tab/>
        </w:r>
        <w:r>
          <w:rPr>
            <w:noProof/>
          </w:rPr>
          <w:fldChar w:fldCharType="begin"/>
        </w:r>
        <w:r>
          <w:rPr>
            <w:noProof/>
          </w:rPr>
          <w:instrText xml:space="preserve"> PAGEREF _Toc166100513 \h </w:instrText>
        </w:r>
        <w:r>
          <w:rPr>
            <w:noProof/>
          </w:rPr>
        </w:r>
      </w:ins>
      <w:r>
        <w:rPr>
          <w:noProof/>
        </w:rPr>
        <w:fldChar w:fldCharType="separate"/>
      </w:r>
      <w:ins w:id="223" w:author="Badhri Hari" w:date="2024-05-08T22:40:00Z">
        <w:r>
          <w:rPr>
            <w:noProof/>
          </w:rPr>
          <w:t>41</w:t>
        </w:r>
        <w:r>
          <w:rPr>
            <w:noProof/>
          </w:rPr>
          <w:fldChar w:fldCharType="end"/>
        </w:r>
      </w:ins>
    </w:p>
    <w:p w14:paraId="4B98CC62" w14:textId="6C114997" w:rsidR="00D90E91" w:rsidRDefault="00D90E91">
      <w:pPr>
        <w:pStyle w:val="TOC2"/>
        <w:rPr>
          <w:ins w:id="224" w:author="Badhri Hari" w:date="2024-05-08T22:40:00Z"/>
          <w:rFonts w:asciiTheme="minorHAnsi" w:hAnsiTheme="minorHAnsi"/>
          <w:noProof/>
          <w:kern w:val="2"/>
          <w:sz w:val="22"/>
          <w:szCs w:val="22"/>
          <w:lang w:bidi="ta-IN"/>
          <w14:ligatures w14:val="standardContextual"/>
        </w:rPr>
      </w:pPr>
      <w:ins w:id="225" w:author="Badhri Hari" w:date="2024-05-08T22:40:00Z">
        <w:r>
          <w:rPr>
            <w:noProof/>
          </w:rPr>
          <w:t>13.1 Strengths</w:t>
        </w:r>
        <w:r>
          <w:rPr>
            <w:noProof/>
          </w:rPr>
          <w:tab/>
        </w:r>
        <w:r>
          <w:rPr>
            <w:noProof/>
          </w:rPr>
          <w:fldChar w:fldCharType="begin"/>
        </w:r>
        <w:r>
          <w:rPr>
            <w:noProof/>
          </w:rPr>
          <w:instrText xml:space="preserve"> PAGEREF _Toc166100514 \h </w:instrText>
        </w:r>
        <w:r>
          <w:rPr>
            <w:noProof/>
          </w:rPr>
        </w:r>
      </w:ins>
      <w:r>
        <w:rPr>
          <w:noProof/>
        </w:rPr>
        <w:fldChar w:fldCharType="separate"/>
      </w:r>
      <w:ins w:id="226" w:author="Badhri Hari" w:date="2024-05-08T22:40:00Z">
        <w:r>
          <w:rPr>
            <w:noProof/>
          </w:rPr>
          <w:t>41</w:t>
        </w:r>
        <w:r>
          <w:rPr>
            <w:noProof/>
          </w:rPr>
          <w:fldChar w:fldCharType="end"/>
        </w:r>
      </w:ins>
    </w:p>
    <w:p w14:paraId="3FE59AF3" w14:textId="24A0CF00" w:rsidR="00D90E91" w:rsidRDefault="00D90E91">
      <w:pPr>
        <w:pStyle w:val="TOC2"/>
        <w:rPr>
          <w:ins w:id="227" w:author="Badhri Hari" w:date="2024-05-08T22:40:00Z"/>
          <w:rFonts w:asciiTheme="minorHAnsi" w:hAnsiTheme="minorHAnsi"/>
          <w:noProof/>
          <w:kern w:val="2"/>
          <w:sz w:val="22"/>
          <w:szCs w:val="22"/>
          <w:lang w:bidi="ta-IN"/>
          <w14:ligatures w14:val="standardContextual"/>
        </w:rPr>
      </w:pPr>
      <w:ins w:id="228" w:author="Badhri Hari" w:date="2024-05-08T22:40:00Z">
        <w:r>
          <w:rPr>
            <w:noProof/>
          </w:rPr>
          <w:t>13.2 Weaknesses</w:t>
        </w:r>
        <w:r>
          <w:rPr>
            <w:noProof/>
          </w:rPr>
          <w:tab/>
        </w:r>
        <w:r>
          <w:rPr>
            <w:noProof/>
          </w:rPr>
          <w:fldChar w:fldCharType="begin"/>
        </w:r>
        <w:r>
          <w:rPr>
            <w:noProof/>
          </w:rPr>
          <w:instrText xml:space="preserve"> PAGEREF _Toc166100515 \h </w:instrText>
        </w:r>
        <w:r>
          <w:rPr>
            <w:noProof/>
          </w:rPr>
        </w:r>
      </w:ins>
      <w:r>
        <w:rPr>
          <w:noProof/>
        </w:rPr>
        <w:fldChar w:fldCharType="separate"/>
      </w:r>
      <w:ins w:id="229" w:author="Badhri Hari" w:date="2024-05-08T22:40:00Z">
        <w:r>
          <w:rPr>
            <w:noProof/>
          </w:rPr>
          <w:t>41</w:t>
        </w:r>
        <w:r>
          <w:rPr>
            <w:noProof/>
          </w:rPr>
          <w:fldChar w:fldCharType="end"/>
        </w:r>
      </w:ins>
    </w:p>
    <w:p w14:paraId="667643D4" w14:textId="2C63E283" w:rsidR="00D90E91" w:rsidRDefault="00D90E91" w:rsidP="00D90E91">
      <w:pPr>
        <w:pStyle w:val="TOC1"/>
        <w:rPr>
          <w:ins w:id="230" w:author="Badhri Hari" w:date="2024-05-08T22:40:00Z"/>
          <w:rFonts w:asciiTheme="minorHAnsi" w:hAnsiTheme="minorHAnsi" w:cstheme="minorBidi"/>
          <w:noProof/>
          <w:kern w:val="2"/>
          <w:sz w:val="22"/>
          <w:szCs w:val="22"/>
          <w:lang w:bidi="ta-IN"/>
          <w14:ligatures w14:val="standardContextual"/>
        </w:rPr>
      </w:pPr>
      <w:ins w:id="231" w:author="Badhri Hari" w:date="2024-05-08T22:40:00Z">
        <w:r>
          <w:rPr>
            <w:noProof/>
          </w:rPr>
          <w:t>14 Further Scope</w:t>
        </w:r>
        <w:r>
          <w:rPr>
            <w:noProof/>
          </w:rPr>
          <w:tab/>
        </w:r>
        <w:r>
          <w:rPr>
            <w:noProof/>
          </w:rPr>
          <w:fldChar w:fldCharType="begin"/>
        </w:r>
        <w:r>
          <w:rPr>
            <w:noProof/>
          </w:rPr>
          <w:instrText xml:space="preserve"> PAGEREF _Toc166100516 \h </w:instrText>
        </w:r>
        <w:r>
          <w:rPr>
            <w:noProof/>
          </w:rPr>
        </w:r>
      </w:ins>
      <w:r>
        <w:rPr>
          <w:noProof/>
        </w:rPr>
        <w:fldChar w:fldCharType="separate"/>
      </w:r>
      <w:ins w:id="232" w:author="Badhri Hari" w:date="2024-05-08T22:40:00Z">
        <w:r>
          <w:rPr>
            <w:noProof/>
          </w:rPr>
          <w:t>42</w:t>
        </w:r>
        <w:r>
          <w:rPr>
            <w:noProof/>
          </w:rPr>
          <w:fldChar w:fldCharType="end"/>
        </w:r>
      </w:ins>
    </w:p>
    <w:p w14:paraId="6214F6E7" w14:textId="60469652" w:rsidR="00D90E91" w:rsidRDefault="00D90E91" w:rsidP="00D90E91">
      <w:pPr>
        <w:pStyle w:val="TOC1"/>
        <w:rPr>
          <w:ins w:id="233" w:author="Badhri Hari" w:date="2024-05-08T22:40:00Z"/>
          <w:rFonts w:asciiTheme="minorHAnsi" w:hAnsiTheme="minorHAnsi" w:cstheme="minorBidi"/>
          <w:noProof/>
          <w:kern w:val="2"/>
          <w:sz w:val="22"/>
          <w:szCs w:val="22"/>
          <w:lang w:bidi="ta-IN"/>
          <w14:ligatures w14:val="standardContextual"/>
        </w:rPr>
      </w:pPr>
      <w:ins w:id="234" w:author="Badhri Hari" w:date="2024-05-08T22:40:00Z">
        <w:r>
          <w:rPr>
            <w:noProof/>
          </w:rPr>
          <w:t>15 References</w:t>
        </w:r>
        <w:r>
          <w:rPr>
            <w:noProof/>
          </w:rPr>
          <w:tab/>
        </w:r>
        <w:r>
          <w:rPr>
            <w:noProof/>
          </w:rPr>
          <w:fldChar w:fldCharType="begin"/>
        </w:r>
        <w:r>
          <w:rPr>
            <w:noProof/>
          </w:rPr>
          <w:instrText xml:space="preserve"> PAGEREF _Toc166100517 \h </w:instrText>
        </w:r>
        <w:r>
          <w:rPr>
            <w:noProof/>
          </w:rPr>
        </w:r>
      </w:ins>
      <w:r>
        <w:rPr>
          <w:noProof/>
        </w:rPr>
        <w:fldChar w:fldCharType="separate"/>
      </w:r>
      <w:ins w:id="235" w:author="Badhri Hari" w:date="2024-05-08T22:40:00Z">
        <w:r>
          <w:rPr>
            <w:noProof/>
          </w:rPr>
          <w:t>42</w:t>
        </w:r>
        <w:r>
          <w:rPr>
            <w:noProof/>
          </w:rPr>
          <w:fldChar w:fldCharType="end"/>
        </w:r>
      </w:ins>
    </w:p>
    <w:p w14:paraId="5950E26B" w14:textId="29AC3E9C" w:rsidR="00D90E91" w:rsidRDefault="00D90E91" w:rsidP="00D90E91">
      <w:pPr>
        <w:pStyle w:val="TOC1"/>
        <w:rPr>
          <w:ins w:id="236" w:author="Badhri Hari" w:date="2024-05-08T22:40:00Z"/>
          <w:rFonts w:asciiTheme="minorHAnsi" w:hAnsiTheme="minorHAnsi" w:cstheme="minorBidi"/>
          <w:noProof/>
          <w:kern w:val="2"/>
          <w:sz w:val="22"/>
          <w:szCs w:val="22"/>
          <w:lang w:bidi="ta-IN"/>
          <w14:ligatures w14:val="standardContextual"/>
        </w:rPr>
      </w:pPr>
      <w:ins w:id="237" w:author="Badhri Hari" w:date="2024-05-08T22:40:00Z">
        <w:r>
          <w:rPr>
            <w:noProof/>
          </w:rPr>
          <w:t>16 Appendix</w:t>
        </w:r>
        <w:r>
          <w:rPr>
            <w:noProof/>
          </w:rPr>
          <w:tab/>
        </w:r>
        <w:r>
          <w:rPr>
            <w:noProof/>
          </w:rPr>
          <w:fldChar w:fldCharType="begin"/>
        </w:r>
        <w:r>
          <w:rPr>
            <w:noProof/>
          </w:rPr>
          <w:instrText xml:space="preserve"> PAGEREF _Toc166100518 \h </w:instrText>
        </w:r>
        <w:r>
          <w:rPr>
            <w:noProof/>
          </w:rPr>
        </w:r>
      </w:ins>
      <w:r>
        <w:rPr>
          <w:noProof/>
        </w:rPr>
        <w:fldChar w:fldCharType="separate"/>
      </w:r>
      <w:ins w:id="238" w:author="Badhri Hari" w:date="2024-05-08T22:40:00Z">
        <w:r>
          <w:rPr>
            <w:noProof/>
          </w:rPr>
          <w:t>47</w:t>
        </w:r>
        <w:r>
          <w:rPr>
            <w:noProof/>
          </w:rPr>
          <w:fldChar w:fldCharType="end"/>
        </w:r>
      </w:ins>
    </w:p>
    <w:p w14:paraId="0F0B0F4C" w14:textId="3276983A" w:rsidR="00D90E91" w:rsidRDefault="00D90E91">
      <w:pPr>
        <w:pStyle w:val="TOC2"/>
        <w:rPr>
          <w:ins w:id="239" w:author="Badhri Hari" w:date="2024-05-08T22:40:00Z"/>
          <w:rFonts w:asciiTheme="minorHAnsi" w:hAnsiTheme="minorHAnsi"/>
          <w:noProof/>
          <w:kern w:val="2"/>
          <w:sz w:val="22"/>
          <w:szCs w:val="22"/>
          <w:lang w:bidi="ta-IN"/>
          <w14:ligatures w14:val="standardContextual"/>
        </w:rPr>
      </w:pPr>
      <w:ins w:id="240" w:author="Badhri Hari" w:date="2024-05-08T22:40:00Z">
        <w:r>
          <w:rPr>
            <w:noProof/>
          </w:rPr>
          <w:t>16.1 Uncertainties</w:t>
        </w:r>
        <w:r>
          <w:rPr>
            <w:noProof/>
          </w:rPr>
          <w:tab/>
        </w:r>
        <w:r>
          <w:rPr>
            <w:noProof/>
          </w:rPr>
          <w:fldChar w:fldCharType="begin"/>
        </w:r>
        <w:r>
          <w:rPr>
            <w:noProof/>
          </w:rPr>
          <w:instrText xml:space="preserve"> PAGEREF _Toc166100519 \h </w:instrText>
        </w:r>
        <w:r>
          <w:rPr>
            <w:noProof/>
          </w:rPr>
        </w:r>
      </w:ins>
      <w:r>
        <w:rPr>
          <w:noProof/>
        </w:rPr>
        <w:fldChar w:fldCharType="separate"/>
      </w:r>
      <w:ins w:id="241" w:author="Badhri Hari" w:date="2024-05-08T22:40:00Z">
        <w:r>
          <w:rPr>
            <w:noProof/>
          </w:rPr>
          <w:t>47</w:t>
        </w:r>
        <w:r>
          <w:rPr>
            <w:noProof/>
          </w:rPr>
          <w:fldChar w:fldCharType="end"/>
        </w:r>
      </w:ins>
    </w:p>
    <w:p w14:paraId="365683B8" w14:textId="03821D22" w:rsidR="00D90E91" w:rsidRDefault="00D90E91">
      <w:pPr>
        <w:pStyle w:val="TOC3"/>
        <w:tabs>
          <w:tab w:val="right" w:pos="9350"/>
        </w:tabs>
        <w:rPr>
          <w:ins w:id="242" w:author="Badhri Hari" w:date="2024-05-08T22:40:00Z"/>
          <w:rFonts w:asciiTheme="minorHAnsi" w:hAnsiTheme="minorHAnsi"/>
          <w:noProof/>
          <w:kern w:val="2"/>
          <w:sz w:val="22"/>
          <w:szCs w:val="22"/>
          <w:lang w:bidi="ta-IN"/>
          <w14:ligatures w14:val="standardContextual"/>
        </w:rPr>
      </w:pPr>
      <w:ins w:id="243" w:author="Badhri Hari" w:date="2024-05-08T22:40:00Z">
        <w:r>
          <w:rPr>
            <w:noProof/>
          </w:rPr>
          <w:t>16.1.1 Varying copper standards</w:t>
        </w:r>
        <w:r>
          <w:rPr>
            <w:noProof/>
          </w:rPr>
          <w:tab/>
        </w:r>
        <w:r>
          <w:rPr>
            <w:noProof/>
          </w:rPr>
          <w:fldChar w:fldCharType="begin"/>
        </w:r>
        <w:r>
          <w:rPr>
            <w:noProof/>
          </w:rPr>
          <w:instrText xml:space="preserve"> PAGEREF _Toc166100520 \h </w:instrText>
        </w:r>
        <w:r>
          <w:rPr>
            <w:noProof/>
          </w:rPr>
        </w:r>
      </w:ins>
      <w:r>
        <w:rPr>
          <w:noProof/>
        </w:rPr>
        <w:fldChar w:fldCharType="separate"/>
      </w:r>
      <w:ins w:id="244" w:author="Badhri Hari" w:date="2024-05-08T22:40:00Z">
        <w:r>
          <w:rPr>
            <w:noProof/>
          </w:rPr>
          <w:t>47</w:t>
        </w:r>
        <w:r>
          <w:rPr>
            <w:noProof/>
          </w:rPr>
          <w:fldChar w:fldCharType="end"/>
        </w:r>
      </w:ins>
    </w:p>
    <w:p w14:paraId="65DF2D79" w14:textId="3007EAA8" w:rsidR="006C2B66" w:rsidDel="00803BCA" w:rsidRDefault="006C2B66">
      <w:pPr>
        <w:pStyle w:val="TOC1"/>
        <w:rPr>
          <w:del w:id="245" w:author="Badhri Hari" w:date="2024-05-04T18:30:00Z"/>
          <w:rFonts w:asciiTheme="minorHAnsi" w:hAnsiTheme="minorHAnsi" w:cstheme="minorBidi"/>
          <w:b w:val="0"/>
          <w:bCs w:val="0"/>
          <w:noProof/>
          <w:kern w:val="2"/>
          <w:sz w:val="22"/>
          <w:szCs w:val="22"/>
          <w:lang w:bidi="ta-IN"/>
          <w14:ligatures w14:val="standardContextual"/>
        </w:rPr>
      </w:pPr>
      <w:del w:id="246" w:author="Badhri Hari" w:date="2024-05-04T18:30:00Z">
        <w:r w:rsidDel="00803BCA">
          <w:rPr>
            <w:noProof/>
          </w:rPr>
          <w:delText>1 Abbreviation Chart</w:delText>
        </w:r>
        <w:r w:rsidDel="00803BCA">
          <w:rPr>
            <w:noProof/>
          </w:rPr>
          <w:tab/>
          <w:delText>5</w:delText>
        </w:r>
      </w:del>
    </w:p>
    <w:p w14:paraId="3DE070E5" w14:textId="0CAA140A" w:rsidR="006C2B66" w:rsidDel="00803BCA" w:rsidRDefault="006C2B66">
      <w:pPr>
        <w:pStyle w:val="TOC1"/>
        <w:rPr>
          <w:del w:id="247" w:author="Badhri Hari" w:date="2024-05-04T18:30:00Z"/>
          <w:rFonts w:asciiTheme="minorHAnsi" w:hAnsiTheme="minorHAnsi" w:cstheme="minorBidi"/>
          <w:b w:val="0"/>
          <w:bCs w:val="0"/>
          <w:noProof/>
          <w:kern w:val="2"/>
          <w:sz w:val="22"/>
          <w:szCs w:val="22"/>
          <w:lang w:bidi="ta-IN"/>
          <w14:ligatures w14:val="standardContextual"/>
        </w:rPr>
      </w:pPr>
      <w:del w:id="248" w:author="Badhri Hari" w:date="2024-05-04T18:30:00Z">
        <w:r w:rsidDel="00803BCA">
          <w:rPr>
            <w:noProof/>
          </w:rPr>
          <w:delText>2 Introduction and Rationale</w:delText>
        </w:r>
        <w:r w:rsidDel="00803BCA">
          <w:rPr>
            <w:noProof/>
          </w:rPr>
          <w:tab/>
          <w:delText>6</w:delText>
        </w:r>
      </w:del>
    </w:p>
    <w:p w14:paraId="6657D748" w14:textId="4D84D8E4" w:rsidR="006C2B66" w:rsidDel="00803BCA" w:rsidRDefault="006C2B66">
      <w:pPr>
        <w:pStyle w:val="TOC1"/>
        <w:rPr>
          <w:del w:id="249" w:author="Badhri Hari" w:date="2024-05-04T18:30:00Z"/>
          <w:rFonts w:asciiTheme="minorHAnsi" w:hAnsiTheme="minorHAnsi" w:cstheme="minorBidi"/>
          <w:b w:val="0"/>
          <w:bCs w:val="0"/>
          <w:noProof/>
          <w:kern w:val="2"/>
          <w:sz w:val="22"/>
          <w:szCs w:val="22"/>
          <w:lang w:bidi="ta-IN"/>
          <w14:ligatures w14:val="standardContextual"/>
        </w:rPr>
      </w:pPr>
      <w:del w:id="250" w:author="Badhri Hari" w:date="2024-05-04T18:30:00Z">
        <w:r w:rsidDel="00803BCA">
          <w:rPr>
            <w:noProof/>
          </w:rPr>
          <w:delText>3 Research Question</w:delText>
        </w:r>
        <w:r w:rsidDel="00803BCA">
          <w:rPr>
            <w:noProof/>
          </w:rPr>
          <w:tab/>
          <w:delText>8</w:delText>
        </w:r>
      </w:del>
    </w:p>
    <w:p w14:paraId="52EADA0B" w14:textId="6F7BC9B5" w:rsidR="006C2B66" w:rsidDel="00803BCA" w:rsidRDefault="006C2B66">
      <w:pPr>
        <w:pStyle w:val="TOC1"/>
        <w:rPr>
          <w:del w:id="251" w:author="Badhri Hari" w:date="2024-05-04T18:30:00Z"/>
          <w:rFonts w:asciiTheme="minorHAnsi" w:hAnsiTheme="minorHAnsi" w:cstheme="minorBidi"/>
          <w:b w:val="0"/>
          <w:bCs w:val="0"/>
          <w:noProof/>
          <w:kern w:val="2"/>
          <w:sz w:val="22"/>
          <w:szCs w:val="22"/>
          <w:lang w:bidi="ta-IN"/>
          <w14:ligatures w14:val="standardContextual"/>
        </w:rPr>
      </w:pPr>
      <w:del w:id="252" w:author="Badhri Hari" w:date="2024-05-04T18:30:00Z">
        <w:r w:rsidDel="00803BCA">
          <w:rPr>
            <w:noProof/>
          </w:rPr>
          <w:delText>4 Background Information</w:delText>
        </w:r>
        <w:r w:rsidDel="00803BCA">
          <w:rPr>
            <w:noProof/>
          </w:rPr>
          <w:tab/>
          <w:delText>8</w:delText>
        </w:r>
      </w:del>
    </w:p>
    <w:p w14:paraId="16BBBFA0" w14:textId="6BC0C683" w:rsidR="006C2B66" w:rsidDel="00803BCA" w:rsidRDefault="006C2B66" w:rsidP="00803BCA">
      <w:pPr>
        <w:pStyle w:val="TOC2"/>
        <w:rPr>
          <w:del w:id="253" w:author="Badhri Hari" w:date="2024-05-04T18:30:00Z"/>
          <w:rFonts w:asciiTheme="minorHAnsi" w:hAnsiTheme="minorHAnsi"/>
          <w:noProof/>
          <w:kern w:val="2"/>
          <w:sz w:val="22"/>
          <w:szCs w:val="22"/>
          <w:lang w:bidi="ta-IN"/>
          <w14:ligatures w14:val="standardContextual"/>
        </w:rPr>
      </w:pPr>
      <w:del w:id="254" w:author="Badhri Hari" w:date="2024-05-04T18:30:00Z">
        <w:r w:rsidDel="00803BCA">
          <w:rPr>
            <w:noProof/>
          </w:rPr>
          <w:delText>4.1 Copper</w:delText>
        </w:r>
        <w:r w:rsidDel="00803BCA">
          <w:rPr>
            <w:noProof/>
          </w:rPr>
          <w:tab/>
          <w:delText>8</w:delText>
        </w:r>
      </w:del>
    </w:p>
    <w:p w14:paraId="3BB3189E" w14:textId="08734981" w:rsidR="006C2B66" w:rsidDel="00803BCA" w:rsidRDefault="006C2B66" w:rsidP="00803BCA">
      <w:pPr>
        <w:pStyle w:val="TOC2"/>
        <w:rPr>
          <w:del w:id="255" w:author="Badhri Hari" w:date="2024-05-04T18:30:00Z"/>
          <w:rFonts w:asciiTheme="minorHAnsi" w:hAnsiTheme="minorHAnsi"/>
          <w:noProof/>
          <w:kern w:val="2"/>
          <w:sz w:val="22"/>
          <w:szCs w:val="22"/>
          <w:lang w:bidi="ta-IN"/>
          <w14:ligatures w14:val="standardContextual"/>
        </w:rPr>
      </w:pPr>
      <w:del w:id="256" w:author="Badhri Hari" w:date="2024-05-04T18:30:00Z">
        <w:r w:rsidDel="00803BCA">
          <w:rPr>
            <w:noProof/>
          </w:rPr>
          <w:delText>4.2 Ligands and Colored Complexes</w:delText>
        </w:r>
        <w:r w:rsidDel="00803BCA">
          <w:rPr>
            <w:noProof/>
          </w:rPr>
          <w:tab/>
          <w:delText>9</w:delText>
        </w:r>
      </w:del>
    </w:p>
    <w:p w14:paraId="60C447C7" w14:textId="7D727327" w:rsidR="006C2B66" w:rsidDel="00803BCA" w:rsidRDefault="006C2B66" w:rsidP="00803BCA">
      <w:pPr>
        <w:pStyle w:val="TOC2"/>
        <w:rPr>
          <w:del w:id="257" w:author="Badhri Hari" w:date="2024-05-04T18:30:00Z"/>
          <w:rFonts w:asciiTheme="minorHAnsi" w:hAnsiTheme="minorHAnsi"/>
          <w:noProof/>
          <w:kern w:val="2"/>
          <w:sz w:val="22"/>
          <w:szCs w:val="22"/>
          <w:lang w:bidi="ta-IN"/>
          <w14:ligatures w14:val="standardContextual"/>
        </w:rPr>
      </w:pPr>
      <w:del w:id="258" w:author="Badhri Hari" w:date="2024-05-04T18:30:00Z">
        <w:r w:rsidDel="00803BCA">
          <w:rPr>
            <w:noProof/>
          </w:rPr>
          <w:delText>4.3 Denticity and Chelation</w:delText>
        </w:r>
        <w:r w:rsidDel="00803BCA">
          <w:rPr>
            <w:noProof/>
          </w:rPr>
          <w:tab/>
          <w:delText>11</w:delText>
        </w:r>
      </w:del>
    </w:p>
    <w:p w14:paraId="65028A16" w14:textId="087478DF" w:rsidR="006C2B66" w:rsidDel="00803BCA" w:rsidRDefault="006C2B66" w:rsidP="00803BCA">
      <w:pPr>
        <w:pStyle w:val="TOC2"/>
        <w:rPr>
          <w:del w:id="259" w:author="Badhri Hari" w:date="2024-05-04T18:30:00Z"/>
          <w:rFonts w:asciiTheme="minorHAnsi" w:hAnsiTheme="minorHAnsi"/>
          <w:noProof/>
          <w:kern w:val="2"/>
          <w:sz w:val="22"/>
          <w:szCs w:val="22"/>
          <w:lang w:bidi="ta-IN"/>
          <w14:ligatures w14:val="standardContextual"/>
        </w:rPr>
      </w:pPr>
      <w:del w:id="260" w:author="Badhri Hari" w:date="2024-05-04T18:30:00Z">
        <w:r w:rsidDel="00803BCA">
          <w:rPr>
            <w:noProof/>
          </w:rPr>
          <w:delText>4.5 Polyphenols present in PP</w:delText>
        </w:r>
        <w:r w:rsidDel="00803BCA">
          <w:rPr>
            <w:noProof/>
          </w:rPr>
          <w:tab/>
          <w:delText>12</w:delText>
        </w:r>
      </w:del>
    </w:p>
    <w:p w14:paraId="2D78644E" w14:textId="29289417" w:rsidR="006C2B66" w:rsidDel="00803BCA" w:rsidRDefault="006C2B66" w:rsidP="00803BCA">
      <w:pPr>
        <w:pStyle w:val="TOC2"/>
        <w:rPr>
          <w:del w:id="261" w:author="Badhri Hari" w:date="2024-05-04T18:30:00Z"/>
          <w:rFonts w:asciiTheme="minorHAnsi" w:hAnsiTheme="minorHAnsi"/>
          <w:noProof/>
          <w:kern w:val="2"/>
          <w:sz w:val="22"/>
          <w:szCs w:val="22"/>
          <w:lang w:bidi="ta-IN"/>
          <w14:ligatures w14:val="standardContextual"/>
        </w:rPr>
      </w:pPr>
      <w:del w:id="262" w:author="Badhri Hari" w:date="2024-05-04T18:30:00Z">
        <w:r w:rsidDel="00803BCA">
          <w:rPr>
            <w:noProof/>
          </w:rPr>
          <w:delText>4.6 Thermodynamics in Chelation</w:delText>
        </w:r>
        <w:r w:rsidDel="00803BCA">
          <w:rPr>
            <w:noProof/>
          </w:rPr>
          <w:tab/>
          <w:delText>14</w:delText>
        </w:r>
      </w:del>
    </w:p>
    <w:p w14:paraId="7EACD6E7" w14:textId="739221F7" w:rsidR="006C2B66" w:rsidDel="00803BCA" w:rsidRDefault="006C2B66" w:rsidP="00803BCA">
      <w:pPr>
        <w:pStyle w:val="TOC2"/>
        <w:rPr>
          <w:del w:id="263" w:author="Badhri Hari" w:date="2024-05-04T18:30:00Z"/>
          <w:rFonts w:asciiTheme="minorHAnsi" w:hAnsiTheme="minorHAnsi"/>
          <w:noProof/>
          <w:kern w:val="2"/>
          <w:sz w:val="22"/>
          <w:szCs w:val="22"/>
          <w:lang w:bidi="ta-IN"/>
          <w14:ligatures w14:val="standardContextual"/>
        </w:rPr>
      </w:pPr>
      <w:del w:id="264" w:author="Badhri Hari" w:date="2024-05-04T18:30:00Z">
        <w:r w:rsidDel="00803BCA">
          <w:rPr>
            <w:noProof/>
          </w:rPr>
          <w:delText>4.7 Effect of Solvent</w:delText>
        </w:r>
        <w:r w:rsidDel="00803BCA">
          <w:rPr>
            <w:noProof/>
          </w:rPr>
          <w:tab/>
          <w:delText>17</w:delText>
        </w:r>
      </w:del>
    </w:p>
    <w:p w14:paraId="47BD6290" w14:textId="5F8B07BC" w:rsidR="006C2B66" w:rsidDel="00803BCA" w:rsidRDefault="006C2B66" w:rsidP="00803BCA">
      <w:pPr>
        <w:pStyle w:val="TOC2"/>
        <w:rPr>
          <w:del w:id="265" w:author="Badhri Hari" w:date="2024-05-04T18:30:00Z"/>
          <w:rFonts w:asciiTheme="minorHAnsi" w:hAnsiTheme="minorHAnsi"/>
          <w:noProof/>
          <w:kern w:val="2"/>
          <w:sz w:val="22"/>
          <w:szCs w:val="22"/>
          <w:lang w:bidi="ta-IN"/>
          <w14:ligatures w14:val="standardContextual"/>
        </w:rPr>
      </w:pPr>
      <w:del w:id="266" w:author="Badhri Hari" w:date="2024-05-04T18:30:00Z">
        <w:r w:rsidDel="00803BCA">
          <w:rPr>
            <w:noProof/>
          </w:rPr>
          <w:delText>4.8 Effect of pH Environment</w:delText>
        </w:r>
        <w:r w:rsidDel="00803BCA">
          <w:rPr>
            <w:noProof/>
          </w:rPr>
          <w:tab/>
          <w:delText>19</w:delText>
        </w:r>
      </w:del>
    </w:p>
    <w:p w14:paraId="477B17E3" w14:textId="4592AE7D" w:rsidR="006C2B66" w:rsidDel="00803BCA" w:rsidRDefault="006C2B66" w:rsidP="00803BCA">
      <w:pPr>
        <w:pStyle w:val="TOC2"/>
        <w:rPr>
          <w:del w:id="267" w:author="Badhri Hari" w:date="2024-05-04T18:30:00Z"/>
          <w:rFonts w:asciiTheme="minorHAnsi" w:hAnsiTheme="minorHAnsi"/>
          <w:noProof/>
          <w:kern w:val="2"/>
          <w:sz w:val="22"/>
          <w:szCs w:val="22"/>
          <w:lang w:bidi="ta-IN"/>
          <w14:ligatures w14:val="standardContextual"/>
        </w:rPr>
      </w:pPr>
      <w:del w:id="268" w:author="Badhri Hari" w:date="2024-05-04T18:30:00Z">
        <w:r w:rsidDel="00803BCA">
          <w:rPr>
            <w:noProof/>
          </w:rPr>
          <w:delText>4.9 Determination of Extent of Interaction</w:delText>
        </w:r>
        <w:r w:rsidDel="00803BCA">
          <w:rPr>
            <w:noProof/>
          </w:rPr>
          <w:tab/>
          <w:delText>21</w:delText>
        </w:r>
      </w:del>
    </w:p>
    <w:p w14:paraId="585036AE" w14:textId="4905C8B7" w:rsidR="006C2B66" w:rsidDel="00803BCA" w:rsidRDefault="006C2B66">
      <w:pPr>
        <w:pStyle w:val="TOC1"/>
        <w:rPr>
          <w:del w:id="269" w:author="Badhri Hari" w:date="2024-05-04T18:30:00Z"/>
          <w:rFonts w:asciiTheme="minorHAnsi" w:hAnsiTheme="minorHAnsi" w:cstheme="minorBidi"/>
          <w:b w:val="0"/>
          <w:bCs w:val="0"/>
          <w:noProof/>
          <w:kern w:val="2"/>
          <w:sz w:val="22"/>
          <w:szCs w:val="22"/>
          <w:lang w:bidi="ta-IN"/>
          <w14:ligatures w14:val="standardContextual"/>
        </w:rPr>
      </w:pPr>
      <w:del w:id="270" w:author="Badhri Hari" w:date="2024-05-04T18:30:00Z">
        <w:r w:rsidDel="00803BCA">
          <w:rPr>
            <w:noProof/>
          </w:rPr>
          <w:delText>5 Hypothesis</w:delText>
        </w:r>
        <w:r w:rsidDel="00803BCA">
          <w:rPr>
            <w:noProof/>
          </w:rPr>
          <w:tab/>
          <w:delText>22</w:delText>
        </w:r>
      </w:del>
    </w:p>
    <w:p w14:paraId="184E9B89" w14:textId="7F7DD8D4" w:rsidR="006C2B66" w:rsidDel="00803BCA" w:rsidRDefault="006C2B66" w:rsidP="00803BCA">
      <w:pPr>
        <w:pStyle w:val="TOC2"/>
        <w:rPr>
          <w:del w:id="271" w:author="Badhri Hari" w:date="2024-05-04T18:30:00Z"/>
          <w:rFonts w:asciiTheme="minorHAnsi" w:hAnsiTheme="minorHAnsi"/>
          <w:noProof/>
          <w:kern w:val="2"/>
          <w:sz w:val="22"/>
          <w:szCs w:val="22"/>
          <w:lang w:bidi="ta-IN"/>
          <w14:ligatures w14:val="standardContextual"/>
        </w:rPr>
      </w:pPr>
      <w:del w:id="272" w:author="Badhri Hari" w:date="2024-05-04T18:30:00Z">
        <w:r w:rsidDel="00803BCA">
          <w:rPr>
            <w:noProof/>
          </w:rPr>
          <w:delText>5.1 Hypothesis 1 – Solvent Performance</w:delText>
        </w:r>
        <w:r w:rsidDel="00803BCA">
          <w:rPr>
            <w:noProof/>
          </w:rPr>
          <w:tab/>
          <w:delText>22</w:delText>
        </w:r>
      </w:del>
    </w:p>
    <w:p w14:paraId="1AB1A6F2" w14:textId="0C08F7C1" w:rsidR="006C2B66" w:rsidDel="00803BCA" w:rsidRDefault="006C2B66" w:rsidP="00803BCA">
      <w:pPr>
        <w:pStyle w:val="TOC2"/>
        <w:rPr>
          <w:del w:id="273" w:author="Badhri Hari" w:date="2024-05-04T18:30:00Z"/>
          <w:rFonts w:asciiTheme="minorHAnsi" w:hAnsiTheme="minorHAnsi"/>
          <w:noProof/>
          <w:kern w:val="2"/>
          <w:sz w:val="22"/>
          <w:szCs w:val="22"/>
          <w:lang w:bidi="ta-IN"/>
          <w14:ligatures w14:val="standardContextual"/>
        </w:rPr>
      </w:pPr>
      <w:del w:id="274" w:author="Badhri Hari" w:date="2024-05-04T18:30:00Z">
        <w:r w:rsidDel="00803BCA">
          <w:rPr>
            <w:noProof/>
          </w:rPr>
          <w:delText>5.2 Hypothesis 2 – Effect of PPP Mass Used</w:delText>
        </w:r>
        <w:r w:rsidDel="00803BCA">
          <w:rPr>
            <w:noProof/>
          </w:rPr>
          <w:tab/>
          <w:delText>22</w:delText>
        </w:r>
      </w:del>
    </w:p>
    <w:p w14:paraId="2C5E5307" w14:textId="74F20715" w:rsidR="006C2B66" w:rsidDel="00803BCA" w:rsidRDefault="006C2B66" w:rsidP="00803BCA">
      <w:pPr>
        <w:pStyle w:val="TOC2"/>
        <w:rPr>
          <w:del w:id="275" w:author="Badhri Hari" w:date="2024-05-04T18:30:00Z"/>
          <w:rFonts w:asciiTheme="minorHAnsi" w:hAnsiTheme="minorHAnsi"/>
          <w:noProof/>
          <w:kern w:val="2"/>
          <w:sz w:val="22"/>
          <w:szCs w:val="22"/>
          <w:lang w:bidi="ta-IN"/>
          <w14:ligatures w14:val="standardContextual"/>
        </w:rPr>
      </w:pPr>
      <w:del w:id="276" w:author="Badhri Hari" w:date="2024-05-04T18:30:00Z">
        <w:r w:rsidDel="00803BCA">
          <w:rPr>
            <w:noProof/>
          </w:rPr>
          <w:delText>5.3 Hypothesis 3 – Effect of Metal Ion concentration</w:delText>
        </w:r>
        <w:r w:rsidDel="00803BCA">
          <w:rPr>
            <w:noProof/>
          </w:rPr>
          <w:tab/>
          <w:delText>22</w:delText>
        </w:r>
      </w:del>
    </w:p>
    <w:p w14:paraId="39A40777" w14:textId="316A6529" w:rsidR="006C2B66" w:rsidDel="00803BCA" w:rsidRDefault="006C2B66" w:rsidP="00803BCA">
      <w:pPr>
        <w:pStyle w:val="TOC2"/>
        <w:rPr>
          <w:del w:id="277" w:author="Badhri Hari" w:date="2024-05-04T18:30:00Z"/>
          <w:rFonts w:asciiTheme="minorHAnsi" w:hAnsiTheme="minorHAnsi"/>
          <w:noProof/>
          <w:kern w:val="2"/>
          <w:sz w:val="22"/>
          <w:szCs w:val="22"/>
          <w:lang w:bidi="ta-IN"/>
          <w14:ligatures w14:val="standardContextual"/>
        </w:rPr>
      </w:pPr>
      <w:del w:id="278" w:author="Badhri Hari" w:date="2024-05-04T18:30:00Z">
        <w:r w:rsidDel="00803BCA">
          <w:rPr>
            <w:noProof/>
          </w:rPr>
          <w:delText>5.4 Hypothesis 4 – Effect of Metal Ligand Voluminal Ratio</w:delText>
        </w:r>
        <w:r w:rsidDel="00803BCA">
          <w:rPr>
            <w:noProof/>
          </w:rPr>
          <w:tab/>
          <w:delText>23</w:delText>
        </w:r>
      </w:del>
    </w:p>
    <w:p w14:paraId="64BF247D" w14:textId="1D67AF1E" w:rsidR="006C2B66" w:rsidDel="00803BCA" w:rsidRDefault="006C2B66" w:rsidP="00803BCA">
      <w:pPr>
        <w:pStyle w:val="TOC2"/>
        <w:rPr>
          <w:del w:id="279" w:author="Badhri Hari" w:date="2024-05-04T18:30:00Z"/>
          <w:rFonts w:asciiTheme="minorHAnsi" w:hAnsiTheme="minorHAnsi"/>
          <w:noProof/>
          <w:kern w:val="2"/>
          <w:sz w:val="22"/>
          <w:szCs w:val="22"/>
          <w:lang w:bidi="ta-IN"/>
          <w14:ligatures w14:val="standardContextual"/>
        </w:rPr>
      </w:pPr>
      <w:del w:id="280" w:author="Badhri Hari" w:date="2024-05-04T18:30:00Z">
        <w:r w:rsidDel="00803BCA">
          <w:rPr>
            <w:noProof/>
          </w:rPr>
          <w:delText>5.5 Hypothesis 5 – Effect of pH Environment</w:delText>
        </w:r>
        <w:r w:rsidDel="00803BCA">
          <w:rPr>
            <w:noProof/>
          </w:rPr>
          <w:tab/>
          <w:delText>23</w:delText>
        </w:r>
      </w:del>
    </w:p>
    <w:p w14:paraId="13E7BB76" w14:textId="6ABEB9CE" w:rsidR="006C2B66" w:rsidDel="00803BCA" w:rsidRDefault="006C2B66">
      <w:pPr>
        <w:pStyle w:val="TOC1"/>
        <w:rPr>
          <w:del w:id="281" w:author="Badhri Hari" w:date="2024-05-04T18:30:00Z"/>
          <w:rFonts w:asciiTheme="minorHAnsi" w:hAnsiTheme="minorHAnsi" w:cstheme="minorBidi"/>
          <w:b w:val="0"/>
          <w:bCs w:val="0"/>
          <w:noProof/>
          <w:kern w:val="2"/>
          <w:sz w:val="22"/>
          <w:szCs w:val="22"/>
          <w:lang w:bidi="ta-IN"/>
          <w14:ligatures w14:val="standardContextual"/>
        </w:rPr>
      </w:pPr>
      <w:del w:id="282" w:author="Badhri Hari" w:date="2024-05-04T18:30:00Z">
        <w:r w:rsidDel="00803BCA">
          <w:rPr>
            <w:noProof/>
          </w:rPr>
          <w:delText>6 Preliminary Investigations</w:delText>
        </w:r>
        <w:r w:rsidDel="00803BCA">
          <w:rPr>
            <w:noProof/>
          </w:rPr>
          <w:tab/>
          <w:delText>23</w:delText>
        </w:r>
      </w:del>
    </w:p>
    <w:p w14:paraId="3C0F4E7F" w14:textId="4BD4361A" w:rsidR="006C2B66" w:rsidDel="00803BCA" w:rsidRDefault="006C2B66" w:rsidP="00803BCA">
      <w:pPr>
        <w:pStyle w:val="TOC2"/>
        <w:rPr>
          <w:del w:id="283" w:author="Badhri Hari" w:date="2024-05-04T18:30:00Z"/>
          <w:rFonts w:asciiTheme="minorHAnsi" w:hAnsiTheme="minorHAnsi"/>
          <w:noProof/>
          <w:kern w:val="2"/>
          <w:sz w:val="22"/>
          <w:szCs w:val="22"/>
          <w:lang w:bidi="ta-IN"/>
          <w14:ligatures w14:val="standardContextual"/>
        </w:rPr>
      </w:pPr>
      <w:del w:id="284" w:author="Badhri Hari" w:date="2024-05-04T18:30:00Z">
        <w:r w:rsidDel="00803BCA">
          <w:rPr>
            <w:noProof/>
          </w:rPr>
          <w:delText>6.1 Selection of Extraction Method</w:delText>
        </w:r>
        <w:r w:rsidDel="00803BCA">
          <w:rPr>
            <w:noProof/>
          </w:rPr>
          <w:tab/>
          <w:delText>23</w:delText>
        </w:r>
      </w:del>
    </w:p>
    <w:p w14:paraId="3243338E" w14:textId="75BDC7F1" w:rsidR="006C2B66" w:rsidDel="00803BCA" w:rsidRDefault="006C2B66" w:rsidP="00803BCA">
      <w:pPr>
        <w:pStyle w:val="TOC2"/>
        <w:rPr>
          <w:del w:id="285" w:author="Badhri Hari" w:date="2024-05-04T18:30:00Z"/>
          <w:rFonts w:asciiTheme="minorHAnsi" w:hAnsiTheme="minorHAnsi"/>
          <w:noProof/>
          <w:kern w:val="2"/>
          <w:sz w:val="22"/>
          <w:szCs w:val="22"/>
          <w:lang w:bidi="ta-IN"/>
          <w14:ligatures w14:val="standardContextual"/>
        </w:rPr>
      </w:pPr>
      <w:del w:id="286" w:author="Badhri Hari" w:date="2024-05-04T18:30:00Z">
        <w:r w:rsidDel="00803BCA">
          <w:rPr>
            <w:noProof/>
          </w:rPr>
          <w:delText>6.2 Selection of Boiling Duration</w:delText>
        </w:r>
        <w:r w:rsidDel="00803BCA">
          <w:rPr>
            <w:noProof/>
          </w:rPr>
          <w:tab/>
          <w:delText>24</w:delText>
        </w:r>
      </w:del>
    </w:p>
    <w:p w14:paraId="571DAB1F" w14:textId="7130175C" w:rsidR="006C2B66" w:rsidDel="00803BCA" w:rsidRDefault="006C2B66" w:rsidP="00803BCA">
      <w:pPr>
        <w:pStyle w:val="TOC2"/>
        <w:rPr>
          <w:del w:id="287" w:author="Badhri Hari" w:date="2024-05-04T18:30:00Z"/>
          <w:rFonts w:asciiTheme="minorHAnsi" w:hAnsiTheme="minorHAnsi"/>
          <w:noProof/>
          <w:kern w:val="2"/>
          <w:sz w:val="22"/>
          <w:szCs w:val="22"/>
          <w:lang w:bidi="ta-IN"/>
          <w14:ligatures w14:val="standardContextual"/>
        </w:rPr>
      </w:pPr>
      <w:del w:id="288" w:author="Badhri Hari" w:date="2024-05-04T18:30:00Z">
        <w:r w:rsidDel="00803BCA">
          <w:rPr>
            <w:noProof/>
          </w:rPr>
          <w:delText>6.3 Selection of Solvents</w:delText>
        </w:r>
        <w:r w:rsidDel="00803BCA">
          <w:rPr>
            <w:noProof/>
          </w:rPr>
          <w:tab/>
          <w:delText>24</w:delText>
        </w:r>
      </w:del>
    </w:p>
    <w:p w14:paraId="283AAA9E" w14:textId="51688792" w:rsidR="006C2B66" w:rsidDel="00803BCA" w:rsidRDefault="006C2B66" w:rsidP="00803BCA">
      <w:pPr>
        <w:pStyle w:val="TOC2"/>
        <w:rPr>
          <w:del w:id="289" w:author="Badhri Hari" w:date="2024-05-04T18:30:00Z"/>
          <w:rFonts w:asciiTheme="minorHAnsi" w:hAnsiTheme="minorHAnsi"/>
          <w:noProof/>
          <w:kern w:val="2"/>
          <w:sz w:val="22"/>
          <w:szCs w:val="22"/>
          <w:lang w:bidi="ta-IN"/>
          <w14:ligatures w14:val="standardContextual"/>
        </w:rPr>
      </w:pPr>
      <w:del w:id="290" w:author="Badhri Hari" w:date="2024-05-04T18:30:00Z">
        <w:r w:rsidDel="00803BCA">
          <w:rPr>
            <w:noProof/>
          </w:rPr>
          <w:delText>6.4 UV-Vis Spectroscopy</w:delText>
        </w:r>
        <w:r w:rsidDel="00803BCA">
          <w:rPr>
            <w:noProof/>
          </w:rPr>
          <w:tab/>
          <w:delText>24</w:delText>
        </w:r>
      </w:del>
    </w:p>
    <w:p w14:paraId="6DB02784" w14:textId="77771B04" w:rsidR="006C2B66" w:rsidDel="00803BCA" w:rsidRDefault="006C2B66">
      <w:pPr>
        <w:pStyle w:val="TOC3"/>
        <w:tabs>
          <w:tab w:val="right" w:pos="9350"/>
        </w:tabs>
        <w:rPr>
          <w:del w:id="291" w:author="Badhri Hari" w:date="2024-05-04T18:30:00Z"/>
          <w:rFonts w:asciiTheme="minorHAnsi" w:hAnsiTheme="minorHAnsi"/>
          <w:noProof/>
          <w:kern w:val="2"/>
          <w:sz w:val="22"/>
          <w:szCs w:val="22"/>
          <w:lang w:bidi="ta-IN"/>
          <w14:ligatures w14:val="standardContextual"/>
        </w:rPr>
      </w:pPr>
      <w:del w:id="292" w:author="Badhri Hari" w:date="2024-05-04T18:30:00Z">
        <w:r w:rsidDel="00803BCA">
          <w:rPr>
            <w:noProof/>
          </w:rPr>
          <w:delText>6.4.1 Lambda Max Determination</w:delText>
        </w:r>
        <w:r w:rsidDel="00803BCA">
          <w:rPr>
            <w:noProof/>
          </w:rPr>
          <w:tab/>
          <w:delText>24</w:delText>
        </w:r>
      </w:del>
    </w:p>
    <w:p w14:paraId="19E8F508" w14:textId="7A5B334A" w:rsidR="006C2B66" w:rsidDel="00803BCA" w:rsidRDefault="006C2B66">
      <w:pPr>
        <w:pStyle w:val="TOC3"/>
        <w:tabs>
          <w:tab w:val="right" w:pos="9350"/>
        </w:tabs>
        <w:rPr>
          <w:del w:id="293" w:author="Badhri Hari" w:date="2024-05-04T18:30:00Z"/>
          <w:rFonts w:asciiTheme="minorHAnsi" w:hAnsiTheme="minorHAnsi"/>
          <w:noProof/>
          <w:kern w:val="2"/>
          <w:sz w:val="22"/>
          <w:szCs w:val="22"/>
          <w:lang w:bidi="ta-IN"/>
          <w14:ligatures w14:val="standardContextual"/>
        </w:rPr>
      </w:pPr>
      <w:del w:id="294" w:author="Badhri Hari" w:date="2024-05-04T18:30:00Z">
        <w:r w:rsidDel="00803BCA">
          <w:rPr>
            <w:noProof/>
          </w:rPr>
          <w:delText>6.4.2 Standard Calibration Curve</w:delText>
        </w:r>
        <w:r w:rsidDel="00803BCA">
          <w:rPr>
            <w:noProof/>
          </w:rPr>
          <w:tab/>
          <w:delText>25</w:delText>
        </w:r>
      </w:del>
    </w:p>
    <w:p w14:paraId="190CF3F9" w14:textId="17347C08" w:rsidR="006C2B66" w:rsidDel="00803BCA" w:rsidRDefault="006C2B66">
      <w:pPr>
        <w:pStyle w:val="TOC1"/>
        <w:rPr>
          <w:del w:id="295" w:author="Badhri Hari" w:date="2024-05-04T18:30:00Z"/>
          <w:rFonts w:asciiTheme="minorHAnsi" w:hAnsiTheme="minorHAnsi" w:cstheme="minorBidi"/>
          <w:b w:val="0"/>
          <w:bCs w:val="0"/>
          <w:noProof/>
          <w:kern w:val="2"/>
          <w:sz w:val="22"/>
          <w:szCs w:val="22"/>
          <w:lang w:bidi="ta-IN"/>
          <w14:ligatures w14:val="standardContextual"/>
        </w:rPr>
      </w:pPr>
      <w:del w:id="296" w:author="Badhri Hari" w:date="2024-05-04T18:30:00Z">
        <w:r w:rsidDel="00803BCA">
          <w:rPr>
            <w:noProof/>
          </w:rPr>
          <w:delText>7 Variables</w:delText>
        </w:r>
        <w:r w:rsidDel="00803BCA">
          <w:rPr>
            <w:noProof/>
          </w:rPr>
          <w:tab/>
          <w:delText>26</w:delText>
        </w:r>
      </w:del>
    </w:p>
    <w:p w14:paraId="20F8568D" w14:textId="4DF06163" w:rsidR="006C2B66" w:rsidDel="00803BCA" w:rsidRDefault="006C2B66" w:rsidP="00803BCA">
      <w:pPr>
        <w:pStyle w:val="TOC2"/>
        <w:rPr>
          <w:del w:id="297" w:author="Badhri Hari" w:date="2024-05-04T18:30:00Z"/>
          <w:rFonts w:asciiTheme="minorHAnsi" w:hAnsiTheme="minorHAnsi"/>
          <w:noProof/>
          <w:kern w:val="2"/>
          <w:sz w:val="22"/>
          <w:szCs w:val="22"/>
          <w:lang w:bidi="ta-IN"/>
          <w14:ligatures w14:val="standardContextual"/>
        </w:rPr>
      </w:pPr>
      <w:del w:id="298" w:author="Badhri Hari" w:date="2024-05-04T18:30:00Z">
        <w:r w:rsidDel="00803BCA">
          <w:rPr>
            <w:noProof/>
          </w:rPr>
          <w:delText>7.1 Independent</w:delText>
        </w:r>
        <w:r w:rsidDel="00803BCA">
          <w:rPr>
            <w:noProof/>
          </w:rPr>
          <w:tab/>
          <w:delText>26</w:delText>
        </w:r>
      </w:del>
    </w:p>
    <w:p w14:paraId="721D1073" w14:textId="2CFA8D15" w:rsidR="006C2B66" w:rsidDel="00803BCA" w:rsidRDefault="006C2B66" w:rsidP="00803BCA">
      <w:pPr>
        <w:pStyle w:val="TOC2"/>
        <w:rPr>
          <w:del w:id="299" w:author="Badhri Hari" w:date="2024-05-04T18:30:00Z"/>
          <w:rFonts w:asciiTheme="minorHAnsi" w:hAnsiTheme="minorHAnsi"/>
          <w:noProof/>
          <w:kern w:val="2"/>
          <w:sz w:val="22"/>
          <w:szCs w:val="22"/>
          <w:lang w:bidi="ta-IN"/>
          <w14:ligatures w14:val="standardContextual"/>
        </w:rPr>
      </w:pPr>
      <w:del w:id="300" w:author="Badhri Hari" w:date="2024-05-04T18:30:00Z">
        <w:r w:rsidDel="00803BCA">
          <w:rPr>
            <w:noProof/>
          </w:rPr>
          <w:delText>7.2 Dependent</w:delText>
        </w:r>
        <w:r w:rsidDel="00803BCA">
          <w:rPr>
            <w:noProof/>
          </w:rPr>
          <w:tab/>
          <w:delText>26</w:delText>
        </w:r>
      </w:del>
    </w:p>
    <w:p w14:paraId="600CF294" w14:textId="117A2F7F" w:rsidR="006C2B66" w:rsidDel="00803BCA" w:rsidRDefault="006C2B66">
      <w:pPr>
        <w:pStyle w:val="TOC1"/>
        <w:rPr>
          <w:del w:id="301" w:author="Badhri Hari" w:date="2024-05-04T18:30:00Z"/>
          <w:rFonts w:asciiTheme="minorHAnsi" w:hAnsiTheme="minorHAnsi" w:cstheme="minorBidi"/>
          <w:b w:val="0"/>
          <w:bCs w:val="0"/>
          <w:noProof/>
          <w:kern w:val="2"/>
          <w:sz w:val="22"/>
          <w:szCs w:val="22"/>
          <w:lang w:bidi="ta-IN"/>
          <w14:ligatures w14:val="standardContextual"/>
        </w:rPr>
      </w:pPr>
      <w:del w:id="302" w:author="Badhri Hari" w:date="2024-05-04T18:30:00Z">
        <w:r w:rsidDel="00803BCA">
          <w:rPr>
            <w:noProof/>
          </w:rPr>
          <w:delText>8 Preparation of Reagents</w:delText>
        </w:r>
        <w:r w:rsidDel="00803BCA">
          <w:rPr>
            <w:noProof/>
          </w:rPr>
          <w:tab/>
          <w:delText>26</w:delText>
        </w:r>
      </w:del>
    </w:p>
    <w:p w14:paraId="6BC2F9B2" w14:textId="033F3290" w:rsidR="006C2B66" w:rsidDel="00803BCA" w:rsidRDefault="006C2B66" w:rsidP="00803BCA">
      <w:pPr>
        <w:pStyle w:val="TOC2"/>
        <w:rPr>
          <w:del w:id="303" w:author="Badhri Hari" w:date="2024-05-04T18:30:00Z"/>
          <w:rFonts w:asciiTheme="minorHAnsi" w:hAnsiTheme="minorHAnsi"/>
          <w:noProof/>
          <w:kern w:val="2"/>
          <w:sz w:val="22"/>
          <w:szCs w:val="22"/>
          <w:lang w:bidi="ta-IN"/>
          <w14:ligatures w14:val="standardContextual"/>
        </w:rPr>
      </w:pPr>
      <w:del w:id="304" w:author="Badhri Hari" w:date="2024-05-04T18:30:00Z">
        <w:r w:rsidDel="00803BCA">
          <w:rPr>
            <w:noProof/>
          </w:rPr>
          <w:delText>8.1 Preparation of CuSO</w:delText>
        </w:r>
        <w:r w:rsidRPr="002D13C3" w:rsidDel="00803BCA">
          <w:rPr>
            <w:noProof/>
            <w:vertAlign w:val="subscript"/>
          </w:rPr>
          <w:delText>4</w:delText>
        </w:r>
        <w:r w:rsidDel="00803BCA">
          <w:rPr>
            <w:noProof/>
          </w:rPr>
          <w:delText xml:space="preserve"> standards of varying concentrations</w:delText>
        </w:r>
        <w:r w:rsidDel="00803BCA">
          <w:rPr>
            <w:noProof/>
          </w:rPr>
          <w:tab/>
          <w:delText>26</w:delText>
        </w:r>
      </w:del>
    </w:p>
    <w:p w14:paraId="31F20B04" w14:textId="6BDD35CD" w:rsidR="006C2B66" w:rsidDel="00803BCA" w:rsidRDefault="006C2B66" w:rsidP="00803BCA">
      <w:pPr>
        <w:pStyle w:val="TOC2"/>
        <w:rPr>
          <w:del w:id="305" w:author="Badhri Hari" w:date="2024-05-04T18:30:00Z"/>
          <w:rFonts w:asciiTheme="minorHAnsi" w:hAnsiTheme="minorHAnsi"/>
          <w:noProof/>
          <w:kern w:val="2"/>
          <w:sz w:val="22"/>
          <w:szCs w:val="22"/>
          <w:lang w:bidi="ta-IN"/>
          <w14:ligatures w14:val="standardContextual"/>
        </w:rPr>
      </w:pPr>
      <w:del w:id="306" w:author="Badhri Hari" w:date="2024-05-04T18:30:00Z">
        <w:r w:rsidDel="00803BCA">
          <w:rPr>
            <w:noProof/>
          </w:rPr>
          <w:delText>8.2 Preparation of ligand solutions</w:delText>
        </w:r>
        <w:r w:rsidDel="00803BCA">
          <w:rPr>
            <w:noProof/>
          </w:rPr>
          <w:tab/>
          <w:delText>27</w:delText>
        </w:r>
      </w:del>
    </w:p>
    <w:p w14:paraId="2D9D5AEA" w14:textId="669B37D9" w:rsidR="006C2B66" w:rsidDel="00803BCA" w:rsidRDefault="006C2B66" w:rsidP="00803BCA">
      <w:pPr>
        <w:pStyle w:val="TOC2"/>
        <w:rPr>
          <w:del w:id="307" w:author="Badhri Hari" w:date="2024-05-04T18:30:00Z"/>
          <w:rFonts w:asciiTheme="minorHAnsi" w:hAnsiTheme="minorHAnsi"/>
          <w:noProof/>
          <w:kern w:val="2"/>
          <w:sz w:val="22"/>
          <w:szCs w:val="22"/>
          <w:lang w:bidi="ta-IN"/>
          <w14:ligatures w14:val="standardContextual"/>
        </w:rPr>
      </w:pPr>
      <w:del w:id="308" w:author="Badhri Hari" w:date="2024-05-04T18:30:00Z">
        <w:r w:rsidDel="00803BCA">
          <w:rPr>
            <w:noProof/>
          </w:rPr>
          <w:delText>8.3 Preparation of complex solutions</w:delText>
        </w:r>
        <w:r w:rsidDel="00803BCA">
          <w:rPr>
            <w:noProof/>
          </w:rPr>
          <w:tab/>
          <w:delText>27</w:delText>
        </w:r>
      </w:del>
    </w:p>
    <w:p w14:paraId="08B5A145" w14:textId="59BE6908" w:rsidR="006C2B66" w:rsidDel="00803BCA" w:rsidRDefault="006C2B66" w:rsidP="00803BCA">
      <w:pPr>
        <w:pStyle w:val="TOC2"/>
        <w:rPr>
          <w:del w:id="309" w:author="Badhri Hari" w:date="2024-05-04T18:30:00Z"/>
          <w:rFonts w:asciiTheme="minorHAnsi" w:hAnsiTheme="minorHAnsi"/>
          <w:noProof/>
          <w:kern w:val="2"/>
          <w:sz w:val="22"/>
          <w:szCs w:val="22"/>
          <w:lang w:bidi="ta-IN"/>
          <w14:ligatures w14:val="standardContextual"/>
        </w:rPr>
      </w:pPr>
      <w:del w:id="310" w:author="Badhri Hari" w:date="2024-05-04T18:30:00Z">
        <w:r w:rsidDel="00803BCA">
          <w:rPr>
            <w:noProof/>
          </w:rPr>
          <w:delText>8.4 Preparation of pH 2 buffer</w:delText>
        </w:r>
        <w:r w:rsidDel="00803BCA">
          <w:rPr>
            <w:noProof/>
          </w:rPr>
          <w:tab/>
          <w:delText>27</w:delText>
        </w:r>
      </w:del>
    </w:p>
    <w:p w14:paraId="3AF89AE0" w14:textId="231B8E34" w:rsidR="006C2B66" w:rsidDel="00803BCA" w:rsidRDefault="006C2B66">
      <w:pPr>
        <w:pStyle w:val="TOC3"/>
        <w:tabs>
          <w:tab w:val="right" w:pos="9350"/>
        </w:tabs>
        <w:rPr>
          <w:del w:id="311" w:author="Badhri Hari" w:date="2024-05-04T18:30:00Z"/>
          <w:rFonts w:asciiTheme="minorHAnsi" w:hAnsiTheme="minorHAnsi"/>
          <w:noProof/>
          <w:kern w:val="2"/>
          <w:sz w:val="22"/>
          <w:szCs w:val="22"/>
          <w:lang w:bidi="ta-IN"/>
          <w14:ligatures w14:val="standardContextual"/>
        </w:rPr>
      </w:pPr>
      <w:del w:id="312" w:author="Badhri Hari" w:date="2024-05-04T18:30:00Z">
        <w:r w:rsidDel="00803BCA">
          <w:rPr>
            <w:noProof/>
          </w:rPr>
          <w:delText>8.4.1 Reagent 1 Preparation (0.20 moldm</w:delText>
        </w:r>
        <w:r w:rsidRPr="002D13C3" w:rsidDel="00803BCA">
          <w:rPr>
            <w:noProof/>
            <w:vertAlign w:val="superscript"/>
          </w:rPr>
          <w:delText>-3</w:delText>
        </w:r>
        <w:r w:rsidDel="00803BCA">
          <w:rPr>
            <w:noProof/>
          </w:rPr>
          <w:delText xml:space="preserve"> Hydrochloric Acid)</w:delText>
        </w:r>
        <w:r w:rsidDel="00803BCA">
          <w:rPr>
            <w:noProof/>
          </w:rPr>
          <w:tab/>
          <w:delText>27</w:delText>
        </w:r>
      </w:del>
    </w:p>
    <w:p w14:paraId="6E5A4FCD" w14:textId="08187010" w:rsidR="006C2B66" w:rsidDel="00803BCA" w:rsidRDefault="006C2B66">
      <w:pPr>
        <w:pStyle w:val="TOC3"/>
        <w:tabs>
          <w:tab w:val="right" w:pos="9350"/>
        </w:tabs>
        <w:rPr>
          <w:del w:id="313" w:author="Badhri Hari" w:date="2024-05-04T18:30:00Z"/>
          <w:rFonts w:asciiTheme="minorHAnsi" w:hAnsiTheme="minorHAnsi"/>
          <w:noProof/>
          <w:kern w:val="2"/>
          <w:sz w:val="22"/>
          <w:szCs w:val="22"/>
          <w:lang w:bidi="ta-IN"/>
          <w14:ligatures w14:val="standardContextual"/>
        </w:rPr>
      </w:pPr>
      <w:del w:id="314" w:author="Badhri Hari" w:date="2024-05-04T18:30:00Z">
        <w:r w:rsidDel="00803BCA">
          <w:rPr>
            <w:noProof/>
          </w:rPr>
          <w:delText>8.4.2 Reagent 2 Preparation (0.20 moldm</w:delText>
        </w:r>
        <w:r w:rsidRPr="002D13C3" w:rsidDel="00803BCA">
          <w:rPr>
            <w:noProof/>
            <w:vertAlign w:val="superscript"/>
          </w:rPr>
          <w:delText>-3</w:delText>
        </w:r>
        <w:r w:rsidDel="00803BCA">
          <w:rPr>
            <w:noProof/>
          </w:rPr>
          <w:delText xml:space="preserve"> Potassium Chloride)</w:delText>
        </w:r>
        <w:r w:rsidDel="00803BCA">
          <w:rPr>
            <w:noProof/>
          </w:rPr>
          <w:tab/>
          <w:delText>28</w:delText>
        </w:r>
      </w:del>
    </w:p>
    <w:p w14:paraId="19B44FCE" w14:textId="774CB6A0" w:rsidR="006C2B66" w:rsidDel="00803BCA" w:rsidRDefault="006C2B66">
      <w:pPr>
        <w:pStyle w:val="TOC3"/>
        <w:tabs>
          <w:tab w:val="right" w:pos="9350"/>
        </w:tabs>
        <w:rPr>
          <w:del w:id="315" w:author="Badhri Hari" w:date="2024-05-04T18:30:00Z"/>
          <w:rFonts w:asciiTheme="minorHAnsi" w:hAnsiTheme="minorHAnsi"/>
          <w:noProof/>
          <w:kern w:val="2"/>
          <w:sz w:val="22"/>
          <w:szCs w:val="22"/>
          <w:lang w:bidi="ta-IN"/>
          <w14:ligatures w14:val="standardContextual"/>
        </w:rPr>
      </w:pPr>
      <w:del w:id="316" w:author="Badhri Hari" w:date="2024-05-04T18:30:00Z">
        <w:r w:rsidDel="00803BCA">
          <w:rPr>
            <w:noProof/>
          </w:rPr>
          <w:delText>8.4.3 Buffer Preparation</w:delText>
        </w:r>
        <w:r w:rsidDel="00803BCA">
          <w:rPr>
            <w:noProof/>
          </w:rPr>
          <w:tab/>
          <w:delText>28</w:delText>
        </w:r>
      </w:del>
    </w:p>
    <w:p w14:paraId="35664DB4" w14:textId="79AB6761" w:rsidR="006C2B66" w:rsidDel="00803BCA" w:rsidRDefault="006C2B66" w:rsidP="00803BCA">
      <w:pPr>
        <w:pStyle w:val="TOC2"/>
        <w:rPr>
          <w:del w:id="317" w:author="Badhri Hari" w:date="2024-05-04T18:30:00Z"/>
          <w:rFonts w:asciiTheme="minorHAnsi" w:hAnsiTheme="minorHAnsi"/>
          <w:noProof/>
          <w:kern w:val="2"/>
          <w:sz w:val="22"/>
          <w:szCs w:val="22"/>
          <w:lang w:bidi="ta-IN"/>
          <w14:ligatures w14:val="standardContextual"/>
        </w:rPr>
      </w:pPr>
      <w:del w:id="318" w:author="Badhri Hari" w:date="2024-05-04T18:30:00Z">
        <w:r w:rsidDel="00803BCA">
          <w:rPr>
            <w:noProof/>
          </w:rPr>
          <w:delText>8.5 Preparation of pH 5 buffer</w:delText>
        </w:r>
        <w:r w:rsidDel="00803BCA">
          <w:rPr>
            <w:noProof/>
          </w:rPr>
          <w:tab/>
          <w:delText>28</w:delText>
        </w:r>
      </w:del>
    </w:p>
    <w:p w14:paraId="30BFD140" w14:textId="67DB0160" w:rsidR="006C2B66" w:rsidDel="00803BCA" w:rsidRDefault="006C2B66">
      <w:pPr>
        <w:pStyle w:val="TOC3"/>
        <w:tabs>
          <w:tab w:val="right" w:pos="9350"/>
        </w:tabs>
        <w:rPr>
          <w:del w:id="319" w:author="Badhri Hari" w:date="2024-05-04T18:30:00Z"/>
          <w:rFonts w:asciiTheme="minorHAnsi" w:hAnsiTheme="minorHAnsi"/>
          <w:noProof/>
          <w:kern w:val="2"/>
          <w:sz w:val="22"/>
          <w:szCs w:val="22"/>
          <w:lang w:bidi="ta-IN"/>
          <w14:ligatures w14:val="standardContextual"/>
        </w:rPr>
      </w:pPr>
      <w:del w:id="320" w:author="Badhri Hari" w:date="2024-05-04T18:30:00Z">
        <w:r w:rsidDel="00803BCA">
          <w:rPr>
            <w:noProof/>
          </w:rPr>
          <w:delText>8.5.1 Reagent 1 Preparation (0.10 moldm</w:delText>
        </w:r>
        <w:r w:rsidRPr="002D13C3" w:rsidDel="00803BCA">
          <w:rPr>
            <w:noProof/>
            <w:vertAlign w:val="superscript"/>
          </w:rPr>
          <w:delText>-3</w:delText>
        </w:r>
        <w:r w:rsidDel="00803BCA">
          <w:rPr>
            <w:noProof/>
          </w:rPr>
          <w:delText xml:space="preserve"> Glacial Acetic Acid)</w:delText>
        </w:r>
        <w:r w:rsidDel="00803BCA">
          <w:rPr>
            <w:noProof/>
          </w:rPr>
          <w:tab/>
          <w:delText>28</w:delText>
        </w:r>
      </w:del>
    </w:p>
    <w:p w14:paraId="49CB5C71" w14:textId="76C91E3F" w:rsidR="006C2B66" w:rsidDel="00803BCA" w:rsidRDefault="006C2B66">
      <w:pPr>
        <w:pStyle w:val="TOC3"/>
        <w:tabs>
          <w:tab w:val="right" w:pos="9350"/>
        </w:tabs>
        <w:rPr>
          <w:del w:id="321" w:author="Badhri Hari" w:date="2024-05-04T18:30:00Z"/>
          <w:rFonts w:asciiTheme="minorHAnsi" w:hAnsiTheme="minorHAnsi"/>
          <w:noProof/>
          <w:kern w:val="2"/>
          <w:sz w:val="22"/>
          <w:szCs w:val="22"/>
          <w:lang w:bidi="ta-IN"/>
          <w14:ligatures w14:val="standardContextual"/>
        </w:rPr>
      </w:pPr>
      <w:del w:id="322" w:author="Badhri Hari" w:date="2024-05-04T18:30:00Z">
        <w:r w:rsidDel="00803BCA">
          <w:rPr>
            <w:noProof/>
          </w:rPr>
          <w:delText>8.5.2 Reagent 2 Preparation (0.10 moldm</w:delText>
        </w:r>
        <w:r w:rsidRPr="002D13C3" w:rsidDel="00803BCA">
          <w:rPr>
            <w:noProof/>
            <w:vertAlign w:val="superscript"/>
          </w:rPr>
          <w:delText>-3</w:delText>
        </w:r>
        <w:r w:rsidDel="00803BCA">
          <w:rPr>
            <w:noProof/>
          </w:rPr>
          <w:delText xml:space="preserve"> Sodium Acetate Trihydrate)</w:delText>
        </w:r>
        <w:r w:rsidDel="00803BCA">
          <w:rPr>
            <w:noProof/>
          </w:rPr>
          <w:tab/>
          <w:delText>29</w:delText>
        </w:r>
      </w:del>
    </w:p>
    <w:p w14:paraId="19A62CE0" w14:textId="1307781D" w:rsidR="006C2B66" w:rsidDel="00803BCA" w:rsidRDefault="006C2B66">
      <w:pPr>
        <w:pStyle w:val="TOC3"/>
        <w:tabs>
          <w:tab w:val="right" w:pos="9350"/>
        </w:tabs>
        <w:rPr>
          <w:del w:id="323" w:author="Badhri Hari" w:date="2024-05-04T18:30:00Z"/>
          <w:rFonts w:asciiTheme="minorHAnsi" w:hAnsiTheme="minorHAnsi"/>
          <w:noProof/>
          <w:kern w:val="2"/>
          <w:sz w:val="22"/>
          <w:szCs w:val="22"/>
          <w:lang w:bidi="ta-IN"/>
          <w14:ligatures w14:val="standardContextual"/>
        </w:rPr>
      </w:pPr>
      <w:del w:id="324" w:author="Badhri Hari" w:date="2024-05-04T18:30:00Z">
        <w:r w:rsidDel="00803BCA">
          <w:rPr>
            <w:noProof/>
          </w:rPr>
          <w:delText>8.5.3 Buffer Preparation</w:delText>
        </w:r>
        <w:r w:rsidDel="00803BCA">
          <w:rPr>
            <w:noProof/>
          </w:rPr>
          <w:tab/>
          <w:delText>29</w:delText>
        </w:r>
      </w:del>
    </w:p>
    <w:p w14:paraId="17144E57" w14:textId="32036DA1" w:rsidR="006C2B66" w:rsidDel="00803BCA" w:rsidRDefault="006C2B66" w:rsidP="00803BCA">
      <w:pPr>
        <w:pStyle w:val="TOC2"/>
        <w:rPr>
          <w:del w:id="325" w:author="Badhri Hari" w:date="2024-05-04T18:30:00Z"/>
          <w:rFonts w:asciiTheme="minorHAnsi" w:hAnsiTheme="minorHAnsi"/>
          <w:noProof/>
          <w:kern w:val="2"/>
          <w:sz w:val="22"/>
          <w:szCs w:val="22"/>
          <w:lang w:bidi="ta-IN"/>
          <w14:ligatures w14:val="standardContextual"/>
        </w:rPr>
      </w:pPr>
      <w:del w:id="326" w:author="Badhri Hari" w:date="2024-05-04T18:30:00Z">
        <w:r w:rsidDel="00803BCA">
          <w:rPr>
            <w:noProof/>
          </w:rPr>
          <w:delText>8.6 Preparation of pH 7 buffer</w:delText>
        </w:r>
        <w:r w:rsidDel="00803BCA">
          <w:rPr>
            <w:noProof/>
          </w:rPr>
          <w:tab/>
          <w:delText>29</w:delText>
        </w:r>
      </w:del>
    </w:p>
    <w:p w14:paraId="010E2598" w14:textId="5565ACF1" w:rsidR="006C2B66" w:rsidDel="00803BCA" w:rsidRDefault="006C2B66">
      <w:pPr>
        <w:pStyle w:val="TOC1"/>
        <w:rPr>
          <w:del w:id="327" w:author="Badhri Hari" w:date="2024-05-04T18:30:00Z"/>
          <w:rFonts w:asciiTheme="minorHAnsi" w:hAnsiTheme="minorHAnsi" w:cstheme="minorBidi"/>
          <w:b w:val="0"/>
          <w:bCs w:val="0"/>
          <w:noProof/>
          <w:kern w:val="2"/>
          <w:sz w:val="22"/>
          <w:szCs w:val="22"/>
          <w:lang w:bidi="ta-IN"/>
          <w14:ligatures w14:val="standardContextual"/>
        </w:rPr>
      </w:pPr>
      <w:del w:id="328" w:author="Badhri Hari" w:date="2024-05-04T18:30:00Z">
        <w:r w:rsidDel="00803BCA">
          <w:rPr>
            <w:noProof/>
          </w:rPr>
          <w:delText>9 Data Collection</w:delText>
        </w:r>
        <w:r w:rsidDel="00803BCA">
          <w:rPr>
            <w:noProof/>
          </w:rPr>
          <w:tab/>
          <w:delText>29</w:delText>
        </w:r>
      </w:del>
    </w:p>
    <w:p w14:paraId="16C4DE5C" w14:textId="4052F9F3" w:rsidR="006C2B66" w:rsidDel="00803BCA" w:rsidRDefault="006C2B66" w:rsidP="00803BCA">
      <w:pPr>
        <w:pStyle w:val="TOC2"/>
        <w:rPr>
          <w:del w:id="329" w:author="Badhri Hari" w:date="2024-05-04T18:30:00Z"/>
          <w:rFonts w:asciiTheme="minorHAnsi" w:hAnsiTheme="minorHAnsi"/>
          <w:noProof/>
          <w:kern w:val="2"/>
          <w:sz w:val="22"/>
          <w:szCs w:val="22"/>
          <w:lang w:bidi="ta-IN"/>
          <w14:ligatures w14:val="standardContextual"/>
        </w:rPr>
      </w:pPr>
      <w:del w:id="330" w:author="Badhri Hari" w:date="2024-05-04T18:30:00Z">
        <w:r w:rsidDel="00803BCA">
          <w:rPr>
            <w:noProof/>
          </w:rPr>
          <w:delText>9.1 Qualitative Data</w:delText>
        </w:r>
        <w:r w:rsidDel="00803BCA">
          <w:rPr>
            <w:noProof/>
          </w:rPr>
          <w:tab/>
          <w:delText>30</w:delText>
        </w:r>
      </w:del>
    </w:p>
    <w:p w14:paraId="1993345C" w14:textId="6E2F484E" w:rsidR="006C2B66" w:rsidDel="00803BCA" w:rsidRDefault="006C2B66">
      <w:pPr>
        <w:pStyle w:val="TOC3"/>
        <w:tabs>
          <w:tab w:val="right" w:pos="9350"/>
        </w:tabs>
        <w:rPr>
          <w:del w:id="331" w:author="Badhri Hari" w:date="2024-05-04T18:30:00Z"/>
          <w:rFonts w:asciiTheme="minorHAnsi" w:hAnsiTheme="minorHAnsi"/>
          <w:noProof/>
          <w:kern w:val="2"/>
          <w:sz w:val="22"/>
          <w:szCs w:val="22"/>
          <w:lang w:bidi="ta-IN"/>
          <w14:ligatures w14:val="standardContextual"/>
        </w:rPr>
      </w:pPr>
      <w:del w:id="332" w:author="Badhri Hari" w:date="2024-05-04T18:30:00Z">
        <w:r w:rsidDel="00803BCA">
          <w:rPr>
            <w:noProof/>
          </w:rPr>
          <w:delText>9.1.1 Complex Solutions for Varying Solvents</w:delText>
        </w:r>
        <w:r w:rsidDel="00803BCA">
          <w:rPr>
            <w:noProof/>
          </w:rPr>
          <w:tab/>
          <w:delText>30</w:delText>
        </w:r>
      </w:del>
    </w:p>
    <w:p w14:paraId="3F4C7098" w14:textId="3800BAAA" w:rsidR="006C2B66" w:rsidDel="00803BCA" w:rsidRDefault="006C2B66">
      <w:pPr>
        <w:pStyle w:val="TOC3"/>
        <w:tabs>
          <w:tab w:val="right" w:pos="9350"/>
        </w:tabs>
        <w:rPr>
          <w:del w:id="333" w:author="Badhri Hari" w:date="2024-05-04T18:30:00Z"/>
          <w:rFonts w:asciiTheme="minorHAnsi" w:hAnsiTheme="minorHAnsi"/>
          <w:noProof/>
          <w:kern w:val="2"/>
          <w:sz w:val="22"/>
          <w:szCs w:val="22"/>
          <w:lang w:bidi="ta-IN"/>
          <w14:ligatures w14:val="standardContextual"/>
        </w:rPr>
      </w:pPr>
      <w:del w:id="334" w:author="Badhri Hari" w:date="2024-05-04T18:30:00Z">
        <w:r w:rsidDel="00803BCA">
          <w:rPr>
            <w:noProof/>
          </w:rPr>
          <w:delText>9.1.2 Complex Solutions at Varying PPP Mass (± 0.001) (g)</w:delText>
        </w:r>
        <w:r w:rsidDel="00803BCA">
          <w:rPr>
            <w:noProof/>
          </w:rPr>
          <w:tab/>
          <w:delText>30</w:delText>
        </w:r>
      </w:del>
    </w:p>
    <w:p w14:paraId="72885E21" w14:textId="598DBB28" w:rsidR="006C2B66" w:rsidDel="00803BCA" w:rsidRDefault="006C2B66">
      <w:pPr>
        <w:pStyle w:val="TOC3"/>
        <w:tabs>
          <w:tab w:val="right" w:pos="9350"/>
        </w:tabs>
        <w:rPr>
          <w:del w:id="335" w:author="Badhri Hari" w:date="2024-05-04T18:30:00Z"/>
          <w:rFonts w:asciiTheme="minorHAnsi" w:hAnsiTheme="minorHAnsi"/>
          <w:noProof/>
          <w:kern w:val="2"/>
          <w:sz w:val="22"/>
          <w:szCs w:val="22"/>
          <w:lang w:bidi="ta-IN"/>
          <w14:ligatures w14:val="standardContextual"/>
        </w:rPr>
      </w:pPr>
      <w:del w:id="336" w:author="Badhri Hari" w:date="2024-05-04T18:30:00Z">
        <w:r w:rsidDel="00803BCA">
          <w:rPr>
            <w:noProof/>
          </w:rPr>
          <w:delText>9.1.3 Complex Solutions at Varying Copper Concentrations (moldm</w:delText>
        </w:r>
        <w:r w:rsidRPr="002D13C3" w:rsidDel="00803BCA">
          <w:rPr>
            <w:noProof/>
            <w:vertAlign w:val="superscript"/>
          </w:rPr>
          <w:delText>-3</w:delText>
        </w:r>
        <w:r w:rsidDel="00803BCA">
          <w:rPr>
            <w:noProof/>
          </w:rPr>
          <w:delText>)</w:delText>
        </w:r>
        <w:r w:rsidDel="00803BCA">
          <w:rPr>
            <w:noProof/>
          </w:rPr>
          <w:tab/>
          <w:delText>30</w:delText>
        </w:r>
      </w:del>
    </w:p>
    <w:p w14:paraId="74901783" w14:textId="33C734B2" w:rsidR="006C2B66" w:rsidDel="00803BCA" w:rsidRDefault="006C2B66">
      <w:pPr>
        <w:pStyle w:val="TOC3"/>
        <w:tabs>
          <w:tab w:val="right" w:pos="9350"/>
        </w:tabs>
        <w:rPr>
          <w:del w:id="337" w:author="Badhri Hari" w:date="2024-05-04T18:30:00Z"/>
          <w:rFonts w:asciiTheme="minorHAnsi" w:hAnsiTheme="minorHAnsi"/>
          <w:noProof/>
          <w:kern w:val="2"/>
          <w:sz w:val="22"/>
          <w:szCs w:val="22"/>
          <w:lang w:bidi="ta-IN"/>
          <w14:ligatures w14:val="standardContextual"/>
        </w:rPr>
      </w:pPr>
      <w:del w:id="338" w:author="Badhri Hari" w:date="2024-05-04T18:30:00Z">
        <w:r w:rsidDel="00803BCA">
          <w:rPr>
            <w:noProof/>
          </w:rPr>
          <w:delText>9.1.4 Complex Solutions for Varying Water:Cu</w:delText>
        </w:r>
        <w:r w:rsidRPr="002D13C3" w:rsidDel="00803BCA">
          <w:rPr>
            <w:noProof/>
            <w:vertAlign w:val="superscript"/>
          </w:rPr>
          <w:delText>2+</w:delText>
        </w:r>
        <w:r w:rsidDel="00803BCA">
          <w:rPr>
            <w:noProof/>
          </w:rPr>
          <w:delText xml:space="preserve"> Voluminal Ratios (cm</w:delText>
        </w:r>
        <w:r w:rsidRPr="002D13C3" w:rsidDel="00803BCA">
          <w:rPr>
            <w:noProof/>
            <w:vertAlign w:val="superscript"/>
          </w:rPr>
          <w:delText>3</w:delText>
        </w:r>
        <w:r w:rsidDel="00803BCA">
          <w:rPr>
            <w:noProof/>
          </w:rPr>
          <w:delText>)</w:delText>
        </w:r>
        <w:r w:rsidDel="00803BCA">
          <w:rPr>
            <w:noProof/>
          </w:rPr>
          <w:tab/>
          <w:delText>31</w:delText>
        </w:r>
      </w:del>
    </w:p>
    <w:p w14:paraId="56E302C9" w14:textId="579E70E0" w:rsidR="006C2B66" w:rsidDel="00803BCA" w:rsidRDefault="006C2B66">
      <w:pPr>
        <w:pStyle w:val="TOC3"/>
        <w:tabs>
          <w:tab w:val="right" w:pos="9350"/>
        </w:tabs>
        <w:rPr>
          <w:del w:id="339" w:author="Badhri Hari" w:date="2024-05-04T18:30:00Z"/>
          <w:rFonts w:asciiTheme="minorHAnsi" w:hAnsiTheme="minorHAnsi"/>
          <w:noProof/>
          <w:kern w:val="2"/>
          <w:sz w:val="22"/>
          <w:szCs w:val="22"/>
          <w:lang w:bidi="ta-IN"/>
          <w14:ligatures w14:val="standardContextual"/>
        </w:rPr>
      </w:pPr>
      <w:del w:id="340" w:author="Badhri Hari" w:date="2024-05-04T18:30:00Z">
        <w:r w:rsidDel="00803BCA">
          <w:rPr>
            <w:noProof/>
          </w:rPr>
          <w:delText>9.1.5 Complex Solutions at Varying pH and PPP Mass (± 0.001) (g) (0.050M Cu</w:delText>
        </w:r>
        <w:r w:rsidRPr="002D13C3" w:rsidDel="00803BCA">
          <w:rPr>
            <w:noProof/>
            <w:vertAlign w:val="superscript"/>
          </w:rPr>
          <w:delText>2+</w:delText>
        </w:r>
        <w:r w:rsidDel="00803BCA">
          <w:rPr>
            <w:noProof/>
          </w:rPr>
          <w:delText>)</w:delText>
        </w:r>
        <w:r w:rsidDel="00803BCA">
          <w:rPr>
            <w:noProof/>
          </w:rPr>
          <w:tab/>
          <w:delText>31</w:delText>
        </w:r>
      </w:del>
    </w:p>
    <w:p w14:paraId="5DEEBF25" w14:textId="38D4F727" w:rsidR="006C2B66" w:rsidDel="00803BCA" w:rsidRDefault="006C2B66">
      <w:pPr>
        <w:pStyle w:val="TOC3"/>
        <w:tabs>
          <w:tab w:val="right" w:pos="9350"/>
        </w:tabs>
        <w:rPr>
          <w:del w:id="341" w:author="Badhri Hari" w:date="2024-05-04T18:30:00Z"/>
          <w:rFonts w:asciiTheme="minorHAnsi" w:hAnsiTheme="minorHAnsi"/>
          <w:noProof/>
          <w:kern w:val="2"/>
          <w:sz w:val="22"/>
          <w:szCs w:val="22"/>
          <w:lang w:bidi="ta-IN"/>
          <w14:ligatures w14:val="standardContextual"/>
        </w:rPr>
      </w:pPr>
      <w:del w:id="342" w:author="Badhri Hari" w:date="2024-05-04T18:30:00Z">
        <w:r w:rsidDel="00803BCA">
          <w:rPr>
            <w:noProof/>
          </w:rPr>
          <w:delText>9.1.6 Complex Solutions at Varying pH and PPP Mass (± 0.001) (g) (0.075M Cu</w:delText>
        </w:r>
        <w:r w:rsidRPr="002D13C3" w:rsidDel="00803BCA">
          <w:rPr>
            <w:noProof/>
            <w:vertAlign w:val="superscript"/>
          </w:rPr>
          <w:delText>2+</w:delText>
        </w:r>
        <w:r w:rsidDel="00803BCA">
          <w:rPr>
            <w:noProof/>
          </w:rPr>
          <w:delText>)</w:delText>
        </w:r>
        <w:r w:rsidDel="00803BCA">
          <w:rPr>
            <w:noProof/>
          </w:rPr>
          <w:tab/>
          <w:delText>31</w:delText>
        </w:r>
      </w:del>
    </w:p>
    <w:p w14:paraId="2B27DE63" w14:textId="290C7A29" w:rsidR="006C2B66" w:rsidDel="00803BCA" w:rsidRDefault="006C2B66" w:rsidP="00803BCA">
      <w:pPr>
        <w:pStyle w:val="TOC2"/>
        <w:rPr>
          <w:del w:id="343" w:author="Badhri Hari" w:date="2024-05-04T18:30:00Z"/>
          <w:rFonts w:asciiTheme="minorHAnsi" w:hAnsiTheme="minorHAnsi"/>
          <w:noProof/>
          <w:kern w:val="2"/>
          <w:sz w:val="22"/>
          <w:szCs w:val="22"/>
          <w:lang w:bidi="ta-IN"/>
          <w14:ligatures w14:val="standardContextual"/>
        </w:rPr>
      </w:pPr>
      <w:del w:id="344" w:author="Badhri Hari" w:date="2024-05-04T18:30:00Z">
        <w:r w:rsidDel="00803BCA">
          <w:rPr>
            <w:noProof/>
          </w:rPr>
          <w:delText>9.2 Quantitative Data – Absorbance Value</w:delText>
        </w:r>
        <w:r w:rsidDel="00803BCA">
          <w:rPr>
            <w:noProof/>
          </w:rPr>
          <w:tab/>
          <w:delText>32</w:delText>
        </w:r>
      </w:del>
    </w:p>
    <w:p w14:paraId="338B3DAE" w14:textId="3D42DE4D" w:rsidR="006C2B66" w:rsidDel="00803BCA" w:rsidRDefault="006C2B66">
      <w:pPr>
        <w:pStyle w:val="TOC3"/>
        <w:tabs>
          <w:tab w:val="right" w:pos="9350"/>
        </w:tabs>
        <w:rPr>
          <w:del w:id="345" w:author="Badhri Hari" w:date="2024-05-04T18:30:00Z"/>
          <w:rFonts w:asciiTheme="minorHAnsi" w:hAnsiTheme="minorHAnsi"/>
          <w:noProof/>
          <w:kern w:val="2"/>
          <w:sz w:val="22"/>
          <w:szCs w:val="22"/>
          <w:lang w:bidi="ta-IN"/>
          <w14:ligatures w14:val="standardContextual"/>
        </w:rPr>
      </w:pPr>
      <w:del w:id="346" w:author="Badhri Hari" w:date="2024-05-04T18:30:00Z">
        <w:r w:rsidDel="00803BCA">
          <w:rPr>
            <w:noProof/>
          </w:rPr>
          <w:delText>9.2.1 Complex Solutions for Varying Solvents</w:delText>
        </w:r>
        <w:r w:rsidDel="00803BCA">
          <w:rPr>
            <w:noProof/>
          </w:rPr>
          <w:tab/>
          <w:delText>32</w:delText>
        </w:r>
      </w:del>
    </w:p>
    <w:p w14:paraId="7FC9FB26" w14:textId="744882CB" w:rsidR="006C2B66" w:rsidDel="00803BCA" w:rsidRDefault="006C2B66">
      <w:pPr>
        <w:pStyle w:val="TOC3"/>
        <w:tabs>
          <w:tab w:val="right" w:pos="9350"/>
        </w:tabs>
        <w:rPr>
          <w:del w:id="347" w:author="Badhri Hari" w:date="2024-05-04T18:30:00Z"/>
          <w:rFonts w:asciiTheme="minorHAnsi" w:hAnsiTheme="minorHAnsi"/>
          <w:noProof/>
          <w:kern w:val="2"/>
          <w:sz w:val="22"/>
          <w:szCs w:val="22"/>
          <w:lang w:bidi="ta-IN"/>
          <w14:ligatures w14:val="standardContextual"/>
        </w:rPr>
      </w:pPr>
      <w:del w:id="348" w:author="Badhri Hari" w:date="2024-05-04T18:30:00Z">
        <w:r w:rsidDel="00803BCA">
          <w:rPr>
            <w:noProof/>
          </w:rPr>
          <w:delText>9.2.2 Complex Solutions at Varying PPP Mass (± 0.001) (g)</w:delText>
        </w:r>
        <w:r w:rsidDel="00803BCA">
          <w:rPr>
            <w:noProof/>
          </w:rPr>
          <w:tab/>
          <w:delText>32</w:delText>
        </w:r>
      </w:del>
    </w:p>
    <w:p w14:paraId="02B4D0D4" w14:textId="520AF4B5" w:rsidR="006C2B66" w:rsidDel="00803BCA" w:rsidRDefault="006C2B66">
      <w:pPr>
        <w:pStyle w:val="TOC3"/>
        <w:tabs>
          <w:tab w:val="right" w:pos="9350"/>
        </w:tabs>
        <w:rPr>
          <w:del w:id="349" w:author="Badhri Hari" w:date="2024-05-04T18:30:00Z"/>
          <w:rFonts w:asciiTheme="minorHAnsi" w:hAnsiTheme="minorHAnsi"/>
          <w:noProof/>
          <w:kern w:val="2"/>
          <w:sz w:val="22"/>
          <w:szCs w:val="22"/>
          <w:lang w:bidi="ta-IN"/>
          <w14:ligatures w14:val="standardContextual"/>
        </w:rPr>
      </w:pPr>
      <w:del w:id="350" w:author="Badhri Hari" w:date="2024-05-04T18:30:00Z">
        <w:r w:rsidDel="00803BCA">
          <w:rPr>
            <w:noProof/>
          </w:rPr>
          <w:delText>9.2.3 Complex Solutions at Varying Copper Concentrations (moldm</w:delText>
        </w:r>
        <w:r w:rsidRPr="002D13C3" w:rsidDel="00803BCA">
          <w:rPr>
            <w:noProof/>
            <w:vertAlign w:val="superscript"/>
          </w:rPr>
          <w:delText>-3</w:delText>
        </w:r>
        <w:r w:rsidDel="00803BCA">
          <w:rPr>
            <w:noProof/>
          </w:rPr>
          <w:delText>)</w:delText>
        </w:r>
        <w:r w:rsidDel="00803BCA">
          <w:rPr>
            <w:noProof/>
          </w:rPr>
          <w:tab/>
          <w:delText>32</w:delText>
        </w:r>
      </w:del>
    </w:p>
    <w:p w14:paraId="6DBBF768" w14:textId="72754718" w:rsidR="006C2B66" w:rsidDel="00803BCA" w:rsidRDefault="006C2B66">
      <w:pPr>
        <w:pStyle w:val="TOC3"/>
        <w:tabs>
          <w:tab w:val="right" w:pos="9350"/>
        </w:tabs>
        <w:rPr>
          <w:del w:id="351" w:author="Badhri Hari" w:date="2024-05-04T18:30:00Z"/>
          <w:rFonts w:asciiTheme="minorHAnsi" w:hAnsiTheme="minorHAnsi"/>
          <w:noProof/>
          <w:kern w:val="2"/>
          <w:sz w:val="22"/>
          <w:szCs w:val="22"/>
          <w:lang w:bidi="ta-IN"/>
          <w14:ligatures w14:val="standardContextual"/>
        </w:rPr>
      </w:pPr>
      <w:del w:id="352" w:author="Badhri Hari" w:date="2024-05-04T18:30:00Z">
        <w:r w:rsidDel="00803BCA">
          <w:rPr>
            <w:noProof/>
          </w:rPr>
          <w:delText>9.2.4 Complex Solutions for Varying Water:Cu</w:delText>
        </w:r>
        <w:r w:rsidRPr="002D13C3" w:rsidDel="00803BCA">
          <w:rPr>
            <w:noProof/>
            <w:vertAlign w:val="superscript"/>
          </w:rPr>
          <w:delText>2+</w:delText>
        </w:r>
        <w:r w:rsidDel="00803BCA">
          <w:rPr>
            <w:noProof/>
          </w:rPr>
          <w:delText xml:space="preserve"> Voluminal Ratios (cm</w:delText>
        </w:r>
        <w:r w:rsidRPr="002D13C3" w:rsidDel="00803BCA">
          <w:rPr>
            <w:noProof/>
            <w:vertAlign w:val="superscript"/>
          </w:rPr>
          <w:delText>3</w:delText>
        </w:r>
        <w:r w:rsidDel="00803BCA">
          <w:rPr>
            <w:noProof/>
          </w:rPr>
          <w:delText>)</w:delText>
        </w:r>
        <w:r w:rsidDel="00803BCA">
          <w:rPr>
            <w:noProof/>
          </w:rPr>
          <w:tab/>
          <w:delText>33</w:delText>
        </w:r>
      </w:del>
    </w:p>
    <w:p w14:paraId="5F0F38EF" w14:textId="35EE6EBA" w:rsidR="006C2B66" w:rsidDel="00803BCA" w:rsidRDefault="006C2B66">
      <w:pPr>
        <w:pStyle w:val="TOC3"/>
        <w:tabs>
          <w:tab w:val="right" w:pos="9350"/>
        </w:tabs>
        <w:rPr>
          <w:del w:id="353" w:author="Badhri Hari" w:date="2024-05-04T18:30:00Z"/>
          <w:rFonts w:asciiTheme="minorHAnsi" w:hAnsiTheme="minorHAnsi"/>
          <w:noProof/>
          <w:kern w:val="2"/>
          <w:sz w:val="22"/>
          <w:szCs w:val="22"/>
          <w:lang w:bidi="ta-IN"/>
          <w14:ligatures w14:val="standardContextual"/>
        </w:rPr>
      </w:pPr>
      <w:del w:id="354" w:author="Badhri Hari" w:date="2024-05-04T18:30:00Z">
        <w:r w:rsidRPr="002D13C3" w:rsidDel="00803BCA">
          <w:rPr>
            <w:noProof/>
          </w:rPr>
          <w:delText>9.2.5 Complex Solutions at Varying pH and PPP Mass (± 0.001) (g) (0.050M Cu</w:delText>
        </w:r>
        <w:r w:rsidRPr="002D13C3" w:rsidDel="00803BCA">
          <w:rPr>
            <w:noProof/>
            <w:vertAlign w:val="superscript"/>
          </w:rPr>
          <w:delText>2+</w:delText>
        </w:r>
        <w:r w:rsidRPr="002D13C3" w:rsidDel="00803BCA">
          <w:rPr>
            <w:noProof/>
          </w:rPr>
          <w:delText>)</w:delText>
        </w:r>
        <w:r w:rsidDel="00803BCA">
          <w:rPr>
            <w:noProof/>
          </w:rPr>
          <w:tab/>
          <w:delText>33</w:delText>
        </w:r>
      </w:del>
    </w:p>
    <w:p w14:paraId="660805CF" w14:textId="0EF8B2FF" w:rsidR="006C2B66" w:rsidDel="00803BCA" w:rsidRDefault="006C2B66">
      <w:pPr>
        <w:pStyle w:val="TOC3"/>
        <w:tabs>
          <w:tab w:val="right" w:pos="9350"/>
        </w:tabs>
        <w:rPr>
          <w:del w:id="355" w:author="Badhri Hari" w:date="2024-05-04T18:30:00Z"/>
          <w:rFonts w:asciiTheme="minorHAnsi" w:hAnsiTheme="minorHAnsi"/>
          <w:noProof/>
          <w:kern w:val="2"/>
          <w:sz w:val="22"/>
          <w:szCs w:val="22"/>
          <w:lang w:bidi="ta-IN"/>
          <w14:ligatures w14:val="standardContextual"/>
        </w:rPr>
      </w:pPr>
      <w:del w:id="356" w:author="Badhri Hari" w:date="2024-05-04T18:30:00Z">
        <w:r w:rsidDel="00803BCA">
          <w:rPr>
            <w:noProof/>
          </w:rPr>
          <w:delText>9.2.6 Complex Solutions at Varying pH and PPP Mass (± 0.001) (g) (0.075M Cu</w:delText>
        </w:r>
        <w:r w:rsidRPr="002D13C3" w:rsidDel="00803BCA">
          <w:rPr>
            <w:noProof/>
            <w:vertAlign w:val="superscript"/>
          </w:rPr>
          <w:delText>2+</w:delText>
        </w:r>
        <w:r w:rsidDel="00803BCA">
          <w:rPr>
            <w:noProof/>
          </w:rPr>
          <w:delText>)</w:delText>
        </w:r>
        <w:r w:rsidDel="00803BCA">
          <w:rPr>
            <w:noProof/>
          </w:rPr>
          <w:tab/>
          <w:delText>34</w:delText>
        </w:r>
      </w:del>
    </w:p>
    <w:p w14:paraId="5CD3BFFF" w14:textId="68FE1CEB" w:rsidR="006C2B66" w:rsidDel="00803BCA" w:rsidRDefault="006C2B66">
      <w:pPr>
        <w:pStyle w:val="TOC1"/>
        <w:rPr>
          <w:del w:id="357" w:author="Badhri Hari" w:date="2024-05-04T18:30:00Z"/>
          <w:rFonts w:asciiTheme="minorHAnsi" w:hAnsiTheme="minorHAnsi" w:cstheme="minorBidi"/>
          <w:b w:val="0"/>
          <w:bCs w:val="0"/>
          <w:noProof/>
          <w:kern w:val="2"/>
          <w:sz w:val="22"/>
          <w:szCs w:val="22"/>
          <w:lang w:bidi="ta-IN"/>
          <w14:ligatures w14:val="standardContextual"/>
        </w:rPr>
      </w:pPr>
      <w:del w:id="358" w:author="Badhri Hari" w:date="2024-05-04T18:30:00Z">
        <w:r w:rsidDel="00803BCA">
          <w:rPr>
            <w:noProof/>
          </w:rPr>
          <w:delText xml:space="preserve">10 Data Processing – </w:delText>
        </w:r>
        <w:r w:rsidR="003E0517" w:rsidDel="00803BCA">
          <w:rPr>
            <w:noProof/>
          </w:rPr>
          <w:delText>EI</w:delText>
        </w:r>
        <w:r w:rsidDel="00803BCA">
          <w:rPr>
            <w:noProof/>
          </w:rPr>
          <w:delText>%</w:delText>
        </w:r>
        <w:r w:rsidDel="00803BCA">
          <w:rPr>
            <w:noProof/>
          </w:rPr>
          <w:tab/>
          <w:delText>34</w:delText>
        </w:r>
      </w:del>
    </w:p>
    <w:p w14:paraId="427985C2" w14:textId="5FEF998E" w:rsidR="006C2B66" w:rsidDel="00803BCA" w:rsidRDefault="006C2B66">
      <w:pPr>
        <w:pStyle w:val="TOC3"/>
        <w:tabs>
          <w:tab w:val="right" w:pos="9350"/>
        </w:tabs>
        <w:rPr>
          <w:del w:id="359" w:author="Badhri Hari" w:date="2024-05-04T18:30:00Z"/>
          <w:rFonts w:asciiTheme="minorHAnsi" w:hAnsiTheme="minorHAnsi"/>
          <w:noProof/>
          <w:kern w:val="2"/>
          <w:sz w:val="22"/>
          <w:szCs w:val="22"/>
          <w:lang w:bidi="ta-IN"/>
          <w14:ligatures w14:val="standardContextual"/>
        </w:rPr>
      </w:pPr>
      <w:del w:id="360" w:author="Badhri Hari" w:date="2024-05-04T18:30:00Z">
        <w:r w:rsidDel="00803BCA">
          <w:rPr>
            <w:noProof/>
          </w:rPr>
          <w:delText>10.1 Complex Solutions for Varying Solvents</w:delText>
        </w:r>
        <w:r w:rsidDel="00803BCA">
          <w:rPr>
            <w:noProof/>
          </w:rPr>
          <w:tab/>
          <w:delText>34</w:delText>
        </w:r>
      </w:del>
    </w:p>
    <w:p w14:paraId="4B0D4170" w14:textId="3FC074EE" w:rsidR="006C2B66" w:rsidDel="00803BCA" w:rsidRDefault="006C2B66">
      <w:pPr>
        <w:pStyle w:val="TOC3"/>
        <w:tabs>
          <w:tab w:val="right" w:pos="9350"/>
        </w:tabs>
        <w:rPr>
          <w:del w:id="361" w:author="Badhri Hari" w:date="2024-05-04T18:30:00Z"/>
          <w:rFonts w:asciiTheme="minorHAnsi" w:hAnsiTheme="minorHAnsi"/>
          <w:noProof/>
          <w:kern w:val="2"/>
          <w:sz w:val="22"/>
          <w:szCs w:val="22"/>
          <w:lang w:bidi="ta-IN"/>
          <w14:ligatures w14:val="standardContextual"/>
        </w:rPr>
      </w:pPr>
      <w:del w:id="362" w:author="Badhri Hari" w:date="2024-05-04T18:30:00Z">
        <w:r w:rsidDel="00803BCA">
          <w:rPr>
            <w:noProof/>
          </w:rPr>
          <w:delText>10.2 Complex Solutions at Varying PPP Mass (± 0.001) (g)</w:delText>
        </w:r>
        <w:r w:rsidDel="00803BCA">
          <w:rPr>
            <w:noProof/>
          </w:rPr>
          <w:tab/>
          <w:delText>35</w:delText>
        </w:r>
      </w:del>
    </w:p>
    <w:p w14:paraId="569436FC" w14:textId="1811C9C5" w:rsidR="006C2B66" w:rsidDel="00803BCA" w:rsidRDefault="006C2B66">
      <w:pPr>
        <w:pStyle w:val="TOC3"/>
        <w:tabs>
          <w:tab w:val="right" w:pos="9350"/>
        </w:tabs>
        <w:rPr>
          <w:del w:id="363" w:author="Badhri Hari" w:date="2024-05-04T18:30:00Z"/>
          <w:rFonts w:asciiTheme="minorHAnsi" w:hAnsiTheme="minorHAnsi"/>
          <w:noProof/>
          <w:kern w:val="2"/>
          <w:sz w:val="22"/>
          <w:szCs w:val="22"/>
          <w:lang w:bidi="ta-IN"/>
          <w14:ligatures w14:val="standardContextual"/>
        </w:rPr>
      </w:pPr>
      <w:del w:id="364" w:author="Badhri Hari" w:date="2024-05-04T18:30:00Z">
        <w:r w:rsidDel="00803BCA">
          <w:rPr>
            <w:noProof/>
          </w:rPr>
          <w:delText>10.3 Complex Solutions at Varying Copper Concentrations (moldm</w:delText>
        </w:r>
        <w:r w:rsidRPr="002D13C3" w:rsidDel="00803BCA">
          <w:rPr>
            <w:noProof/>
            <w:vertAlign w:val="superscript"/>
          </w:rPr>
          <w:delText>-3</w:delText>
        </w:r>
        <w:r w:rsidDel="00803BCA">
          <w:rPr>
            <w:noProof/>
          </w:rPr>
          <w:delText>)</w:delText>
        </w:r>
        <w:r w:rsidDel="00803BCA">
          <w:rPr>
            <w:noProof/>
          </w:rPr>
          <w:tab/>
          <w:delText>35</w:delText>
        </w:r>
      </w:del>
    </w:p>
    <w:p w14:paraId="0F0E3E76" w14:textId="7501AED6" w:rsidR="006C2B66" w:rsidDel="00803BCA" w:rsidRDefault="006C2B66">
      <w:pPr>
        <w:pStyle w:val="TOC3"/>
        <w:tabs>
          <w:tab w:val="right" w:pos="9350"/>
        </w:tabs>
        <w:rPr>
          <w:del w:id="365" w:author="Badhri Hari" w:date="2024-05-04T18:30:00Z"/>
          <w:rFonts w:asciiTheme="minorHAnsi" w:hAnsiTheme="minorHAnsi"/>
          <w:noProof/>
          <w:kern w:val="2"/>
          <w:sz w:val="22"/>
          <w:szCs w:val="22"/>
          <w:lang w:bidi="ta-IN"/>
          <w14:ligatures w14:val="standardContextual"/>
        </w:rPr>
      </w:pPr>
      <w:del w:id="366" w:author="Badhri Hari" w:date="2024-05-04T18:30:00Z">
        <w:r w:rsidDel="00803BCA">
          <w:rPr>
            <w:noProof/>
          </w:rPr>
          <w:delText>10.4 Complex Solutions for Varying Water:Cu</w:delText>
        </w:r>
        <w:r w:rsidRPr="002D13C3" w:rsidDel="00803BCA">
          <w:rPr>
            <w:noProof/>
            <w:vertAlign w:val="superscript"/>
          </w:rPr>
          <w:delText>2+</w:delText>
        </w:r>
        <w:r w:rsidDel="00803BCA">
          <w:rPr>
            <w:noProof/>
          </w:rPr>
          <w:delText xml:space="preserve"> Voluminal Ratios (cm</w:delText>
        </w:r>
        <w:r w:rsidRPr="002D13C3" w:rsidDel="00803BCA">
          <w:rPr>
            <w:noProof/>
            <w:vertAlign w:val="superscript"/>
          </w:rPr>
          <w:delText>3</w:delText>
        </w:r>
        <w:r w:rsidDel="00803BCA">
          <w:rPr>
            <w:noProof/>
          </w:rPr>
          <w:delText>)</w:delText>
        </w:r>
        <w:r w:rsidDel="00803BCA">
          <w:rPr>
            <w:noProof/>
          </w:rPr>
          <w:tab/>
          <w:delText>35</w:delText>
        </w:r>
      </w:del>
    </w:p>
    <w:p w14:paraId="307EF156" w14:textId="48542DB7" w:rsidR="006C2B66" w:rsidDel="00803BCA" w:rsidRDefault="006C2B66">
      <w:pPr>
        <w:pStyle w:val="TOC3"/>
        <w:tabs>
          <w:tab w:val="right" w:pos="9350"/>
        </w:tabs>
        <w:rPr>
          <w:del w:id="367" w:author="Badhri Hari" w:date="2024-05-04T18:30:00Z"/>
          <w:rFonts w:asciiTheme="minorHAnsi" w:hAnsiTheme="minorHAnsi"/>
          <w:noProof/>
          <w:kern w:val="2"/>
          <w:sz w:val="22"/>
          <w:szCs w:val="22"/>
          <w:lang w:bidi="ta-IN"/>
          <w14:ligatures w14:val="standardContextual"/>
        </w:rPr>
      </w:pPr>
      <w:del w:id="368" w:author="Badhri Hari" w:date="2024-05-04T18:30:00Z">
        <w:r w:rsidDel="00803BCA">
          <w:rPr>
            <w:noProof/>
          </w:rPr>
          <w:delText>10.5 Complex Solutions at Varying pH and PPP Mass (± 0.001) (g) (0.050M Cu</w:delText>
        </w:r>
        <w:r w:rsidRPr="002D13C3" w:rsidDel="00803BCA">
          <w:rPr>
            <w:noProof/>
            <w:vertAlign w:val="superscript"/>
          </w:rPr>
          <w:delText>2+</w:delText>
        </w:r>
        <w:r w:rsidDel="00803BCA">
          <w:rPr>
            <w:noProof/>
          </w:rPr>
          <w:delText>)</w:delText>
        </w:r>
        <w:r w:rsidDel="00803BCA">
          <w:rPr>
            <w:noProof/>
          </w:rPr>
          <w:tab/>
          <w:delText>36</w:delText>
        </w:r>
      </w:del>
    </w:p>
    <w:p w14:paraId="10FD3A20" w14:textId="62EEE0A8" w:rsidR="006C2B66" w:rsidDel="00803BCA" w:rsidRDefault="006C2B66">
      <w:pPr>
        <w:pStyle w:val="TOC3"/>
        <w:tabs>
          <w:tab w:val="right" w:pos="9350"/>
        </w:tabs>
        <w:rPr>
          <w:del w:id="369" w:author="Badhri Hari" w:date="2024-05-04T18:30:00Z"/>
          <w:rFonts w:asciiTheme="minorHAnsi" w:hAnsiTheme="minorHAnsi"/>
          <w:noProof/>
          <w:kern w:val="2"/>
          <w:sz w:val="22"/>
          <w:szCs w:val="22"/>
          <w:lang w:bidi="ta-IN"/>
          <w14:ligatures w14:val="standardContextual"/>
        </w:rPr>
      </w:pPr>
      <w:del w:id="370" w:author="Badhri Hari" w:date="2024-05-04T18:30:00Z">
        <w:r w:rsidDel="00803BCA">
          <w:rPr>
            <w:noProof/>
          </w:rPr>
          <w:delText>10.6 Complex Solutions at Varying pH and PPP Mass (± 0.001) (g) (0.075M Cu</w:delText>
        </w:r>
        <w:r w:rsidRPr="002D13C3" w:rsidDel="00803BCA">
          <w:rPr>
            <w:noProof/>
            <w:vertAlign w:val="superscript"/>
          </w:rPr>
          <w:delText>2+</w:delText>
        </w:r>
        <w:r w:rsidDel="00803BCA">
          <w:rPr>
            <w:noProof/>
          </w:rPr>
          <w:delText>)</w:delText>
        </w:r>
        <w:r w:rsidDel="00803BCA">
          <w:rPr>
            <w:noProof/>
          </w:rPr>
          <w:tab/>
          <w:delText>36</w:delText>
        </w:r>
      </w:del>
    </w:p>
    <w:p w14:paraId="5DAB94D8" w14:textId="0C606794" w:rsidR="006C2B66" w:rsidDel="00803BCA" w:rsidRDefault="006C2B66">
      <w:pPr>
        <w:pStyle w:val="TOC1"/>
        <w:rPr>
          <w:del w:id="371" w:author="Badhri Hari" w:date="2024-05-04T18:30:00Z"/>
          <w:rFonts w:asciiTheme="minorHAnsi" w:hAnsiTheme="minorHAnsi" w:cstheme="minorBidi"/>
          <w:b w:val="0"/>
          <w:bCs w:val="0"/>
          <w:noProof/>
          <w:kern w:val="2"/>
          <w:sz w:val="22"/>
          <w:szCs w:val="22"/>
          <w:lang w:bidi="ta-IN"/>
          <w14:ligatures w14:val="standardContextual"/>
        </w:rPr>
      </w:pPr>
      <w:del w:id="372" w:author="Badhri Hari" w:date="2024-05-04T18:30:00Z">
        <w:r w:rsidDel="00803BCA">
          <w:rPr>
            <w:noProof/>
          </w:rPr>
          <w:delText>11 Analysis</w:delText>
        </w:r>
        <w:r w:rsidDel="00803BCA">
          <w:rPr>
            <w:noProof/>
          </w:rPr>
          <w:tab/>
          <w:delText>37</w:delText>
        </w:r>
      </w:del>
    </w:p>
    <w:p w14:paraId="1A7A1DA7" w14:textId="2BF29B41" w:rsidR="006C2B66" w:rsidDel="00803BCA" w:rsidRDefault="006C2B66" w:rsidP="00803BCA">
      <w:pPr>
        <w:pStyle w:val="TOC2"/>
        <w:rPr>
          <w:del w:id="373" w:author="Badhri Hari" w:date="2024-05-04T18:30:00Z"/>
          <w:rFonts w:asciiTheme="minorHAnsi" w:hAnsiTheme="minorHAnsi"/>
          <w:noProof/>
          <w:kern w:val="2"/>
          <w:sz w:val="22"/>
          <w:szCs w:val="22"/>
          <w:lang w:bidi="ta-IN"/>
          <w14:ligatures w14:val="standardContextual"/>
        </w:rPr>
      </w:pPr>
      <w:del w:id="374" w:author="Badhri Hari" w:date="2024-05-04T18:30:00Z">
        <w:r w:rsidDel="00803BCA">
          <w:rPr>
            <w:noProof/>
          </w:rPr>
          <w:delText>11.1 Analysis 1 – Solvent Performance</w:delText>
        </w:r>
        <w:r w:rsidDel="00803BCA">
          <w:rPr>
            <w:noProof/>
          </w:rPr>
          <w:tab/>
          <w:delText>37</w:delText>
        </w:r>
      </w:del>
    </w:p>
    <w:p w14:paraId="59D05AD2" w14:textId="084268A7" w:rsidR="006C2B66" w:rsidDel="00803BCA" w:rsidRDefault="006C2B66" w:rsidP="00803BCA">
      <w:pPr>
        <w:pStyle w:val="TOC2"/>
        <w:rPr>
          <w:del w:id="375" w:author="Badhri Hari" w:date="2024-05-04T18:30:00Z"/>
          <w:rFonts w:asciiTheme="minorHAnsi" w:hAnsiTheme="minorHAnsi"/>
          <w:noProof/>
          <w:kern w:val="2"/>
          <w:sz w:val="22"/>
          <w:szCs w:val="22"/>
          <w:lang w:bidi="ta-IN"/>
          <w14:ligatures w14:val="standardContextual"/>
        </w:rPr>
      </w:pPr>
      <w:del w:id="376" w:author="Badhri Hari" w:date="2024-05-04T18:30:00Z">
        <w:r w:rsidDel="00803BCA">
          <w:rPr>
            <w:noProof/>
          </w:rPr>
          <w:delText>11.2 Analysis 2 – Effect of PPP Mass Used</w:delText>
        </w:r>
        <w:r w:rsidDel="00803BCA">
          <w:rPr>
            <w:noProof/>
          </w:rPr>
          <w:tab/>
          <w:delText>38</w:delText>
        </w:r>
      </w:del>
    </w:p>
    <w:p w14:paraId="29390B3F" w14:textId="10786066" w:rsidR="006C2B66" w:rsidDel="00803BCA" w:rsidRDefault="006C2B66" w:rsidP="00803BCA">
      <w:pPr>
        <w:pStyle w:val="TOC2"/>
        <w:rPr>
          <w:del w:id="377" w:author="Badhri Hari" w:date="2024-05-04T18:30:00Z"/>
          <w:rFonts w:asciiTheme="minorHAnsi" w:hAnsiTheme="minorHAnsi"/>
          <w:noProof/>
          <w:kern w:val="2"/>
          <w:sz w:val="22"/>
          <w:szCs w:val="22"/>
          <w:lang w:bidi="ta-IN"/>
          <w14:ligatures w14:val="standardContextual"/>
        </w:rPr>
      </w:pPr>
      <w:del w:id="378" w:author="Badhri Hari" w:date="2024-05-04T18:30:00Z">
        <w:r w:rsidDel="00803BCA">
          <w:rPr>
            <w:noProof/>
          </w:rPr>
          <w:delText>11.3 Analysis 3 – Effect of Metal Ion concentration</w:delText>
        </w:r>
        <w:r w:rsidDel="00803BCA">
          <w:rPr>
            <w:noProof/>
          </w:rPr>
          <w:tab/>
          <w:delText>39</w:delText>
        </w:r>
      </w:del>
    </w:p>
    <w:p w14:paraId="0C714B61" w14:textId="546F5846" w:rsidR="006C2B66" w:rsidDel="00803BCA" w:rsidRDefault="006C2B66" w:rsidP="00803BCA">
      <w:pPr>
        <w:pStyle w:val="TOC2"/>
        <w:rPr>
          <w:del w:id="379" w:author="Badhri Hari" w:date="2024-05-04T18:30:00Z"/>
          <w:rFonts w:asciiTheme="minorHAnsi" w:hAnsiTheme="minorHAnsi"/>
          <w:noProof/>
          <w:kern w:val="2"/>
          <w:sz w:val="22"/>
          <w:szCs w:val="22"/>
          <w:lang w:bidi="ta-IN"/>
          <w14:ligatures w14:val="standardContextual"/>
        </w:rPr>
      </w:pPr>
      <w:del w:id="380" w:author="Badhri Hari" w:date="2024-05-04T18:30:00Z">
        <w:r w:rsidDel="00803BCA">
          <w:rPr>
            <w:noProof/>
          </w:rPr>
          <w:delText>11.4 Analysis 4 – Effect of Metal Ligand Voluminal Ratio</w:delText>
        </w:r>
        <w:r w:rsidDel="00803BCA">
          <w:rPr>
            <w:noProof/>
          </w:rPr>
          <w:tab/>
          <w:delText>39</w:delText>
        </w:r>
      </w:del>
    </w:p>
    <w:p w14:paraId="71657365" w14:textId="534EED2C" w:rsidR="006C2B66" w:rsidDel="00803BCA" w:rsidRDefault="006C2B66">
      <w:pPr>
        <w:pStyle w:val="TOC1"/>
        <w:rPr>
          <w:del w:id="381" w:author="Badhri Hari" w:date="2024-05-04T18:30:00Z"/>
          <w:rFonts w:asciiTheme="minorHAnsi" w:hAnsiTheme="minorHAnsi" w:cstheme="minorBidi"/>
          <w:b w:val="0"/>
          <w:bCs w:val="0"/>
          <w:noProof/>
          <w:kern w:val="2"/>
          <w:sz w:val="22"/>
          <w:szCs w:val="22"/>
          <w:lang w:bidi="ta-IN"/>
          <w14:ligatures w14:val="standardContextual"/>
        </w:rPr>
      </w:pPr>
      <w:del w:id="382" w:author="Badhri Hari" w:date="2024-05-04T18:30:00Z">
        <w:r w:rsidDel="00803BCA">
          <w:rPr>
            <w:noProof/>
          </w:rPr>
          <w:delText>12 Conclusion</w:delText>
        </w:r>
        <w:r w:rsidDel="00803BCA">
          <w:rPr>
            <w:noProof/>
          </w:rPr>
          <w:tab/>
          <w:delText>39</w:delText>
        </w:r>
      </w:del>
    </w:p>
    <w:p w14:paraId="5C08DB82" w14:textId="455541CD" w:rsidR="006C2B66" w:rsidDel="00803BCA" w:rsidRDefault="006C2B66">
      <w:pPr>
        <w:pStyle w:val="TOC1"/>
        <w:rPr>
          <w:del w:id="383" w:author="Badhri Hari" w:date="2024-05-04T18:30:00Z"/>
          <w:rFonts w:asciiTheme="minorHAnsi" w:hAnsiTheme="minorHAnsi" w:cstheme="minorBidi"/>
          <w:b w:val="0"/>
          <w:bCs w:val="0"/>
          <w:noProof/>
          <w:kern w:val="2"/>
          <w:sz w:val="22"/>
          <w:szCs w:val="22"/>
          <w:lang w:bidi="ta-IN"/>
          <w14:ligatures w14:val="standardContextual"/>
        </w:rPr>
      </w:pPr>
      <w:del w:id="384" w:author="Badhri Hari" w:date="2024-05-04T18:30:00Z">
        <w:r w:rsidDel="00803BCA">
          <w:rPr>
            <w:noProof/>
          </w:rPr>
          <w:delText>13 Evaluation</w:delText>
        </w:r>
        <w:r w:rsidDel="00803BCA">
          <w:rPr>
            <w:noProof/>
          </w:rPr>
          <w:tab/>
          <w:delText>40</w:delText>
        </w:r>
      </w:del>
    </w:p>
    <w:p w14:paraId="5AD9E0C4" w14:textId="5FCD830B" w:rsidR="006C2B66" w:rsidDel="00803BCA" w:rsidRDefault="006C2B66" w:rsidP="00803BCA">
      <w:pPr>
        <w:pStyle w:val="TOC2"/>
        <w:rPr>
          <w:del w:id="385" w:author="Badhri Hari" w:date="2024-05-04T18:30:00Z"/>
          <w:rFonts w:asciiTheme="minorHAnsi" w:hAnsiTheme="minorHAnsi"/>
          <w:noProof/>
          <w:kern w:val="2"/>
          <w:sz w:val="22"/>
          <w:szCs w:val="22"/>
          <w:lang w:bidi="ta-IN"/>
          <w14:ligatures w14:val="standardContextual"/>
        </w:rPr>
      </w:pPr>
      <w:del w:id="386" w:author="Badhri Hari" w:date="2024-05-04T18:30:00Z">
        <w:r w:rsidDel="00803BCA">
          <w:rPr>
            <w:noProof/>
          </w:rPr>
          <w:delText>13.1 Strengths</w:delText>
        </w:r>
        <w:r w:rsidDel="00803BCA">
          <w:rPr>
            <w:noProof/>
          </w:rPr>
          <w:tab/>
          <w:delText>40</w:delText>
        </w:r>
      </w:del>
    </w:p>
    <w:p w14:paraId="7390B789" w14:textId="2215FC87" w:rsidR="006C2B66" w:rsidDel="00803BCA" w:rsidRDefault="006C2B66" w:rsidP="00803BCA">
      <w:pPr>
        <w:pStyle w:val="TOC2"/>
        <w:rPr>
          <w:del w:id="387" w:author="Badhri Hari" w:date="2024-05-04T18:30:00Z"/>
          <w:rFonts w:asciiTheme="minorHAnsi" w:hAnsiTheme="minorHAnsi"/>
          <w:noProof/>
          <w:kern w:val="2"/>
          <w:sz w:val="22"/>
          <w:szCs w:val="22"/>
          <w:lang w:bidi="ta-IN"/>
          <w14:ligatures w14:val="standardContextual"/>
        </w:rPr>
      </w:pPr>
      <w:del w:id="388" w:author="Badhri Hari" w:date="2024-05-04T18:30:00Z">
        <w:r w:rsidDel="00803BCA">
          <w:rPr>
            <w:noProof/>
          </w:rPr>
          <w:delText>13.2 Weaknesses</w:delText>
        </w:r>
        <w:r w:rsidDel="00803BCA">
          <w:rPr>
            <w:noProof/>
          </w:rPr>
          <w:tab/>
          <w:delText>40</w:delText>
        </w:r>
      </w:del>
    </w:p>
    <w:p w14:paraId="11DDF809" w14:textId="74FD19C4" w:rsidR="006C2B66" w:rsidDel="00803BCA" w:rsidRDefault="006C2B66">
      <w:pPr>
        <w:pStyle w:val="TOC1"/>
        <w:rPr>
          <w:del w:id="389" w:author="Badhri Hari" w:date="2024-05-04T18:30:00Z"/>
          <w:rFonts w:asciiTheme="minorHAnsi" w:hAnsiTheme="minorHAnsi" w:cstheme="minorBidi"/>
          <w:b w:val="0"/>
          <w:bCs w:val="0"/>
          <w:noProof/>
          <w:kern w:val="2"/>
          <w:sz w:val="22"/>
          <w:szCs w:val="22"/>
          <w:lang w:bidi="ta-IN"/>
          <w14:ligatures w14:val="standardContextual"/>
        </w:rPr>
      </w:pPr>
      <w:del w:id="390" w:author="Badhri Hari" w:date="2024-05-04T18:30:00Z">
        <w:r w:rsidDel="00803BCA">
          <w:rPr>
            <w:noProof/>
          </w:rPr>
          <w:delText>14 Further Scope</w:delText>
        </w:r>
        <w:r w:rsidDel="00803BCA">
          <w:rPr>
            <w:noProof/>
          </w:rPr>
          <w:tab/>
          <w:delText>41</w:delText>
        </w:r>
      </w:del>
    </w:p>
    <w:p w14:paraId="0B812F17" w14:textId="0EEB597B" w:rsidR="006C2B66" w:rsidDel="00803BCA" w:rsidRDefault="006C2B66">
      <w:pPr>
        <w:pStyle w:val="TOC1"/>
        <w:rPr>
          <w:del w:id="391" w:author="Badhri Hari" w:date="2024-05-04T18:30:00Z"/>
          <w:rFonts w:asciiTheme="minorHAnsi" w:hAnsiTheme="minorHAnsi" w:cstheme="minorBidi"/>
          <w:b w:val="0"/>
          <w:bCs w:val="0"/>
          <w:noProof/>
          <w:kern w:val="2"/>
          <w:sz w:val="22"/>
          <w:szCs w:val="22"/>
          <w:lang w:bidi="ta-IN"/>
          <w14:ligatures w14:val="standardContextual"/>
        </w:rPr>
      </w:pPr>
      <w:del w:id="392" w:author="Badhri Hari" w:date="2024-05-04T18:30:00Z">
        <w:r w:rsidDel="00803BCA">
          <w:rPr>
            <w:noProof/>
          </w:rPr>
          <w:delText>15 References</w:delText>
        </w:r>
        <w:r w:rsidDel="00803BCA">
          <w:rPr>
            <w:noProof/>
          </w:rPr>
          <w:tab/>
          <w:delText>41</w:delText>
        </w:r>
      </w:del>
    </w:p>
    <w:p w14:paraId="75F83335" w14:textId="49DD005C" w:rsidR="006C2B66" w:rsidDel="00803BCA" w:rsidRDefault="006C2B66">
      <w:pPr>
        <w:pStyle w:val="TOC1"/>
        <w:rPr>
          <w:del w:id="393" w:author="Badhri Hari" w:date="2024-05-04T18:30:00Z"/>
          <w:rFonts w:asciiTheme="minorHAnsi" w:hAnsiTheme="minorHAnsi" w:cstheme="minorBidi"/>
          <w:b w:val="0"/>
          <w:bCs w:val="0"/>
          <w:noProof/>
          <w:kern w:val="2"/>
          <w:sz w:val="22"/>
          <w:szCs w:val="22"/>
          <w:lang w:bidi="ta-IN"/>
          <w14:ligatures w14:val="standardContextual"/>
        </w:rPr>
      </w:pPr>
      <w:del w:id="394" w:author="Badhri Hari" w:date="2024-05-04T18:30:00Z">
        <w:r w:rsidDel="00803BCA">
          <w:rPr>
            <w:noProof/>
          </w:rPr>
          <w:delText>16 Appendix</w:delText>
        </w:r>
        <w:r w:rsidDel="00803BCA">
          <w:rPr>
            <w:noProof/>
          </w:rPr>
          <w:tab/>
          <w:delText>46</w:delText>
        </w:r>
      </w:del>
    </w:p>
    <w:p w14:paraId="4DD17EC0" w14:textId="41E1EB1B" w:rsidR="006C2B66" w:rsidDel="00803BCA" w:rsidRDefault="006C2B66" w:rsidP="00803BCA">
      <w:pPr>
        <w:pStyle w:val="TOC2"/>
        <w:rPr>
          <w:del w:id="395" w:author="Badhri Hari" w:date="2024-05-04T18:30:00Z"/>
          <w:rFonts w:asciiTheme="minorHAnsi" w:hAnsiTheme="minorHAnsi"/>
          <w:noProof/>
          <w:kern w:val="2"/>
          <w:sz w:val="22"/>
          <w:szCs w:val="22"/>
          <w:lang w:bidi="ta-IN"/>
          <w14:ligatures w14:val="standardContextual"/>
        </w:rPr>
      </w:pPr>
      <w:del w:id="396" w:author="Badhri Hari" w:date="2024-05-04T18:30:00Z">
        <w:r w:rsidDel="00803BCA">
          <w:rPr>
            <w:noProof/>
          </w:rPr>
          <w:delText>16.1 Uncertainties</w:delText>
        </w:r>
        <w:r w:rsidDel="00803BCA">
          <w:rPr>
            <w:noProof/>
          </w:rPr>
          <w:tab/>
          <w:delText>46</w:delText>
        </w:r>
      </w:del>
    </w:p>
    <w:p w14:paraId="78F86762" w14:textId="291FDA42" w:rsidR="006C2B66" w:rsidDel="00803BCA" w:rsidRDefault="006C2B66">
      <w:pPr>
        <w:pStyle w:val="TOC3"/>
        <w:tabs>
          <w:tab w:val="right" w:pos="9350"/>
        </w:tabs>
        <w:rPr>
          <w:del w:id="397" w:author="Badhri Hari" w:date="2024-05-04T18:30:00Z"/>
          <w:rFonts w:asciiTheme="minorHAnsi" w:hAnsiTheme="minorHAnsi"/>
          <w:noProof/>
          <w:kern w:val="2"/>
          <w:sz w:val="22"/>
          <w:szCs w:val="22"/>
          <w:lang w:bidi="ta-IN"/>
          <w14:ligatures w14:val="standardContextual"/>
        </w:rPr>
      </w:pPr>
      <w:del w:id="398" w:author="Badhri Hari" w:date="2024-05-04T18:30:00Z">
        <w:r w:rsidDel="00803BCA">
          <w:rPr>
            <w:noProof/>
          </w:rPr>
          <w:delText>16.1.1 Varying copper standards</w:delText>
        </w:r>
        <w:r w:rsidDel="00803BCA">
          <w:rPr>
            <w:noProof/>
          </w:rPr>
          <w:tab/>
          <w:delText>46</w:delText>
        </w:r>
      </w:del>
    </w:p>
    <w:p w14:paraId="591D468E" w14:textId="6CA3206C"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399" w:name="_Toc166100441"/>
      <w:r>
        <w:lastRenderedPageBreak/>
        <w:t xml:space="preserve">1 </w:t>
      </w:r>
      <w:r w:rsidR="00BC457A">
        <w:t>Abbreviation</w:t>
      </w:r>
      <w:r w:rsidR="00867951">
        <w:t xml:space="preserve"> Chart</w:t>
      </w:r>
      <w:bookmarkEnd w:id="399"/>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400" w:name="_Toc166100442"/>
      <w:r w:rsidRPr="005D1E90">
        <w:lastRenderedPageBreak/>
        <w:t>2</w:t>
      </w:r>
      <w:r w:rsidR="00DF2E0E" w:rsidRPr="005D1E90">
        <w:t xml:space="preserve"> Introduction</w:t>
      </w:r>
      <w:r w:rsidRPr="005D1E90">
        <w:t xml:space="preserve"> and Rationale</w:t>
      </w:r>
      <w:bookmarkEnd w:id="400"/>
    </w:p>
    <w:p w14:paraId="0FC635B2" w14:textId="2D0831F7"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End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E11B19">
            <w:rPr>
              <w:i/>
              <w:iCs/>
              <w:noProof/>
            </w:rPr>
            <w:t xml:space="preserve"> </w:t>
          </w:r>
          <w:r w:rsidR="00E11B19">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End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E11B19">
            <w:rPr>
              <w:i/>
              <w:iCs/>
              <w:noProof/>
            </w:rPr>
            <w:t xml:space="preserve"> </w:t>
          </w:r>
          <w:r w:rsidR="00E11B19">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End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E11B19">
            <w:rPr>
              <w:i/>
              <w:iCs/>
              <w:noProof/>
            </w:rPr>
            <w:t xml:space="preserve"> </w:t>
          </w:r>
          <w:r w:rsidR="00E11B19">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End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E11B19">
            <w:rPr>
              <w:i/>
              <w:iCs/>
              <w:noProof/>
            </w:rPr>
            <w:t xml:space="preserve"> </w:t>
          </w:r>
          <w:r w:rsidR="00E11B19">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End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E11B19">
            <w:rPr>
              <w:noProof/>
            </w:rPr>
            <w:t>(Rehman, Fatima and Waheed)</w:t>
          </w:r>
          <w:r w:rsidR="00FE1D2F" w:rsidRPr="003E4EE5">
            <w:rPr>
              <w:i/>
              <w:iCs/>
              <w:noProof/>
            </w:rPr>
            <w:fldChar w:fldCharType="end"/>
          </w:r>
        </w:sdtContent>
      </w:sdt>
      <w:r w:rsidR="002478A4" w:rsidRPr="005D1E90">
        <w:t xml:space="preserve">. </w:t>
      </w:r>
    </w:p>
    <w:p w14:paraId="79009E62" w14:textId="7C3470FA" w:rsidR="00B00B8E" w:rsidRPr="00A72970" w:rsidRDefault="00AD5887" w:rsidP="00206A1B">
      <w:pPr>
        <w:jc w:val="both"/>
        <w:rPr>
          <w:color w:val="FF0000"/>
        </w:rPr>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End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E11B19">
            <w:rPr>
              <w:i/>
              <w:iCs/>
              <w:noProof/>
            </w:rPr>
            <w:t xml:space="preserve"> </w:t>
          </w:r>
          <w:r w:rsidR="00E11B19">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End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E11B19">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0B6F44">
        <w:rPr>
          <w:color w:val="FF0000"/>
        </w:rPr>
        <w:t>. H</w:t>
      </w:r>
      <w:r w:rsidR="0037552A" w:rsidRPr="000B6F44">
        <w:rPr>
          <w:color w:val="FF0000"/>
        </w:rPr>
        <w:t xml:space="preserve">ence research has been undertaken in order to find </w:t>
      </w:r>
      <w:r w:rsidR="00432389" w:rsidRPr="000B6F44">
        <w:rPr>
          <w:color w:val="FF0000"/>
        </w:rPr>
        <w:t xml:space="preserve">sustainable, </w:t>
      </w:r>
      <w:r w:rsidR="00E11C07" w:rsidRPr="000B6F44">
        <w:rPr>
          <w:color w:val="FF0000"/>
        </w:rPr>
        <w:t>low-cost</w:t>
      </w:r>
      <w:r w:rsidR="00432389" w:rsidRPr="000B6F44">
        <w:rPr>
          <w:color w:val="FF0000"/>
        </w:rPr>
        <w:t xml:space="preserve">, </w:t>
      </w:r>
      <w:r w:rsidR="00AF7460" w:rsidRPr="000B6F44">
        <w:rPr>
          <w:color w:val="FF0000"/>
        </w:rPr>
        <w:t xml:space="preserve">organic </w:t>
      </w:r>
      <w:r w:rsidR="00963064" w:rsidRPr="000B6F44">
        <w:rPr>
          <w:color w:val="FF0000"/>
        </w:rPr>
        <w:t xml:space="preserve">sources </w:t>
      </w:r>
      <w:r w:rsidR="00B1165B" w:rsidRPr="000B6F44">
        <w:rPr>
          <w:color w:val="FF0000"/>
        </w:rPr>
        <w:t>o</w:t>
      </w:r>
      <w:r w:rsidR="00963064" w:rsidRPr="000B6F44">
        <w:rPr>
          <w:color w:val="FF0000"/>
        </w:rPr>
        <w:t>f chelat</w:t>
      </w:r>
      <w:r w:rsidR="008A1842" w:rsidRPr="000B6F44">
        <w:rPr>
          <w:color w:val="FF0000"/>
        </w:rPr>
        <w:t>ing agents</w:t>
      </w:r>
      <w:del w:id="401" w:author="Badhri Hari" w:date="2024-05-07T10:18:00Z">
        <w:r w:rsidR="00276E40" w:rsidRPr="000B6F44" w:rsidDel="00C5793A">
          <w:rPr>
            <w:color w:val="FF0000"/>
          </w:rPr>
          <w:delText xml:space="preserve"> </w:delText>
        </w:r>
        <w:r w:rsidR="00E45D3C" w:rsidRPr="000B6F44" w:rsidDel="00C5793A">
          <w:rPr>
            <w:color w:val="FF0000"/>
          </w:rPr>
          <w:delText>such as pomegranate peels.</w:delText>
        </w:r>
      </w:del>
      <w:sdt>
        <w:sdtPr>
          <w:rPr>
            <w:color w:val="FF0000"/>
          </w:rPr>
          <w:id w:val="540227298"/>
          <w:citation/>
        </w:sdtPr>
        <w:sdtEndPr/>
        <w:sdtContent>
          <w:r w:rsidR="00FE1D2F" w:rsidRPr="000B6F44">
            <w:rPr>
              <w:color w:val="FF0000"/>
            </w:rPr>
            <w:fldChar w:fldCharType="begin"/>
          </w:r>
          <w:r w:rsidRPr="000B6F44">
            <w:rPr>
              <w:color w:val="FF0000"/>
            </w:rPr>
            <w:instrText xml:space="preserve"> CITATION DryPPP \l 1033  </w:instrText>
          </w:r>
          <w:r w:rsidR="00FE1D2F" w:rsidRPr="000B6F44">
            <w:rPr>
              <w:color w:val="FF0000"/>
            </w:rPr>
            <w:fldChar w:fldCharType="separate"/>
          </w:r>
          <w:r w:rsidR="00E11B19">
            <w:rPr>
              <w:noProof/>
              <w:color w:val="FF0000"/>
            </w:rPr>
            <w:t xml:space="preserve"> </w:t>
          </w:r>
          <w:r w:rsidR="00E11B19" w:rsidRPr="00E11B19">
            <w:rPr>
              <w:noProof/>
              <w:color w:val="FF0000"/>
            </w:rPr>
            <w:t>(Rashed and Tayh)</w:t>
          </w:r>
          <w:r w:rsidR="00FE1D2F" w:rsidRPr="000B6F44">
            <w:rPr>
              <w:noProof/>
              <w:color w:val="FF0000"/>
            </w:rPr>
            <w:fldChar w:fldCharType="end"/>
          </w:r>
        </w:sdtContent>
      </w:sdt>
      <w:r w:rsidR="009309D8" w:rsidRPr="000B6F44">
        <w:rPr>
          <w:color w:val="FF0000"/>
        </w:rPr>
        <w:t>.</w:t>
      </w:r>
    </w:p>
    <w:p w14:paraId="13833233" w14:textId="241A8982"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End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E11B19">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End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E11B19">
            <w:rPr>
              <w:i/>
              <w:iCs/>
              <w:noProof/>
            </w:rPr>
            <w:t xml:space="preserve"> </w:t>
          </w:r>
          <w:r w:rsidR="00E11B19">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End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E11B19">
            <w:rPr>
              <w:i/>
              <w:iCs/>
              <w:noProof/>
            </w:rPr>
            <w:t xml:space="preserve"> </w:t>
          </w:r>
          <w:r w:rsidR="00E11B19">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1D499259" w:rsidR="005531F3" w:rsidRPr="00D251DD" w:rsidRDefault="005531F3" w:rsidP="00243AB7">
                            <w:pPr>
                              <w:rPr>
                                <w:i/>
                                <w:iCs/>
                                <w:sz w:val="20"/>
                              </w:rPr>
                            </w:pPr>
                            <w:bookmarkStart w:id="402"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02"/>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End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E11B19" w:rsidRPr="00E11B19">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1D499259" w:rsidR="005531F3" w:rsidRPr="00D251DD" w:rsidRDefault="005531F3" w:rsidP="00243AB7">
                      <w:pPr>
                        <w:rPr>
                          <w:i/>
                          <w:iCs/>
                          <w:sz w:val="20"/>
                        </w:rPr>
                      </w:pPr>
                      <w:bookmarkStart w:id="403"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03"/>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End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E11B19" w:rsidRPr="00E11B19">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5CA16AAE"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EndPr/>
        <w:sdtContent>
          <w:r w:rsidRPr="004E349F">
            <w:fldChar w:fldCharType="begin"/>
          </w:r>
          <w:r w:rsidRPr="004E349F">
            <w:instrText xml:space="preserve"> CITATION PomeComposition \l 1033 </w:instrText>
          </w:r>
          <w:r w:rsidRPr="004E349F">
            <w:fldChar w:fldCharType="separate"/>
          </w:r>
          <w:r w:rsidR="00E11B19">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EndPr/>
        <w:sdtContent>
          <w:r w:rsidR="00C77571">
            <w:fldChar w:fldCharType="begin"/>
          </w:r>
          <w:r w:rsidR="00C77571">
            <w:instrText xml:space="preserve"> CITATION DryPPP \l 1033 </w:instrText>
          </w:r>
          <w:r w:rsidR="00C77571">
            <w:fldChar w:fldCharType="separate"/>
          </w:r>
          <w:r w:rsidR="00E11B19">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404" w:name="_Toc166100443"/>
      <w:r w:rsidRPr="00127F40">
        <w:lastRenderedPageBreak/>
        <w:t>3</w:t>
      </w:r>
      <w:r w:rsidR="00E579CC">
        <w:t xml:space="preserve"> </w:t>
      </w:r>
      <w:r w:rsidR="00D34457" w:rsidRPr="00127F40">
        <w:t>Research Question</w:t>
      </w:r>
      <w:bookmarkEnd w:id="404"/>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 xml:space="preserve">which </w:t>
      </w:r>
      <w:r w:rsidR="002D03F2" w:rsidRPr="004907ED">
        <w:rPr>
          <w:rFonts w:eastAsiaTheme="majorEastAsia" w:cs="Times New Roman"/>
          <w:color w:val="FF0000"/>
          <w:szCs w:val="24"/>
        </w:rPr>
        <w:t xml:space="preserve">yields the highest </w:t>
      </w:r>
      <w:r w:rsidR="003E0517">
        <w:rPr>
          <w:rFonts w:eastAsiaTheme="majorEastAsia" w:cs="Times New Roman"/>
          <w:color w:val="FF0000"/>
          <w:szCs w:val="24"/>
        </w:rPr>
        <w:t>EI</w:t>
      </w:r>
      <w:r w:rsidR="000931E4" w:rsidRPr="004907ED">
        <w:rPr>
          <w:rFonts w:eastAsiaTheme="majorEastAsia" w:cs="Times New Roman"/>
          <w:color w:val="FF0000"/>
          <w:szCs w:val="24"/>
        </w:rPr>
        <w:t>.</w:t>
      </w:r>
      <w:r w:rsidR="00B526A4" w:rsidRPr="004907ED">
        <w:rPr>
          <w:rFonts w:eastAsiaTheme="majorEastAsia" w:cs="Times New Roman"/>
          <w:color w:val="FF0000"/>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405" w:name="_Toc166100444"/>
      <w:r>
        <w:t>4</w:t>
      </w:r>
      <w:r w:rsidR="0069646E">
        <w:t xml:space="preserve"> Background Information</w:t>
      </w:r>
      <w:bookmarkEnd w:id="405"/>
    </w:p>
    <w:p w14:paraId="380FA41C" w14:textId="30C02957" w:rsidR="00EA5039" w:rsidRDefault="009A1599" w:rsidP="006A37DF">
      <w:pPr>
        <w:pStyle w:val="Heading2"/>
      </w:pPr>
      <w:bookmarkStart w:id="406" w:name="_Toc166100445"/>
      <w:r>
        <w:t>4</w:t>
      </w:r>
      <w:r w:rsidR="00EA5039">
        <w:t>.1 Copper</w:t>
      </w:r>
      <w:bookmarkEnd w:id="406"/>
    </w:p>
    <w:p w14:paraId="097CF231" w14:textId="73ADDBF5"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1C8D9766" w:rsidR="005531F3" w:rsidRPr="004C0ED1" w:rsidRDefault="005531F3" w:rsidP="00EC6A0D">
                            <w:pPr>
                              <w:rPr>
                                <w:i/>
                                <w:iCs/>
                                <w:noProof/>
                                <w:sz w:val="20"/>
                              </w:rPr>
                            </w:pPr>
                            <w:bookmarkStart w:id="407"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End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E11B19">
                                  <w:rPr>
                                    <w:i/>
                                    <w:iCs/>
                                    <w:noProof/>
                                    <w:sz w:val="20"/>
                                  </w:rPr>
                                  <w:t xml:space="preserve"> </w:t>
                                </w:r>
                                <w:r w:rsidR="00E11B19" w:rsidRPr="00E11B19">
                                  <w:rPr>
                                    <w:noProof/>
                                    <w:sz w:val="20"/>
                                  </w:rPr>
                                  <w:t>(MolView)</w:t>
                                </w:r>
                                <w:r w:rsidR="00FE1D2F" w:rsidRPr="001A3874">
                                  <w:rPr>
                                    <w:i/>
                                    <w:iCs/>
                                    <w:sz w:val="20"/>
                                  </w:rPr>
                                  <w:fldChar w:fldCharType="end"/>
                                </w:r>
                              </w:sdtContent>
                            </w:sdt>
                            <w:bookmarkEnd w:id="40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1C8D9766" w:rsidR="005531F3" w:rsidRPr="004C0ED1" w:rsidRDefault="005531F3" w:rsidP="00EC6A0D">
                      <w:pPr>
                        <w:rPr>
                          <w:i/>
                          <w:iCs/>
                          <w:noProof/>
                          <w:sz w:val="20"/>
                        </w:rPr>
                      </w:pPr>
                      <w:bookmarkStart w:id="40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End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E11B19">
                            <w:rPr>
                              <w:i/>
                              <w:iCs/>
                              <w:noProof/>
                              <w:sz w:val="20"/>
                            </w:rPr>
                            <w:t xml:space="preserve"> </w:t>
                          </w:r>
                          <w:r w:rsidR="00E11B19" w:rsidRPr="00E11B19">
                            <w:rPr>
                              <w:noProof/>
                              <w:sz w:val="20"/>
                            </w:rPr>
                            <w:t>(MolView)</w:t>
                          </w:r>
                          <w:r w:rsidR="00FE1D2F" w:rsidRPr="001A3874">
                            <w:rPr>
                              <w:i/>
                              <w:iCs/>
                              <w:sz w:val="20"/>
                            </w:rPr>
                            <w:fldChar w:fldCharType="end"/>
                          </w:r>
                        </w:sdtContent>
                      </w:sdt>
                      <w:bookmarkEnd w:id="408"/>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End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E11B19">
            <w:rPr>
              <w:noProof/>
            </w:rPr>
            <w:t>(U.S. Congress, Office of Technology Assessment)</w:t>
          </w:r>
          <w:r w:rsidR="004C2C1A" w:rsidRPr="004C2C1A">
            <w:rPr>
              <w:i/>
              <w:iCs/>
            </w:rPr>
            <w:fldChar w:fldCharType="end"/>
          </w:r>
        </w:sdtContent>
      </w:sdt>
      <w:r w:rsidR="00AB7F6F">
        <w:t>.</w:t>
      </w:r>
      <w:r w:rsidR="000B2DA9">
        <w:t xml:space="preserve"> </w:t>
      </w:r>
      <w:r w:rsidRPr="004907ED">
        <w:rPr>
          <w:color w:val="FF0000"/>
        </w:rPr>
        <w:t>Although essential for bone and cardiovascular health</w:t>
      </w:r>
      <w:sdt>
        <w:sdtPr>
          <w:rPr>
            <w:i/>
            <w:iCs/>
            <w:color w:val="FF0000"/>
          </w:rPr>
          <w:id w:val="613314719"/>
          <w:citation/>
        </w:sdtPr>
        <w:sdtEndPr/>
        <w:sdtContent>
          <w:r w:rsidRPr="004C2C1A">
            <w:rPr>
              <w:i/>
              <w:iCs/>
              <w:color w:val="FF0000"/>
            </w:rPr>
            <w:fldChar w:fldCharType="begin"/>
          </w:r>
          <w:r w:rsidRPr="004C2C1A">
            <w:rPr>
              <w:i/>
              <w:iCs/>
              <w:color w:val="FF0000"/>
            </w:rPr>
            <w:instrText xml:space="preserve">CITATION CopperHumans \l 1033 </w:instrText>
          </w:r>
          <w:r w:rsidRPr="004C2C1A">
            <w:rPr>
              <w:i/>
              <w:iCs/>
              <w:color w:val="FF0000"/>
            </w:rPr>
            <w:fldChar w:fldCharType="separate"/>
          </w:r>
          <w:r w:rsidR="00E11B19">
            <w:rPr>
              <w:i/>
              <w:iCs/>
              <w:noProof/>
              <w:color w:val="FF0000"/>
            </w:rPr>
            <w:t xml:space="preserve"> </w:t>
          </w:r>
          <w:r w:rsidR="00E11B19" w:rsidRPr="00E11B19">
            <w:rPr>
              <w:noProof/>
              <w:color w:val="FF0000"/>
            </w:rPr>
            <w:t>(Araya, Olivares and Pizarro)</w:t>
          </w:r>
          <w:r w:rsidRPr="004C2C1A">
            <w:rPr>
              <w:i/>
              <w:iCs/>
              <w:noProof/>
              <w:color w:val="FF0000"/>
            </w:rPr>
            <w:fldChar w:fldCharType="end"/>
          </w:r>
        </w:sdtContent>
      </w:sdt>
      <w:r w:rsidRPr="004907ED">
        <w:rPr>
          <w:color w:val="FF0000"/>
        </w:rPr>
        <w:t>, copper has been linked to several adverse effects in the body</w:t>
      </w:r>
      <w:sdt>
        <w:sdtPr>
          <w:rPr>
            <w:i/>
            <w:iCs/>
            <w:color w:val="FF0000"/>
          </w:rPr>
          <w:id w:val="613314725"/>
          <w:citation/>
        </w:sdtPr>
        <w:sdtEndPr/>
        <w:sdtContent>
          <w:r w:rsidRPr="004C2C1A">
            <w:rPr>
              <w:i/>
              <w:iCs/>
              <w:color w:val="FF0000"/>
            </w:rPr>
            <w:fldChar w:fldCharType="begin"/>
          </w:r>
          <w:r w:rsidRPr="004C2C1A">
            <w:rPr>
              <w:i/>
              <w:iCs/>
              <w:color w:val="FF0000"/>
            </w:rPr>
            <w:instrText xml:space="preserve"> CITATION CopperWater \l 1033 </w:instrText>
          </w:r>
          <w:r w:rsidRPr="004C2C1A">
            <w:rPr>
              <w:i/>
              <w:iCs/>
              <w:color w:val="FF0000"/>
            </w:rPr>
            <w:fldChar w:fldCharType="separate"/>
          </w:r>
          <w:r w:rsidR="00E11B19">
            <w:rPr>
              <w:i/>
              <w:iCs/>
              <w:noProof/>
              <w:color w:val="FF0000"/>
            </w:rPr>
            <w:t xml:space="preserve"> </w:t>
          </w:r>
          <w:r w:rsidR="00E11B19" w:rsidRPr="00E11B19">
            <w:rPr>
              <w:noProof/>
              <w:color w:val="FF0000"/>
            </w:rPr>
            <w:t>(Manne, Kumaradoss and Iska)</w:t>
          </w:r>
          <w:r w:rsidRPr="004C2C1A">
            <w:rPr>
              <w:i/>
              <w:iCs/>
              <w:noProof/>
              <w:color w:val="FF0000"/>
            </w:rPr>
            <w:fldChar w:fldCharType="end"/>
          </w:r>
        </w:sdtContent>
      </w:sdt>
      <w:r w:rsidRPr="004907ED">
        <w:rPr>
          <w:color w:val="FF0000"/>
        </w:rPr>
        <w:t xml:space="preserve">. It is mainly introduced into the body through water </w:t>
      </w:r>
      <w:sdt>
        <w:sdtPr>
          <w:rPr>
            <w:i/>
            <w:iCs/>
            <w:color w:val="FF0000"/>
          </w:rPr>
          <w:id w:val="613314728"/>
          <w:citation/>
        </w:sdtPr>
        <w:sdtEndPr/>
        <w:sdtContent>
          <w:r w:rsidRPr="004C2C1A">
            <w:rPr>
              <w:i/>
              <w:iCs/>
              <w:color w:val="FF0000"/>
            </w:rPr>
            <w:fldChar w:fldCharType="begin"/>
          </w:r>
          <w:r w:rsidRPr="004C2C1A">
            <w:rPr>
              <w:i/>
              <w:iCs/>
              <w:color w:val="FF0000"/>
            </w:rPr>
            <w:instrText xml:space="preserve"> CITATION CopperWater \l 1033 </w:instrText>
          </w:r>
          <w:r w:rsidRPr="004C2C1A">
            <w:rPr>
              <w:i/>
              <w:iCs/>
              <w:color w:val="FF0000"/>
            </w:rPr>
            <w:fldChar w:fldCharType="separate"/>
          </w:r>
          <w:r w:rsidR="00E11B19" w:rsidRPr="00E11B19">
            <w:rPr>
              <w:noProof/>
              <w:color w:val="FF0000"/>
            </w:rPr>
            <w:t>(Manne, Kumaradoss and Iska)</w:t>
          </w:r>
          <w:r w:rsidRPr="004C2C1A">
            <w:rPr>
              <w:i/>
              <w:iCs/>
              <w:noProof/>
              <w:color w:val="FF0000"/>
            </w:rPr>
            <w:fldChar w:fldCharType="end"/>
          </w:r>
        </w:sdtContent>
      </w:sdt>
      <w:r w:rsidRPr="004907ED">
        <w:rPr>
          <w:color w:val="FF0000"/>
        </w:rPr>
        <w:t xml:space="preserve"> – which is the motive behind this research in reducing copper content in water</w:t>
      </w:r>
      <w:r>
        <w:t>.</w:t>
      </w:r>
    </w:p>
    <w:p w14:paraId="4B179DFD" w14:textId="6D84855A" w:rsidR="00514184" w:rsidRDefault="00C3185F" w:rsidP="00983AD1">
      <w:pPr>
        <w:rPr>
          <w:ins w:id="409" w:author="Badhri Hari" w:date="2024-05-08T21:18:00Z"/>
        </w:rPr>
      </w:pPr>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[Ar]4s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atom as it is </w:t>
      </w:r>
      <w:r w:rsidR="00334ADC" w:rsidRPr="00FA036B">
        <w:t>more stable</w:t>
      </w:r>
      <w:r w:rsidR="00334ADC">
        <w:t xml:space="preserve"> having an incomplete s-orbital than an incompletely filled d-orbital</w:t>
      </w:r>
      <w:sdt>
        <w:sdtPr>
          <w:rPr>
            <w:i/>
            <w:iCs/>
          </w:rPr>
          <w:id w:val="540227764"/>
          <w:citation/>
        </w:sdtPr>
        <w:sdtEnd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E11B19">
            <w:rPr>
              <w:i/>
              <w:iCs/>
              <w:noProof/>
            </w:rPr>
            <w:t xml:space="preserve"> </w:t>
          </w:r>
          <w:r w:rsidR="00E11B19">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ins w:id="410" w:author="Badhri Hari" w:date="2024-05-04T20:36:00Z">
        <w:r w:rsidR="00C41B34">
          <w:t xml:space="preserve"> </w:t>
        </w:r>
      </w:ins>
      <w:del w:id="411" w:author="Badhri Hari" w:date="2024-05-04T20:35:00Z">
        <w:r w:rsidR="005B4C01" w:rsidDel="00C41B34">
          <w:delText xml:space="preserve"> </w:delText>
        </w:r>
      </w:del>
      <w:ins w:id="412" w:author="Badhri Hari" w:date="2024-05-04T20:35:00Z">
        <w:r w:rsidR="00C41B34" w:rsidRPr="00C41B34">
          <w:fldChar w:fldCharType="begin"/>
        </w:r>
        <w:r w:rsidR="00C41B34" w:rsidRPr="00C41B34">
          <w:instrText xml:space="preserve"> REF _Ref165747366 \h </w:instrText>
        </w:r>
      </w:ins>
      <w:r w:rsidR="00C41B34" w:rsidRPr="00C41B34">
        <w:rPr>
          <w:rPrChange w:id="413" w:author="Badhri Hari" w:date="2024-05-04T20:36:00Z">
            <w:rPr>
              <w:i/>
              <w:iCs/>
            </w:rPr>
          </w:rPrChange>
        </w:rPr>
        <w:instrText xml:space="preserve"> \* MERGEFORMAT </w:instrText>
      </w:r>
      <w:r w:rsidR="00C41B34" w:rsidRPr="00C41B34">
        <w:fldChar w:fldCharType="separate"/>
      </w:r>
      <w:ins w:id="414" w:author="Badhri Hari" w:date="2024-05-04T20:35:00Z">
        <w:r w:rsidR="00C41B34" w:rsidRPr="00C41B34">
          <w:rPr>
            <w:rPrChange w:id="415" w:author="Badhri Hari" w:date="2024-05-04T20:36:00Z">
              <w:rPr>
                <w:i/>
                <w:iCs/>
                <w:sz w:val="20"/>
              </w:rPr>
            </w:rPrChange>
          </w:rPr>
          <w:t>Figu</w:t>
        </w:r>
        <w:r w:rsidR="00C41B34" w:rsidRPr="00C41B34">
          <w:rPr>
            <w:rPrChange w:id="416" w:author="Badhri Hari" w:date="2024-05-04T20:36:00Z">
              <w:rPr>
                <w:i/>
                <w:iCs/>
                <w:sz w:val="20"/>
              </w:rPr>
            </w:rPrChange>
          </w:rPr>
          <w:t>r</w:t>
        </w:r>
        <w:r w:rsidR="00C41B34" w:rsidRPr="00C41B34">
          <w:rPr>
            <w:rPrChange w:id="417" w:author="Badhri Hari" w:date="2024-05-04T20:36:00Z">
              <w:rPr>
                <w:i/>
                <w:iCs/>
                <w:sz w:val="20"/>
              </w:rPr>
            </w:rPrChange>
          </w:rPr>
          <w:t xml:space="preserve">e </w:t>
        </w:r>
        <w:r w:rsidR="00C41B34" w:rsidRPr="00C41B34">
          <w:rPr>
            <w:rPrChange w:id="418" w:author="Badhri Hari" w:date="2024-05-04T20:36:00Z">
              <w:rPr>
                <w:i/>
                <w:iCs/>
                <w:noProof/>
                <w:sz w:val="20"/>
              </w:rPr>
            </w:rPrChange>
          </w:rPr>
          <w:t>2</w:t>
        </w:r>
        <w:r w:rsidR="00C41B34" w:rsidRPr="00C41B34">
          <w:fldChar w:fldCharType="end"/>
        </w:r>
      </w:ins>
      <w:del w:id="419" w:author="Badhri Hari" w:date="2024-05-04T20:35:00Z">
        <w:r w:rsidR="00FE1D2F" w:rsidRPr="00484160" w:rsidDel="00C41B34">
          <w:fldChar w:fldCharType="begin"/>
        </w:r>
        <w:r w:rsidR="004871F9" w:rsidRPr="00484160" w:rsidDel="00C41B34">
          <w:delInstrText xml:space="preserve"> REF _Ref158070195 \h </w:delInstrText>
        </w:r>
        <w:r w:rsidR="00484160" w:rsidDel="00C41B34">
          <w:delInstrText xml:space="preserve"> \* MERGEFORMAT </w:delInstrText>
        </w:r>
        <w:r w:rsidR="00FE1D2F" w:rsidRPr="00484160" w:rsidDel="00C41B34">
          <w:fldChar w:fldCharType="separate"/>
        </w:r>
        <w:r w:rsidR="004871F9" w:rsidRPr="00484160" w:rsidDel="00C41B34">
          <w:delText>Figure 2</w:delText>
        </w:r>
        <w:r w:rsidR="00FE1D2F" w:rsidRPr="00484160" w:rsidDel="00C41B34">
          <w:fldChar w:fldCharType="end"/>
        </w:r>
      </w:del>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rPr>
          <w:ins w:id="420" w:author="Badhri Hari" w:date="2024-05-08T21:18:00Z"/>
        </w:rPr>
      </w:pPr>
      <w:bookmarkStart w:id="421" w:name="_Hlk166095992"/>
      <w:bookmarkStart w:id="422" w:name="_Toc166100446"/>
      <w:ins w:id="423" w:author="Badhri Hari" w:date="2024-05-08T21:18:00Z">
        <w:r>
          <w:t>4.2 Ligands</w:t>
        </w:r>
        <w:r w:rsidR="00520FD2">
          <w:t xml:space="preserve"> and Denticity</w:t>
        </w:r>
        <w:bookmarkEnd w:id="421"/>
        <w:bookmarkEnd w:id="422"/>
      </w:ins>
    </w:p>
    <w:p w14:paraId="42DCDF90" w14:textId="05BABCE3" w:rsidR="00DA1D84" w:rsidRPr="00BA55EC" w:rsidRDefault="000A7C04" w:rsidP="00BA55EC">
      <w:pPr>
        <w:rPr>
          <w:ins w:id="424" w:author="Badhri Hari" w:date="2024-05-08T21:21:00Z"/>
          <w:rPrChange w:id="425" w:author="Badhri Hari" w:date="2024-05-08T21:22:00Z">
            <w:rPr>
              <w:ins w:id="426" w:author="Badhri Hari" w:date="2024-05-08T21:21:00Z"/>
              <w:highlight w:val="lightGray"/>
            </w:rPr>
          </w:rPrChange>
        </w:rPr>
        <w:pPrChange w:id="427" w:author="Badhri Hari" w:date="2024-05-08T21:22:00Z">
          <w:pPr>
            <w:jc w:val="center"/>
          </w:pPr>
        </w:pPrChange>
      </w:pPr>
      <w:ins w:id="428" w:author="Badhri Hari" w:date="2024-05-08T21:19:00Z">
        <w:r w:rsidRPr="000A7C04">
          <w:rPr>
            <w:rPrChange w:id="429" w:author="Badhri Hari" w:date="2024-05-08T21:19:00Z">
              <w:rPr>
                <w:highlight w:val="lightGray"/>
              </w:rPr>
            </w:rPrChange>
          </w:rPr>
          <w:t>As briefly outlined in the previous section, ligands are molecules or ions that bind to a central metal ion to form a substance called a complex – the polyphenolic derivates from PP being the ligands used in this study. Ligands have one or more atoms with a pair of electrons that can be used to form one or more dative bonds with the metal ion. They act as a Lewis base through electron pair donation, while the metal atom/ion acts as a Lewis acid via accepting them.</w:t>
        </w:r>
      </w:ins>
    </w:p>
    <w:p w14:paraId="52DC3CFD" w14:textId="3689044B" w:rsidR="00BA55EC" w:rsidRDefault="00DA1D84" w:rsidP="00DA1D84">
      <w:pPr>
        <w:rPr>
          <w:ins w:id="430" w:author="Badhri Hari" w:date="2024-05-08T21:26:00Z"/>
        </w:rPr>
      </w:pPr>
      <w:ins w:id="431" w:author="Badhri Hari" w:date="2024-05-08T21:21:00Z">
        <w:r w:rsidRPr="00CF09B1">
          <w:rPr>
            <w:rPrChange w:id="432" w:author="Badhri Hari" w:date="2024-05-08T21:23:00Z">
              <w:rPr>
                <w:highlight w:val="lightGray"/>
              </w:rPr>
            </w:rPrChange>
          </w:rPr>
          <w:t>Ligands are classified by two factors, their denticity and strength. Denticity is a characteristic of a ligand’s binding site(s). For example, as seen i</w:t>
        </w:r>
      </w:ins>
      <w:ins w:id="433" w:author="Badhri Hari" w:date="2024-05-08T21:38:00Z">
        <w:r w:rsidR="006D1FAD">
          <w:t xml:space="preserve">n </w:t>
        </w:r>
      </w:ins>
      <w:ins w:id="434" w:author="Badhri Hari" w:date="2024-05-08T21:42:00Z">
        <w:r w:rsidR="00142811" w:rsidRPr="00142811">
          <w:fldChar w:fldCharType="begin"/>
        </w:r>
        <w:r w:rsidR="00142811" w:rsidRPr="00142811">
          <w:instrText xml:space="preserve"> REF _Ref166096911 \h </w:instrText>
        </w:r>
      </w:ins>
      <w:r w:rsidR="00142811">
        <w:instrText xml:space="preserve"> \* MERGEFORMAT </w:instrText>
      </w:r>
      <w:r w:rsidR="00142811" w:rsidRPr="00142811">
        <w:fldChar w:fldCharType="separate"/>
      </w:r>
      <w:ins w:id="435" w:author="Badhri Hari" w:date="2024-05-08T21:42:00Z">
        <w:r w:rsidR="00142811" w:rsidRPr="00142811">
          <w:rPr>
            <w:rPrChange w:id="436" w:author="Badhri Hari" w:date="2024-05-08T21:42:00Z">
              <w:rPr>
                <w:i/>
                <w:iCs/>
                <w:sz w:val="20"/>
              </w:rPr>
            </w:rPrChange>
          </w:rPr>
          <w:t>Figur</w:t>
        </w:r>
        <w:r w:rsidR="00142811" w:rsidRPr="00142811">
          <w:rPr>
            <w:rPrChange w:id="437" w:author="Badhri Hari" w:date="2024-05-08T21:42:00Z">
              <w:rPr>
                <w:i/>
                <w:iCs/>
                <w:sz w:val="20"/>
              </w:rPr>
            </w:rPrChange>
          </w:rPr>
          <w:t>e</w:t>
        </w:r>
        <w:r w:rsidR="00142811" w:rsidRPr="00142811">
          <w:rPr>
            <w:rPrChange w:id="438" w:author="Badhri Hari" w:date="2024-05-08T21:42:00Z">
              <w:rPr>
                <w:i/>
                <w:iCs/>
                <w:sz w:val="20"/>
              </w:rPr>
            </w:rPrChange>
          </w:rPr>
          <w:t xml:space="preserve"> </w:t>
        </w:r>
        <w:r w:rsidR="00142811" w:rsidRPr="00142811">
          <w:rPr>
            <w:rPrChange w:id="439" w:author="Badhri Hari" w:date="2024-05-08T21:42:00Z">
              <w:rPr>
                <w:i/>
                <w:iCs/>
                <w:noProof/>
                <w:sz w:val="20"/>
              </w:rPr>
            </w:rPrChange>
          </w:rPr>
          <w:t>3</w:t>
        </w:r>
        <w:r w:rsidR="00142811" w:rsidRPr="00142811">
          <w:fldChar w:fldCharType="end"/>
        </w:r>
      </w:ins>
      <w:ins w:id="440" w:author="Badhri Hari" w:date="2024-05-08T21:21:00Z">
        <w:r w:rsidRPr="00CF09B1">
          <w:rPr>
            <w:rPrChange w:id="441" w:author="Badhri Hari" w:date="2024-05-08T21:23:00Z">
              <w:rPr>
                <w:highlight w:val="lightGray"/>
              </w:rPr>
            </w:rPrChange>
          </w:rPr>
          <w:t>, when a polydentate ligand approaches a metal ion, multiple dative bonds are formed between the metal ion and the binding sites of the ligand. This process is a special type of complexation called chelation.</w:t>
        </w:r>
      </w:ins>
    </w:p>
    <w:p w14:paraId="5921E5D1" w14:textId="05B26CDD" w:rsidR="004663F2" w:rsidRDefault="00B66F24" w:rsidP="004663F2">
      <w:pPr>
        <w:pStyle w:val="Heading2"/>
        <w:rPr>
          <w:ins w:id="442" w:author="Badhri Hari" w:date="2024-05-08T21:22:00Z"/>
          <w:noProof/>
          <w:highlight w:val="lightGray"/>
        </w:rPr>
        <w:pPrChange w:id="443" w:author="Badhri Hari" w:date="2024-05-08T21:26:00Z">
          <w:pPr/>
        </w:pPrChange>
      </w:pPr>
      <w:bookmarkStart w:id="444" w:name="_Toc166100447"/>
      <w:ins w:id="445" w:author="Badhri Hari" w:date="2024-05-08T21:22:00Z">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ins>
      <w:ins w:id="446" w:author="Badhri Hari" w:date="2024-05-08T21:26:00Z">
        <w:r w:rsidR="004663F2">
          <w:t>4.</w:t>
        </w:r>
        <w:r w:rsidR="004663F2">
          <w:t>3</w:t>
        </w:r>
        <w:r w:rsidR="004663F2">
          <w:t xml:space="preserve"> </w:t>
        </w:r>
        <w:r w:rsidR="004663F2">
          <w:t>Chelation</w:t>
        </w:r>
      </w:ins>
      <w:bookmarkEnd w:id="444"/>
    </w:p>
    <w:p w14:paraId="4AD3EAE8" w14:textId="3F7D1E28" w:rsidR="00DA1D84" w:rsidRDefault="00B66F24" w:rsidP="00DA1D84">
      <w:pPr>
        <w:rPr>
          <w:ins w:id="447" w:author="Badhri Hari" w:date="2024-05-08T21:44:00Z"/>
        </w:rPr>
      </w:pPr>
      <w:ins w:id="448" w:author="Badhri Hari" w:date="2024-05-08T21:22:00Z">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3E00628B" w:rsidR="00BA55EC" w:rsidRPr="00B678BF" w:rsidRDefault="00BA55EC" w:rsidP="00BA55EC">
                              <w:pPr>
                                <w:rPr>
                                  <w:i/>
                                  <w:iCs/>
                                  <w:noProof/>
                                  <w:sz w:val="20"/>
                                </w:rPr>
                              </w:pPr>
                              <w:bookmarkStart w:id="449"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ins w:id="450" w:author="Badhri Hari" w:date="2024-05-08T21:38:00Z">
                                <w:r w:rsidR="006D1FAD">
                                  <w:rPr>
                                    <w:i/>
                                    <w:iCs/>
                                    <w:noProof/>
                                    <w:sz w:val="20"/>
                                  </w:rPr>
                                  <w:t>3</w:t>
                                </w:r>
                              </w:ins>
                              <w:del w:id="451" w:author="Badhri Hari" w:date="2024-05-08T21:38:00Z">
                                <w:r w:rsidDel="006D1FAD">
                                  <w:rPr>
                                    <w:i/>
                                    <w:iCs/>
                                    <w:noProof/>
                                    <w:sz w:val="20"/>
                                  </w:rPr>
                                  <w:delText>4</w:delText>
                                </w:r>
                              </w:del>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Pr="00E11B19">
                                    <w:rPr>
                                      <w:noProof/>
                                      <w:sz w:val="20"/>
                                    </w:rPr>
                                    <w:t>(Flora and Pachauri)</w:t>
                                  </w:r>
                                  <w:r w:rsidRPr="004C2C1A">
                                    <w:rPr>
                                      <w:i/>
                                      <w:iCs/>
                                      <w:sz w:val="20"/>
                                    </w:rPr>
                                    <w:fldChar w:fldCharType="end"/>
                                  </w:r>
                                </w:sdtContent>
                              </w:sdt>
                              <w:bookmarkEnd w:id="44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">
                  <v:textbox inset="0,0,0,0">
                    <w:txbxContent>
                      <w:p w14:paraId="434DE4C2" w14:textId="3E00628B" w:rsidR="00BA55EC" w:rsidRPr="00B678BF" w:rsidRDefault="00BA55EC" w:rsidP="00BA55EC">
                        <w:pPr>
                          <w:rPr>
                            <w:i/>
                            <w:iCs/>
                            <w:noProof/>
                            <w:sz w:val="20"/>
                          </w:rPr>
                        </w:pPr>
                        <w:bookmarkStart w:id="452"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ins w:id="453" w:author="Badhri Hari" w:date="2024-05-08T21:38:00Z">
                          <w:r w:rsidR="006D1FAD">
                            <w:rPr>
                              <w:i/>
                              <w:iCs/>
                              <w:noProof/>
                              <w:sz w:val="20"/>
                            </w:rPr>
                            <w:t>3</w:t>
                          </w:r>
                        </w:ins>
                        <w:del w:id="454" w:author="Badhri Hari" w:date="2024-05-08T21:38:00Z">
                          <w:r w:rsidDel="006D1FAD">
                            <w:rPr>
                              <w:i/>
                              <w:iCs/>
                              <w:noProof/>
                              <w:sz w:val="20"/>
                            </w:rPr>
                            <w:delText>4</w:delText>
                          </w:r>
                        </w:del>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Pr="00E11B19">
                              <w:rPr>
                                <w:noProof/>
                                <w:sz w:val="20"/>
                              </w:rPr>
                              <w:t>(Flora and Pachauri)</w:t>
                            </w:r>
                            <w:r w:rsidRPr="004C2C1A">
                              <w:rPr>
                                <w:i/>
                                <w:iCs/>
                                <w:sz w:val="20"/>
                              </w:rPr>
                              <w:fldChar w:fldCharType="end"/>
                            </w:r>
                          </w:sdtContent>
                        </w:sdt>
                        <w:bookmarkEnd w:id="452"/>
                      </w:p>
                    </w:txbxContent>
                  </v:textbox>
                  <w10:wrap type="square"/>
                </v:shape>
              </w:pict>
            </mc:Fallback>
          </mc:AlternateContent>
        </w:r>
      </w:ins>
      <w:ins w:id="455" w:author="Badhri Hari" w:date="2024-05-08T21:21:00Z">
        <w:r w:rsidR="00DA1D84" w:rsidRPr="00FD349F">
          <w:rPr>
            <w:rPrChange w:id="456" w:author="Badhri Hari" w:date="2024-05-08T21:25:00Z">
              <w:rPr>
                <w:highlight w:val="lightGray"/>
              </w:rPr>
            </w:rPrChange>
          </w:rPr>
          <w:t xml:space="preserve">Having origins from the Greek word for ‘claw,’ </w:t>
        </w:r>
      </w:ins>
      <w:customXmlInsRangeStart w:id="457" w:author="Badhri Hari" w:date="2024-05-08T21:21:00Z"/>
      <w:sdt>
        <w:sdtPr>
          <w:rPr>
            <w:i/>
            <w:iCs/>
            <w:rPrChange w:id="458" w:author="Badhri Hari" w:date="2024-05-08T21:25:00Z">
              <w:rPr>
                <w:i/>
                <w:iCs/>
                <w:highlight w:val="lightGray"/>
              </w:rPr>
            </w:rPrChange>
          </w:rPr>
          <w:id w:val="278929840"/>
          <w:citation/>
        </w:sdtPr>
        <w:sdtContent>
          <w:customXmlInsRangeEnd w:id="457"/>
          <w:ins w:id="459" w:author="Badhri Hari" w:date="2024-05-08T21:21:00Z">
            <w:r w:rsidR="00DA1D84" w:rsidRPr="00FD349F">
              <w:rPr>
                <w:i/>
                <w:iCs/>
                <w:rPrChange w:id="460" w:author="Badhri Hari" w:date="2024-05-08T21:25:00Z">
                  <w:rPr>
                    <w:i/>
                    <w:iCs/>
                    <w:highlight w:val="lightGray"/>
                  </w:rPr>
                </w:rPrChange>
              </w:rPr>
              <w:fldChar w:fldCharType="begin"/>
            </w:r>
            <w:r w:rsidR="00DA1D84" w:rsidRPr="00FD349F">
              <w:rPr>
                <w:i/>
                <w:iCs/>
                <w:rPrChange w:id="461" w:author="Badhri Hari" w:date="2024-05-08T21:25:00Z">
                  <w:rPr>
                    <w:i/>
                    <w:iCs/>
                    <w:highlight w:val="lightGray"/>
                  </w:rPr>
                </w:rPrChange>
              </w:rPr>
              <w:instrText xml:space="preserve">CITATION ChelationClaw \l 1033 </w:instrText>
            </w:r>
            <w:r w:rsidR="00DA1D84" w:rsidRPr="00FD349F">
              <w:rPr>
                <w:i/>
                <w:iCs/>
                <w:rPrChange w:id="462" w:author="Badhri Hari" w:date="2024-05-08T21:25:00Z">
                  <w:rPr>
                    <w:i/>
                    <w:iCs/>
                    <w:highlight w:val="lightGray"/>
                  </w:rPr>
                </w:rPrChange>
              </w:rPr>
              <w:fldChar w:fldCharType="separate"/>
            </w:r>
            <w:r w:rsidR="00DA1D84" w:rsidRPr="00FD349F">
              <w:rPr>
                <w:noProof/>
                <w:rPrChange w:id="463" w:author="Badhri Hari" w:date="2024-05-08T21:25:00Z">
                  <w:rPr>
                    <w:noProof/>
                    <w:highlight w:val="lightGray"/>
                  </w:rPr>
                </w:rPrChange>
              </w:rPr>
              <w:t>(Flora and Pachauri)</w:t>
            </w:r>
            <w:r w:rsidR="00DA1D84" w:rsidRPr="00FD349F">
              <w:rPr>
                <w:i/>
                <w:iCs/>
                <w:noProof/>
                <w:rPrChange w:id="464" w:author="Badhri Hari" w:date="2024-05-08T21:25:00Z">
                  <w:rPr>
                    <w:i/>
                    <w:iCs/>
                    <w:noProof/>
                    <w:highlight w:val="lightGray"/>
                  </w:rPr>
                </w:rPrChange>
              </w:rPr>
              <w:fldChar w:fldCharType="end"/>
            </w:r>
          </w:ins>
          <w:customXmlInsRangeStart w:id="465" w:author="Badhri Hari" w:date="2024-05-08T21:21:00Z"/>
        </w:sdtContent>
      </w:sdt>
      <w:customXmlInsRangeEnd w:id="465"/>
      <w:ins w:id="466" w:author="Badhri Hari" w:date="2024-05-08T21:21:00Z">
        <w:r w:rsidR="00DA1D84" w:rsidRPr="00FD349F">
          <w:rPr>
            <w:rPrChange w:id="467" w:author="Badhri Hari" w:date="2024-05-08T21:25:00Z">
              <w:rPr>
                <w:highlight w:val="lightGray"/>
              </w:rPr>
            </w:rPrChange>
          </w:rPr>
          <w:t xml:space="preserve"> chelation differs from complexation by the denticity of the participating ligands. Monodentate ligands like water offer only one binding site, leading to complexation as seen in </w:t>
        </w:r>
        <w:r w:rsidR="00DA1D84" w:rsidRPr="00FD349F">
          <w:rPr>
            <w:rPrChange w:id="468" w:author="Badhri Hari" w:date="2024-05-08T21:25:00Z">
              <w:rPr>
                <w:highlight w:val="lightGray"/>
              </w:rPr>
            </w:rPrChange>
          </w:rPr>
          <w:fldChar w:fldCharType="begin"/>
        </w:r>
        <w:r w:rsidR="00DA1D84" w:rsidRPr="00FD349F">
          <w:rPr>
            <w:rPrChange w:id="469" w:author="Badhri Hari" w:date="2024-05-08T21:25:00Z">
              <w:rPr>
                <w:highlight w:val="lightGray"/>
              </w:rPr>
            </w:rPrChange>
          </w:rPr>
          <w:instrText xml:space="preserve"> REF _Ref165747366 \h </w:instrText>
        </w:r>
        <w:r w:rsidR="00DA1D84" w:rsidRPr="00FD349F">
          <w:rPr>
            <w:rPrChange w:id="470" w:author="Badhri Hari" w:date="2024-05-08T21:25:00Z">
              <w:rPr>
                <w:highlight w:val="lightGray"/>
              </w:rPr>
            </w:rPrChange>
          </w:rPr>
        </w:r>
        <w:r w:rsidR="00DA1D84" w:rsidRPr="00FD349F">
          <w:rPr>
            <w:rPrChange w:id="471" w:author="Badhri Hari" w:date="2024-05-08T21:25:00Z">
              <w:rPr>
                <w:highlight w:val="lightGray"/>
              </w:rPr>
            </w:rPrChange>
          </w:rPr>
          <w:instrText xml:space="preserve"> \* MERGEFORMAT </w:instrText>
        </w:r>
        <w:r w:rsidR="00DA1D84" w:rsidRPr="00FD349F">
          <w:rPr>
            <w:rPrChange w:id="472" w:author="Badhri Hari" w:date="2024-05-08T21:25:00Z">
              <w:rPr>
                <w:highlight w:val="lightGray"/>
              </w:rPr>
            </w:rPrChange>
          </w:rPr>
          <w:fldChar w:fldCharType="separate"/>
        </w:r>
        <w:r w:rsidR="00DA1D84" w:rsidRPr="00FD349F">
          <w:rPr>
            <w:rPrChange w:id="473" w:author="Badhri Hari" w:date="2024-05-08T21:25:00Z">
              <w:rPr>
                <w:highlight w:val="lightGray"/>
              </w:rPr>
            </w:rPrChange>
          </w:rPr>
          <w:t>Figure 2</w:t>
        </w:r>
        <w:r w:rsidR="00DA1D84" w:rsidRPr="00FD349F">
          <w:rPr>
            <w:rPrChange w:id="474" w:author="Badhri Hari" w:date="2024-05-08T21:25:00Z">
              <w:rPr>
                <w:highlight w:val="lightGray"/>
              </w:rPr>
            </w:rPrChange>
          </w:rPr>
          <w:fldChar w:fldCharType="end"/>
        </w:r>
        <w:r w:rsidR="00DA1D84" w:rsidRPr="00FD349F">
          <w:rPr>
            <w:rPrChange w:id="475" w:author="Badhri Hari" w:date="2024-05-08T21:25:00Z">
              <w:rPr>
                <w:highlight w:val="lightGray"/>
              </w:rPr>
            </w:rPrChange>
          </w:rPr>
          <w:t xml:space="preserve">. Polydentate ligands (also known </w:t>
        </w:r>
        <w:r w:rsidR="00DA1D84" w:rsidRPr="00FD349F">
          <w:rPr>
            <w:rPrChange w:id="476" w:author="Badhri Hari" w:date="2024-05-08T21:25:00Z">
              <w:rPr>
                <w:highlight w:val="lightGray"/>
              </w:rPr>
            </w:rPrChange>
          </w:rPr>
          <w:lastRenderedPageBreak/>
          <w:t>as chelating agents) meanwhile interact with the central metal ion through multiple binding sites (such as in</w:t>
        </w:r>
      </w:ins>
      <w:ins w:id="477" w:author="Badhri Hari" w:date="2024-05-08T21:40:00Z">
        <w:r w:rsidR="000374A0">
          <w:rPr>
            <w:b/>
            <w:bCs/>
          </w:rPr>
          <w:t xml:space="preserve"> </w:t>
        </w:r>
      </w:ins>
      <w:ins w:id="478" w:author="Badhri Hari" w:date="2024-05-08T21:41:00Z">
        <w:r w:rsidR="000374A0" w:rsidRPr="000374A0">
          <w:rPr>
            <w:rPrChange w:id="479" w:author="Badhri Hari" w:date="2024-05-08T21:41:00Z">
              <w:rPr>
                <w:b/>
                <w:bCs/>
              </w:rPr>
            </w:rPrChange>
          </w:rPr>
          <w:fldChar w:fldCharType="begin"/>
        </w:r>
        <w:r w:rsidR="000374A0" w:rsidRPr="000374A0">
          <w:rPr>
            <w:rPrChange w:id="480" w:author="Badhri Hari" w:date="2024-05-08T21:41:00Z">
              <w:rPr>
                <w:b/>
                <w:bCs/>
              </w:rPr>
            </w:rPrChange>
          </w:rPr>
          <w:instrText xml:space="preserve"> REF _Ref166096911 \h </w:instrText>
        </w:r>
        <w:r w:rsidR="000374A0" w:rsidRPr="000374A0">
          <w:rPr>
            <w:rPrChange w:id="481" w:author="Badhri Hari" w:date="2024-05-08T21:41:00Z">
              <w:rPr>
                <w:b/>
                <w:bCs/>
              </w:rPr>
            </w:rPrChange>
          </w:rPr>
        </w:r>
      </w:ins>
      <w:r w:rsidR="000374A0">
        <w:instrText xml:space="preserve"> \* MERGEFORMAT </w:instrText>
      </w:r>
      <w:r w:rsidR="000374A0" w:rsidRPr="000374A0">
        <w:rPr>
          <w:rPrChange w:id="482" w:author="Badhri Hari" w:date="2024-05-08T21:41:00Z">
            <w:rPr>
              <w:b/>
              <w:bCs/>
            </w:rPr>
          </w:rPrChange>
        </w:rPr>
        <w:fldChar w:fldCharType="separate"/>
      </w:r>
      <w:ins w:id="483" w:author="Badhri Hari" w:date="2024-05-08T21:41:00Z">
        <w:r w:rsidR="000374A0" w:rsidRPr="000374A0">
          <w:rPr>
            <w:rPrChange w:id="484" w:author="Badhri Hari" w:date="2024-05-08T21:41:00Z">
              <w:rPr>
                <w:i/>
                <w:iCs/>
                <w:sz w:val="20"/>
              </w:rPr>
            </w:rPrChange>
          </w:rPr>
          <w:t xml:space="preserve">Figure </w:t>
        </w:r>
        <w:r w:rsidR="000374A0" w:rsidRPr="000374A0">
          <w:rPr>
            <w:rPrChange w:id="485" w:author="Badhri Hari" w:date="2024-05-08T21:41:00Z">
              <w:rPr>
                <w:i/>
                <w:iCs/>
                <w:noProof/>
                <w:sz w:val="20"/>
              </w:rPr>
            </w:rPrChange>
          </w:rPr>
          <w:t>3</w:t>
        </w:r>
        <w:r w:rsidR="000374A0" w:rsidRPr="000374A0">
          <w:rPr>
            <w:rPrChange w:id="486" w:author="Badhri Hari" w:date="2024-05-08T21:41:00Z">
              <w:rPr>
                <w:b/>
                <w:bCs/>
              </w:rPr>
            </w:rPrChange>
          </w:rPr>
          <w:fldChar w:fldCharType="end"/>
        </w:r>
      </w:ins>
      <w:ins w:id="487" w:author="Badhri Hari" w:date="2024-05-08T21:21:00Z">
        <w:r w:rsidR="00DA1D84" w:rsidRPr="00FD349F">
          <w:rPr>
            <w:rPrChange w:id="488" w:author="Badhri Hari" w:date="2024-05-08T21:25:00Z">
              <w:rPr>
                <w:highlight w:val="lightGray"/>
              </w:rPr>
            </w:rPrChange>
          </w:rPr>
          <w:t>); thus, leading to chelation. Chelating agents wrap around the metal ion, forming ring-like/cage-like structures called chelate complexes or chelates which boost the stability of the complex - this is referred to as the chelate effect</w:t>
        </w:r>
      </w:ins>
      <w:customXmlInsRangeStart w:id="489" w:author="Badhri Hari" w:date="2024-05-08T21:21:00Z"/>
      <w:sdt>
        <w:sdtPr>
          <w:rPr>
            <w:i/>
            <w:iCs/>
            <w:rPrChange w:id="490" w:author="Badhri Hari" w:date="2024-05-08T21:25:00Z">
              <w:rPr>
                <w:i/>
                <w:iCs/>
                <w:highlight w:val="lightGray"/>
              </w:rPr>
            </w:rPrChange>
          </w:rPr>
          <w:id w:val="-1155064892"/>
          <w:citation/>
        </w:sdtPr>
        <w:sdtContent>
          <w:customXmlInsRangeEnd w:id="489"/>
          <w:ins w:id="491" w:author="Badhri Hari" w:date="2024-05-08T21:21:00Z">
            <w:r w:rsidR="00DA1D84" w:rsidRPr="00FD349F">
              <w:rPr>
                <w:i/>
                <w:iCs/>
                <w:rPrChange w:id="492" w:author="Badhri Hari" w:date="2024-05-08T21:25:00Z">
                  <w:rPr>
                    <w:i/>
                    <w:iCs/>
                    <w:highlight w:val="lightGray"/>
                  </w:rPr>
                </w:rPrChange>
              </w:rPr>
              <w:fldChar w:fldCharType="begin"/>
            </w:r>
            <w:r w:rsidR="00DA1D84" w:rsidRPr="00FD349F">
              <w:rPr>
                <w:i/>
                <w:iCs/>
                <w:rPrChange w:id="493" w:author="Badhri Hari" w:date="2024-05-08T21:25:00Z">
                  <w:rPr>
                    <w:i/>
                    <w:iCs/>
                    <w:highlight w:val="lightGray"/>
                  </w:rPr>
                </w:rPrChange>
              </w:rPr>
              <w:instrText xml:space="preserve"> CITATION ChelateEffect \l 1033 </w:instrText>
            </w:r>
            <w:r w:rsidR="00DA1D84" w:rsidRPr="00FD349F">
              <w:rPr>
                <w:i/>
                <w:iCs/>
                <w:rPrChange w:id="494" w:author="Badhri Hari" w:date="2024-05-08T21:25:00Z">
                  <w:rPr>
                    <w:i/>
                    <w:iCs/>
                    <w:highlight w:val="lightGray"/>
                  </w:rPr>
                </w:rPrChange>
              </w:rPr>
              <w:fldChar w:fldCharType="separate"/>
            </w:r>
            <w:r w:rsidR="00DA1D84" w:rsidRPr="00FD349F">
              <w:rPr>
                <w:i/>
                <w:iCs/>
                <w:noProof/>
                <w:rPrChange w:id="495" w:author="Badhri Hari" w:date="2024-05-08T21:25:00Z">
                  <w:rPr>
                    <w:i/>
                    <w:iCs/>
                    <w:noProof/>
                    <w:highlight w:val="lightGray"/>
                  </w:rPr>
                </w:rPrChange>
              </w:rPr>
              <w:t xml:space="preserve"> </w:t>
            </w:r>
            <w:r w:rsidR="00DA1D84" w:rsidRPr="00FD349F">
              <w:rPr>
                <w:noProof/>
                <w:rPrChange w:id="496" w:author="Badhri Hari" w:date="2024-05-08T21:25:00Z">
                  <w:rPr>
                    <w:noProof/>
                    <w:highlight w:val="lightGray"/>
                  </w:rPr>
                </w:rPrChange>
              </w:rPr>
              <w:t>(Lancashire)</w:t>
            </w:r>
            <w:r w:rsidR="00DA1D84" w:rsidRPr="00FD349F">
              <w:rPr>
                <w:i/>
                <w:iCs/>
                <w:noProof/>
                <w:rPrChange w:id="497" w:author="Badhri Hari" w:date="2024-05-08T21:25:00Z">
                  <w:rPr>
                    <w:i/>
                    <w:iCs/>
                    <w:noProof/>
                    <w:highlight w:val="lightGray"/>
                  </w:rPr>
                </w:rPrChange>
              </w:rPr>
              <w:fldChar w:fldCharType="end"/>
            </w:r>
          </w:ins>
          <w:customXmlInsRangeStart w:id="498" w:author="Badhri Hari" w:date="2024-05-08T21:21:00Z"/>
        </w:sdtContent>
      </w:sdt>
      <w:customXmlInsRangeEnd w:id="498"/>
      <w:ins w:id="499" w:author="Badhri Hari" w:date="2024-05-08T21:21:00Z">
        <w:r w:rsidR="00DA1D84" w:rsidRPr="00FD349F">
          <w:rPr>
            <w:rPrChange w:id="500" w:author="Badhri Hari" w:date="2024-05-08T21:25:00Z">
              <w:rPr>
                <w:highlight w:val="lightGray"/>
              </w:rPr>
            </w:rPrChange>
          </w:rPr>
          <w:t>.</w:t>
        </w:r>
      </w:ins>
      <w:ins w:id="501" w:author="Badhri Hari" w:date="2024-05-08T21:44:00Z">
        <w:r w:rsidR="00723F52">
          <w:t xml:space="preserve"> </w:t>
        </w:r>
      </w:ins>
      <w:ins w:id="502" w:author="Badhri Hari" w:date="2024-05-08T21:21:00Z">
        <w:r w:rsidR="00DA1D84" w:rsidRPr="00FD349F">
          <w:rPr>
            <w:rPrChange w:id="503" w:author="Badhri Hari" w:date="2024-05-08T21:25:00Z">
              <w:rPr>
                <w:highlight w:val="lightGray"/>
              </w:rPr>
            </w:rPrChange>
          </w:rPr>
          <w:t>Chelation is the primary type of interaction that takes place between the copper (II) ions and the phenolic derivates from the PP as will be detailed in the following sections.</w:t>
        </w:r>
      </w:ins>
    </w:p>
    <w:p w14:paraId="793C6DEB" w14:textId="413652E9" w:rsidR="00723F52" w:rsidRPr="00723F52" w:rsidRDefault="001F104A" w:rsidP="00DA1D84">
      <w:pPr>
        <w:rPr>
          <w:ins w:id="504" w:author="Badhri Hari" w:date="2024-05-08T21:21:00Z"/>
          <w:rPrChange w:id="505" w:author="Badhri Hari" w:date="2024-05-08T21:44:00Z">
            <w:rPr>
              <w:ins w:id="506" w:author="Badhri Hari" w:date="2024-05-08T21:21:00Z"/>
              <w:highlight w:val="lightGray"/>
            </w:rPr>
          </w:rPrChange>
        </w:rPr>
      </w:pPr>
      <w:ins w:id="507" w:author="Badhri Hari" w:date="2024-05-08T21:45:00Z">
        <w:r>
          <w:t>Another factor that is used to categorize ligands is their strength (a</w:t>
        </w:r>
      </w:ins>
      <w:ins w:id="508" w:author="Badhri Hari" w:date="2024-05-08T21:46:00Z">
        <w:r>
          <w:t xml:space="preserve">s mentioned in the Section </w:t>
        </w:r>
        <w:r>
          <w:fldChar w:fldCharType="begin"/>
        </w:r>
        <w:r>
          <w:instrText xml:space="preserve"> REF _Hlk166095992 \h </w:instrText>
        </w:r>
      </w:ins>
      <w:r>
        <w:fldChar w:fldCharType="separate"/>
      </w:r>
      <w:ins w:id="509" w:author="Badhri Hari" w:date="2024-05-08T21:46:00Z">
        <w:r>
          <w:t>4.2</w:t>
        </w:r>
        <w:r>
          <w:fldChar w:fldCharType="end"/>
        </w:r>
      </w:ins>
      <w:ins w:id="510" w:author="Badhri Hari" w:date="2024-05-08T21:45:00Z">
        <w:r>
          <w:t>)</w:t>
        </w:r>
      </w:ins>
      <w:ins w:id="511" w:author="Badhri Hari" w:date="2024-05-08T21:48:00Z">
        <w:r w:rsidR="00B041EE">
          <w:t>, which will be detailed upon in the following section.</w:t>
        </w:r>
      </w:ins>
    </w:p>
    <w:p w14:paraId="76F95BCB" w14:textId="77777777" w:rsidR="000A7C04" w:rsidRPr="006D1FAD" w:rsidDel="00202E6E" w:rsidRDefault="000A7C04" w:rsidP="00520FD2">
      <w:pPr>
        <w:rPr>
          <w:del w:id="512" w:author="Badhri Hari" w:date="2024-05-08T21:36:00Z"/>
        </w:rPr>
      </w:pPr>
    </w:p>
    <w:p w14:paraId="0C533B2F" w14:textId="5EB530BE" w:rsidR="00CF5C70" w:rsidRPr="006D1FAD" w:rsidRDefault="001D18F8" w:rsidP="00CF5C70">
      <w:pPr>
        <w:pStyle w:val="Heading2"/>
      </w:pPr>
      <w:bookmarkStart w:id="513" w:name="_Toc166100448"/>
      <w:r w:rsidRPr="006D1FAD">
        <w:t>4</w:t>
      </w:r>
      <w:r w:rsidR="00CF5C70" w:rsidRPr="006D1FAD">
        <w:t>.</w:t>
      </w:r>
      <w:ins w:id="514" w:author="Badhri Hari" w:date="2024-05-08T21:37:00Z">
        <w:r w:rsidR="006D1FAD">
          <w:t>4</w:t>
        </w:r>
      </w:ins>
      <w:del w:id="515" w:author="Badhri Hari" w:date="2024-05-08T21:19:00Z">
        <w:r w:rsidR="00CF5C70" w:rsidRPr="006D1FAD" w:rsidDel="000A7C04">
          <w:delText>2</w:delText>
        </w:r>
      </w:del>
      <w:r w:rsidR="00CF5C70" w:rsidRPr="006D1FAD">
        <w:t xml:space="preserve"> </w:t>
      </w:r>
      <w:ins w:id="516" w:author="Badhri Hari" w:date="2024-05-08T21:48:00Z">
        <w:r w:rsidR="00B041EE">
          <w:t>Ligand Strength</w:t>
        </w:r>
      </w:ins>
      <w:ins w:id="517" w:author="Badhri Hari" w:date="2024-05-08T21:19:00Z">
        <w:r w:rsidR="000A7C04" w:rsidRPr="006D1FAD">
          <w:rPr>
            <w:rPrChange w:id="518" w:author="Badhri Hari" w:date="2024-05-08T21:37:00Z">
              <w:rPr>
                <w:highlight w:val="lightGray"/>
              </w:rPr>
            </w:rPrChange>
          </w:rPr>
          <w:t xml:space="preserve"> and </w:t>
        </w:r>
      </w:ins>
      <w:del w:id="519" w:author="Badhri Hari" w:date="2024-05-08T21:19:00Z">
        <w:r w:rsidR="008D76CE" w:rsidRPr="006D1FAD" w:rsidDel="000A7C04">
          <w:delText xml:space="preserve">Ligands and </w:delText>
        </w:r>
      </w:del>
      <w:r w:rsidR="000722CD" w:rsidRPr="006D1FAD">
        <w:t>Colored</w:t>
      </w:r>
      <w:r w:rsidR="00CF5C70" w:rsidRPr="006D1FAD">
        <w:t xml:space="preserve"> Complexes</w:t>
      </w:r>
      <w:bookmarkEnd w:id="513"/>
    </w:p>
    <w:p w14:paraId="6980FE1A" w14:textId="264B595F" w:rsidR="00013371" w:rsidRPr="00AC7E79" w:rsidDel="00AC7E79" w:rsidRDefault="00013371" w:rsidP="00CD413F">
      <w:pPr>
        <w:rPr>
          <w:del w:id="520" w:author="Badhri Hari" w:date="2024-05-08T21:19:00Z"/>
          <w:b/>
          <w:bCs/>
          <w:rPrChange w:id="521" w:author="Badhri Hari" w:date="2024-05-08T21:49:00Z">
            <w:rPr>
              <w:del w:id="522" w:author="Badhri Hari" w:date="2024-05-08T21:19:00Z"/>
            </w:rPr>
          </w:rPrChange>
        </w:rPr>
      </w:pPr>
      <w:del w:id="523" w:author="Badhri Hari" w:date="2024-05-08T21:19:00Z">
        <w:r w:rsidRPr="00AC7E79" w:rsidDel="000A7C04">
          <w:rPr>
            <w:b/>
            <w:bCs/>
            <w:rPrChange w:id="524" w:author="Badhri Hari" w:date="2024-05-08T21:49:00Z">
              <w:rPr/>
            </w:rPrChange>
          </w:rPr>
          <w:delText>As briefly outlined in the previous section, ligands are molecules or ions that bind to a central metal ion to form a substance called a complex</w:delText>
        </w:r>
        <w:r w:rsidR="00F70D76" w:rsidRPr="00AC7E79" w:rsidDel="000A7C04">
          <w:rPr>
            <w:b/>
            <w:bCs/>
            <w:rPrChange w:id="525" w:author="Badhri Hari" w:date="2024-05-08T21:49:00Z">
              <w:rPr/>
            </w:rPrChange>
          </w:rPr>
          <w:delText xml:space="preserve"> – t</w:delText>
        </w:r>
        <w:r w:rsidR="004B31B8" w:rsidRPr="00AC7E79" w:rsidDel="000A7C04">
          <w:rPr>
            <w:b/>
            <w:bCs/>
            <w:rPrChange w:id="526" w:author="Badhri Hari" w:date="2024-05-08T21:49:00Z">
              <w:rPr/>
            </w:rPrChange>
          </w:rPr>
          <w:delText xml:space="preserve">he polyphenolic derivates from PP </w:delText>
        </w:r>
        <w:r w:rsidR="00F70D76" w:rsidRPr="00AC7E79" w:rsidDel="000A7C04">
          <w:rPr>
            <w:b/>
            <w:bCs/>
            <w:rPrChange w:id="527" w:author="Badhri Hari" w:date="2024-05-08T21:49:00Z">
              <w:rPr/>
            </w:rPrChange>
          </w:rPr>
          <w:delText>being</w:delText>
        </w:r>
        <w:r w:rsidR="004B31B8" w:rsidRPr="00AC7E79" w:rsidDel="000A7C04">
          <w:rPr>
            <w:b/>
            <w:bCs/>
            <w:rPrChange w:id="528" w:author="Badhri Hari" w:date="2024-05-08T21:49:00Z">
              <w:rPr/>
            </w:rPrChange>
          </w:rPr>
          <w:delText xml:space="preserve"> the ligands used </w:delText>
        </w:r>
        <w:r w:rsidR="000B2A06" w:rsidRPr="00AC7E79" w:rsidDel="000A7C04">
          <w:rPr>
            <w:b/>
            <w:bCs/>
            <w:rPrChange w:id="529" w:author="Badhri Hari" w:date="2024-05-08T21:49:00Z">
              <w:rPr/>
            </w:rPrChange>
          </w:rPr>
          <w:delText>in th</w:delText>
        </w:r>
        <w:r w:rsidR="007C37BC" w:rsidRPr="00AC7E79" w:rsidDel="000A7C04">
          <w:rPr>
            <w:b/>
            <w:bCs/>
            <w:rPrChange w:id="530" w:author="Badhri Hari" w:date="2024-05-08T21:49:00Z">
              <w:rPr/>
            </w:rPrChange>
          </w:rPr>
          <w:delText>is</w:delText>
        </w:r>
        <w:r w:rsidR="004B31B8" w:rsidRPr="00AC7E79" w:rsidDel="000A7C04">
          <w:rPr>
            <w:b/>
            <w:bCs/>
            <w:rPrChange w:id="531" w:author="Badhri Hari" w:date="2024-05-08T21:49:00Z">
              <w:rPr/>
            </w:rPrChange>
          </w:rPr>
          <w:delText xml:space="preserve"> </w:delText>
        </w:r>
        <w:r w:rsidR="000B2A06" w:rsidRPr="00AC7E79" w:rsidDel="000A7C04">
          <w:rPr>
            <w:b/>
            <w:bCs/>
            <w:rPrChange w:id="532" w:author="Badhri Hari" w:date="2024-05-08T21:49:00Z">
              <w:rPr/>
            </w:rPrChange>
          </w:rPr>
          <w:delText>study</w:delText>
        </w:r>
        <w:r w:rsidRPr="00AC7E79" w:rsidDel="000A7C04">
          <w:rPr>
            <w:b/>
            <w:bCs/>
            <w:rPrChange w:id="533" w:author="Badhri Hari" w:date="2024-05-08T21:49:00Z">
              <w:rPr/>
            </w:rPrChange>
          </w:rPr>
          <w:delText xml:space="preserve">. </w:delText>
        </w:r>
        <w:r w:rsidR="00D57210" w:rsidRPr="00AC7E79" w:rsidDel="000A7C04">
          <w:rPr>
            <w:b/>
            <w:bCs/>
            <w:rPrChange w:id="534" w:author="Badhri Hari" w:date="2024-05-08T21:49:00Z">
              <w:rPr/>
            </w:rPrChange>
          </w:rPr>
          <w:delText xml:space="preserve">Ligands </w:delText>
        </w:r>
        <w:r w:rsidRPr="00AC7E79" w:rsidDel="000A7C04">
          <w:rPr>
            <w:b/>
            <w:bCs/>
            <w:rPrChange w:id="535" w:author="Badhri Hari" w:date="2024-05-08T21:49:00Z">
              <w:rPr/>
            </w:rPrChange>
          </w:rPr>
          <w:delText>have one</w:delText>
        </w:r>
        <w:r w:rsidR="00884A4B" w:rsidRPr="00AC7E79" w:rsidDel="000A7C04">
          <w:rPr>
            <w:b/>
            <w:bCs/>
            <w:rPrChange w:id="536" w:author="Badhri Hari" w:date="2024-05-08T21:49:00Z">
              <w:rPr/>
            </w:rPrChange>
          </w:rPr>
          <w:delText xml:space="preserve"> or more</w:delText>
        </w:r>
        <w:r w:rsidRPr="00AC7E79" w:rsidDel="000A7C04">
          <w:rPr>
            <w:b/>
            <w:bCs/>
            <w:rPrChange w:id="537" w:author="Badhri Hari" w:date="2024-05-08T21:49:00Z">
              <w:rPr/>
            </w:rPrChange>
          </w:rPr>
          <w:delText xml:space="preserve"> atom</w:delText>
        </w:r>
        <w:r w:rsidR="00884A4B" w:rsidRPr="00AC7E79" w:rsidDel="000A7C04">
          <w:rPr>
            <w:b/>
            <w:bCs/>
            <w:rPrChange w:id="538" w:author="Badhri Hari" w:date="2024-05-08T21:49:00Z">
              <w:rPr/>
            </w:rPrChange>
          </w:rPr>
          <w:delText>s</w:delText>
        </w:r>
        <w:r w:rsidRPr="00AC7E79" w:rsidDel="000A7C04">
          <w:rPr>
            <w:b/>
            <w:bCs/>
            <w:rPrChange w:id="539" w:author="Badhri Hari" w:date="2024-05-08T21:49:00Z">
              <w:rPr/>
            </w:rPrChange>
          </w:rPr>
          <w:delText xml:space="preserve"> with a pair of electrons that can be used to form </w:delText>
        </w:r>
        <w:r w:rsidR="00996DE2" w:rsidRPr="00AC7E79" w:rsidDel="000A7C04">
          <w:rPr>
            <w:b/>
            <w:bCs/>
            <w:rPrChange w:id="540" w:author="Badhri Hari" w:date="2024-05-08T21:49:00Z">
              <w:rPr/>
            </w:rPrChange>
          </w:rPr>
          <w:delText xml:space="preserve">one or more </w:delText>
        </w:r>
        <w:r w:rsidRPr="00AC7E79" w:rsidDel="000A7C04">
          <w:rPr>
            <w:b/>
            <w:bCs/>
            <w:rPrChange w:id="541" w:author="Badhri Hari" w:date="2024-05-08T21:49:00Z">
              <w:rPr/>
            </w:rPrChange>
          </w:rPr>
          <w:delText>dative bond</w:delText>
        </w:r>
        <w:r w:rsidR="002B3BED" w:rsidRPr="00AC7E79" w:rsidDel="000A7C04">
          <w:rPr>
            <w:b/>
            <w:bCs/>
            <w:rPrChange w:id="542" w:author="Badhri Hari" w:date="2024-05-08T21:49:00Z">
              <w:rPr/>
            </w:rPrChange>
          </w:rPr>
          <w:delText>s</w:delText>
        </w:r>
        <w:r w:rsidRPr="00AC7E79" w:rsidDel="000A7C04">
          <w:rPr>
            <w:b/>
            <w:bCs/>
            <w:rPrChange w:id="543" w:author="Badhri Hari" w:date="2024-05-08T21:49:00Z">
              <w:rPr/>
            </w:rPrChange>
          </w:rPr>
          <w:delText xml:space="preserve"> with the metal ion. </w:delText>
        </w:r>
        <w:r w:rsidR="009545DA" w:rsidRPr="00AC7E79" w:rsidDel="000A7C04">
          <w:rPr>
            <w:b/>
            <w:bCs/>
            <w:rPrChange w:id="544" w:author="Badhri Hari" w:date="2024-05-08T21:49:00Z">
              <w:rPr/>
            </w:rPrChange>
          </w:rPr>
          <w:delText>They</w:delText>
        </w:r>
        <w:r w:rsidRPr="00AC7E79" w:rsidDel="000A7C04">
          <w:rPr>
            <w:b/>
            <w:bCs/>
            <w:rPrChange w:id="545" w:author="Badhri Hari" w:date="2024-05-08T21:49:00Z">
              <w:rPr/>
            </w:rPrChange>
          </w:rPr>
          <w:delText xml:space="preserve"> act as a Lewis base through electron pair donation, while the metal atom/ion acts as a Lewis acid via accepting them.</w:delText>
        </w:r>
      </w:del>
    </w:p>
    <w:p w14:paraId="70123E2E" w14:textId="34093EAA" w:rsidR="00CD413F" w:rsidRPr="006D1FAD" w:rsidRDefault="0057171A" w:rsidP="0057171A">
      <w:pPr>
        <w:rPr>
          <w:noProof/>
        </w:rPr>
      </w:pPr>
      <w:ins w:id="546" w:author="Badhri Hari" w:date="2024-05-08T22:03:00Z">
        <w:r>
          <w:t>When the ligands interact wit</w:t>
        </w:r>
      </w:ins>
      <w:ins w:id="547" w:author="Badhri Hari" w:date="2024-05-08T22:04:00Z">
        <w:r>
          <w:t xml:space="preserve">h the </w:t>
        </w:r>
        <w:r w:rsidR="0018696F">
          <w:t xml:space="preserve">metal atom/ion, </w:t>
        </w:r>
      </w:ins>
      <w:del w:id="548" w:author="Badhri Hari" w:date="2024-05-08T22:04:00Z">
        <w:r w:rsidR="007C3B66" w:rsidRPr="006D1FAD" w:rsidDel="0018696F">
          <w:delText xml:space="preserve">This interaction </w:delText>
        </w:r>
        <w:r w:rsidR="00FA0318" w:rsidRPr="006D1FAD" w:rsidDel="0018696F">
          <w:delText xml:space="preserve">lifts </w:delText>
        </w:r>
      </w:del>
      <w:r w:rsidR="00FA0318" w:rsidRPr="006D1FAD">
        <w:t xml:space="preserve">the degeneracy </w:t>
      </w:r>
      <w:ins w:id="549" w:author="Badhri Hari" w:date="2024-05-08T22:04:00Z">
        <w:r w:rsidR="0018696F">
          <w:t xml:space="preserve">(energy-level) </w:t>
        </w:r>
      </w:ins>
      <w:r w:rsidR="00FA0318" w:rsidRPr="006D1FAD">
        <w:t>of the metal ion's d-orbital</w:t>
      </w:r>
      <w:ins w:id="550" w:author="Badhri Hari" w:date="2024-05-08T22:04:00Z">
        <w:r w:rsidR="0018696F">
          <w:t xml:space="preserve"> is lifted</w:t>
        </w:r>
      </w:ins>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e</w:t>
      </w:r>
      <w:r w:rsidR="00FA0318" w:rsidRPr="006D1FAD">
        <w:rPr>
          <w:vertAlign w:val="subscript"/>
        </w:rPr>
        <w:t>g</w:t>
      </w:r>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del w:id="551" w:author="Badhri Hari" w:date="2024-05-08T22:05:00Z">
        <w:r w:rsidR="00FA0318" w:rsidRPr="006D1FAD" w:rsidDel="005345CF">
          <w:delText>ion</w:delText>
        </w:r>
        <w:r w:rsidR="00013371" w:rsidRPr="006D1FAD" w:rsidDel="005345CF">
          <w:delText>’s</w:delText>
        </w:r>
      </w:del>
      <w:proofErr w:type="gramStart"/>
      <w:ins w:id="552" w:author="Badhri Hari" w:date="2024-05-08T22:05:00Z">
        <w:r w:rsidR="005345CF" w:rsidRPr="006D1FAD">
          <w:t>ion</w:t>
        </w:r>
        <w:r w:rsidR="00A26579">
          <w:t>’</w:t>
        </w:r>
        <w:r w:rsidR="005345CF" w:rsidRPr="006D1FAD">
          <w:t>s</w:t>
        </w:r>
      </w:ins>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2970F968"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ins w:id="553" w:author="Badhri Hari" w:date="2024-05-04T20:36:00Z">
        <w:r w:rsidR="00430596" w:rsidRPr="006D1FAD">
          <w:fldChar w:fldCharType="begin"/>
        </w:r>
        <w:r w:rsidR="00430596" w:rsidRPr="006D1FAD">
          <w:instrText xml:space="preserve"> REF _Ref165747422 \h </w:instrText>
        </w:r>
      </w:ins>
      <w:r w:rsidR="00430596" w:rsidRPr="006D1FAD">
        <w:instrText xml:space="preserve"> \* MERGEFORMAT </w:instrText>
      </w:r>
      <w:r w:rsidR="00430596" w:rsidRPr="006D1FAD">
        <w:fldChar w:fldCharType="separate"/>
      </w:r>
      <w:ins w:id="554" w:author="Badhri Hari" w:date="2024-05-08T22:39:00Z">
        <w:r w:rsidR="00D43F22" w:rsidRPr="00D43F22">
          <w:rPr>
            <w:rPrChange w:id="555" w:author="Badhri Hari" w:date="2024-05-08T22:39:00Z">
              <w:rPr>
                <w:i/>
                <w:iCs/>
                <w:sz w:val="20"/>
              </w:rPr>
            </w:rPrChange>
          </w:rPr>
          <w:t xml:space="preserve">Figure </w:t>
        </w:r>
        <w:r w:rsidR="00D43F22" w:rsidRPr="00D43F22">
          <w:rPr>
            <w:rPrChange w:id="556" w:author="Badhri Hari" w:date="2024-05-08T22:39:00Z">
              <w:rPr>
                <w:i/>
                <w:iCs/>
                <w:noProof/>
                <w:sz w:val="20"/>
              </w:rPr>
            </w:rPrChange>
          </w:rPr>
          <w:t>4</w:t>
        </w:r>
      </w:ins>
      <w:ins w:id="557" w:author="Badhri Hari" w:date="2024-05-04T20:36:00Z">
        <w:r w:rsidR="00430596" w:rsidRPr="006D1FAD">
          <w:fldChar w:fldCharType="end"/>
        </w:r>
      </w:ins>
      <w:del w:id="558" w:author="Badhri Hari" w:date="2024-05-04T20:36:00Z">
        <w:r w:rsidR="00FE1D2F" w:rsidRPr="006D1FAD" w:rsidDel="00430596">
          <w:fldChar w:fldCharType="begin"/>
        </w:r>
        <w:r w:rsidR="00CD413F" w:rsidRPr="006D1FAD" w:rsidDel="00430596">
          <w:delInstrText xml:space="preserve"> REF _Ref158070189 \h </w:delInstrText>
        </w:r>
        <w:r w:rsidR="002F7E4C" w:rsidRPr="006D1FAD" w:rsidDel="00430596">
          <w:delInstrText xml:space="preserve"> \* MERGEFORMAT </w:delInstrText>
        </w:r>
        <w:r w:rsidR="00FE1D2F" w:rsidRPr="006D1FAD" w:rsidDel="00430596">
          <w:fldChar w:fldCharType="separate"/>
        </w:r>
        <w:r w:rsidR="00CD413F" w:rsidRPr="006D1FAD" w:rsidDel="00430596">
          <w:delText>Figure 4</w:delText>
        </w:r>
        <w:r w:rsidR="00FE1D2F" w:rsidRPr="006D1FAD" w:rsidDel="00430596">
          <w:fldChar w:fldCharType="end"/>
        </w:r>
      </w:del>
      <w:r w:rsidR="00CD413F" w:rsidRPr="006D1FAD">
        <w:t xml:space="preserve">) arranges </w:t>
      </w:r>
      <w:r w:rsidR="006D4898" w:rsidRPr="006D1FAD">
        <w:t xml:space="preserve">some commonly </w:t>
      </w:r>
      <w:ins w:id="559" w:author="Badhri Hari" w:date="2024-05-08T16:55:00Z">
        <w:r w:rsidR="00B15858" w:rsidRPr="006D1FAD">
          <w:t>stud</w:t>
        </w:r>
        <w:r w:rsidR="00AC41AB" w:rsidRPr="006D1FAD">
          <w:t>ied/</w:t>
        </w:r>
      </w:ins>
      <w:r w:rsidR="006D4898" w:rsidRPr="006D1FAD">
        <w:t xml:space="preserve">used </w:t>
      </w:r>
      <w:r w:rsidR="00CD413F" w:rsidRPr="006D1FAD">
        <w:t xml:space="preserve">ligands </w:t>
      </w:r>
      <w:del w:id="560" w:author="Badhri Hari" w:date="2024-05-08T16:55:00Z">
        <w:r w:rsidR="00CD413F" w:rsidRPr="006D1FAD" w:rsidDel="00AC41AB">
          <w:delText xml:space="preserve">on an arbitrary scale, arranged </w:delText>
        </w:r>
      </w:del>
      <w:r w:rsidR="00CD413F" w:rsidRPr="006D1FAD">
        <w:t xml:space="preserve">in the increasing order of their ability to split the energy levels of the metal </w:t>
      </w:r>
      <w:r w:rsidR="00800865" w:rsidRPr="006D1FAD">
        <w:t>ions</w:t>
      </w:r>
      <w:ins w:id="561" w:author="Badhri Hari" w:date="2024-05-08T17:26:00Z">
        <w:r w:rsidR="00861D26" w:rsidRPr="006D1FAD">
          <w:t xml:space="preserve"> </w:t>
        </w:r>
      </w:ins>
      <w:customXmlInsRangeStart w:id="562" w:author="Badhri Hari" w:date="2024-05-08T17:30:00Z"/>
      <w:sdt>
        <w:sdtPr>
          <w:id w:val="467556004"/>
          <w:citation/>
        </w:sdtPr>
        <w:sdtContent>
          <w:customXmlInsRangeEnd w:id="562"/>
          <w:ins w:id="563" w:author="Badhri Hari" w:date="2024-05-08T17:30:00Z">
            <w:r w:rsidR="00E6463F" w:rsidRPr="006D1FAD">
              <w:fldChar w:fldCharType="begin"/>
            </w:r>
            <w:r w:rsidR="00E6463F" w:rsidRPr="006D1FAD">
              <w:instrText xml:space="preserve"> CITATION spectrocemica_series \l 1033 </w:instrText>
            </w:r>
          </w:ins>
          <w:r w:rsidR="00E6463F" w:rsidRPr="006D1FAD">
            <w:fldChar w:fldCharType="separate"/>
          </w:r>
          <w:ins w:id="564" w:author="Badhri Hari" w:date="2024-05-08T17:30:00Z">
            <w:r w:rsidR="00E6463F" w:rsidRPr="006D1FAD">
              <w:rPr>
                <w:noProof/>
              </w:rPr>
              <w:t>(Tsuchida)</w:t>
            </w:r>
            <w:r w:rsidR="00E6463F" w:rsidRPr="006D1FAD">
              <w:fldChar w:fldCharType="end"/>
            </w:r>
          </w:ins>
          <w:customXmlInsRangeStart w:id="565" w:author="Badhri Hari" w:date="2024-05-08T17:30:00Z"/>
        </w:sdtContent>
      </w:sdt>
      <w:customXmlInsRangeEnd w:id="565"/>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5EA7612C" w:rsidR="005531F3" w:rsidRDefault="005531F3">
                                  <w:bookmarkStart w:id="566"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ins w:id="567" w:author="Badhri Hari" w:date="2024-05-08T21:38:00Z">
                                    <w:r w:rsidR="006D1FAD">
                                      <w:rPr>
                                        <w:i/>
                                        <w:iCs/>
                                        <w:noProof/>
                                        <w:sz w:val="20"/>
                                      </w:rPr>
                                      <w:t>4</w:t>
                                    </w:r>
                                  </w:ins>
                                  <w:del w:id="568" w:author="Badhri Hari" w:date="2024-05-08T21:38:00Z">
                                    <w:r w:rsidR="000E04CF" w:rsidDel="006D1FAD">
                                      <w:rPr>
                                        <w:i/>
                                        <w:iCs/>
                                        <w:noProof/>
                                        <w:sz w:val="20"/>
                                      </w:rPr>
                                      <w:delText>3</w:delText>
                                    </w:r>
                                  </w:del>
                                  <w:r w:rsidR="00FE1D2F" w:rsidRPr="000D1883">
                                    <w:rPr>
                                      <w:i/>
                                      <w:iCs/>
                                      <w:sz w:val="20"/>
                                    </w:rPr>
                                    <w:fldChar w:fldCharType="end"/>
                                  </w:r>
                                  <w:r w:rsidRPr="000D1883">
                                    <w:rPr>
                                      <w:i/>
                                      <w:iCs/>
                                      <w:sz w:val="20"/>
                                    </w:rPr>
                                    <w:t>: Spectrochemical Series</w:t>
                                  </w:r>
                                  <w:bookmarkEnd w:id="566"/>
                                  <w:ins w:id="569" w:author="Badhri Hari" w:date="2024-05-08T17:30:00Z">
                                    <w:r w:rsidR="009509C8">
                                      <w:rPr>
                                        <w:i/>
                                        <w:iCs/>
                                        <w:sz w:val="20"/>
                                      </w:rPr>
                                      <w:t xml:space="preserve"> </w:t>
                                    </w:r>
                                  </w:ins>
                                  <w:customXmlInsRangeStart w:id="570" w:author="Badhri Hari" w:date="2024-05-08T17:31:00Z"/>
                                  <w:sdt>
                                    <w:sdtPr>
                                      <w:rPr>
                                        <w:i/>
                                        <w:iCs/>
                                        <w:sz w:val="20"/>
                                      </w:rPr>
                                      <w:id w:val="-1248731698"/>
                                      <w:citation/>
                                    </w:sdtPr>
                                    <w:sdtContent>
                                      <w:customXmlInsRangeEnd w:id="570"/>
                                      <w:ins w:id="571" w:author="Badhri Hari" w:date="2024-05-08T17:31:00Z">
                                        <w:r w:rsidR="009509C8">
                                          <w:rPr>
                                            <w:i/>
                                            <w:iCs/>
                                            <w:sz w:val="20"/>
                                          </w:rPr>
                                          <w:fldChar w:fldCharType="begin"/>
                                        </w:r>
                                        <w:r w:rsidR="009509C8">
                                          <w:rPr>
                                            <w:i/>
                                            <w:iCs/>
                                            <w:sz w:val="20"/>
                                          </w:rPr>
                                          <w:instrText xml:space="preserve"> CITATION spectrocemica_series \l 1033 </w:instrText>
                                        </w:r>
                                      </w:ins>
                                      <w:r w:rsidR="009509C8">
                                        <w:rPr>
                                          <w:i/>
                                          <w:iCs/>
                                          <w:sz w:val="20"/>
                                        </w:rPr>
                                        <w:fldChar w:fldCharType="separate"/>
                                      </w:r>
                                      <w:ins w:id="572" w:author="Badhri Hari" w:date="2024-05-08T17:31:00Z">
                                        <w:r w:rsidR="009509C8" w:rsidRPr="009509C8">
                                          <w:rPr>
                                            <w:noProof/>
                                            <w:sz w:val="20"/>
                                            <w:rPrChange w:id="573" w:author="Badhri Hari" w:date="2024-05-08T17:31:00Z">
                                              <w:rPr/>
                                            </w:rPrChange>
                                          </w:rPr>
                                          <w:t>(Tsuchida)</w:t>
                                        </w:r>
                                        <w:r w:rsidR="009509C8">
                                          <w:rPr>
                                            <w:i/>
                                            <w:iCs/>
                                            <w:sz w:val="20"/>
                                          </w:rPr>
                                          <w:fldChar w:fldCharType="end"/>
                                        </w:r>
                                      </w:ins>
                                      <w:customXmlInsRangeStart w:id="574" w:author="Badhri Hari" w:date="2024-05-08T17:31:00Z"/>
                                    </w:sdtContent>
                                  </w:sdt>
                                  <w:customXmlInsRangeEnd w:id="57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">
                      <v:textbox>
                        <w:txbxContent>
                          <w:p w14:paraId="71666409" w14:textId="5EA7612C" w:rsidR="005531F3" w:rsidRDefault="005531F3">
                            <w:bookmarkStart w:id="575"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ins w:id="576" w:author="Badhri Hari" w:date="2024-05-08T21:38:00Z">
                              <w:r w:rsidR="006D1FAD">
                                <w:rPr>
                                  <w:i/>
                                  <w:iCs/>
                                  <w:noProof/>
                                  <w:sz w:val="20"/>
                                </w:rPr>
                                <w:t>4</w:t>
                              </w:r>
                            </w:ins>
                            <w:del w:id="577" w:author="Badhri Hari" w:date="2024-05-08T21:38:00Z">
                              <w:r w:rsidR="000E04CF" w:rsidDel="006D1FAD">
                                <w:rPr>
                                  <w:i/>
                                  <w:iCs/>
                                  <w:noProof/>
                                  <w:sz w:val="20"/>
                                </w:rPr>
                                <w:delText>3</w:delText>
                              </w:r>
                            </w:del>
                            <w:r w:rsidR="00FE1D2F" w:rsidRPr="000D1883">
                              <w:rPr>
                                <w:i/>
                                <w:iCs/>
                                <w:sz w:val="20"/>
                              </w:rPr>
                              <w:fldChar w:fldCharType="end"/>
                            </w:r>
                            <w:r w:rsidRPr="000D1883">
                              <w:rPr>
                                <w:i/>
                                <w:iCs/>
                                <w:sz w:val="20"/>
                              </w:rPr>
                              <w:t>: Spectrochemical Series</w:t>
                            </w:r>
                            <w:bookmarkEnd w:id="575"/>
                            <w:ins w:id="578" w:author="Badhri Hari" w:date="2024-05-08T17:30:00Z">
                              <w:r w:rsidR="009509C8">
                                <w:rPr>
                                  <w:i/>
                                  <w:iCs/>
                                  <w:sz w:val="20"/>
                                </w:rPr>
                                <w:t xml:space="preserve"> </w:t>
                              </w:r>
                            </w:ins>
                            <w:customXmlInsRangeStart w:id="579" w:author="Badhri Hari" w:date="2024-05-08T17:31:00Z"/>
                            <w:sdt>
                              <w:sdtPr>
                                <w:rPr>
                                  <w:i/>
                                  <w:iCs/>
                                  <w:sz w:val="20"/>
                                </w:rPr>
                                <w:id w:val="-1248731698"/>
                                <w:citation/>
                              </w:sdtPr>
                              <w:sdtContent>
                                <w:customXmlInsRangeEnd w:id="579"/>
                                <w:ins w:id="580" w:author="Badhri Hari" w:date="2024-05-08T17:31:00Z">
                                  <w:r w:rsidR="009509C8">
                                    <w:rPr>
                                      <w:i/>
                                      <w:iCs/>
                                      <w:sz w:val="20"/>
                                    </w:rPr>
                                    <w:fldChar w:fldCharType="begin"/>
                                  </w:r>
                                  <w:r w:rsidR="009509C8">
                                    <w:rPr>
                                      <w:i/>
                                      <w:iCs/>
                                      <w:sz w:val="20"/>
                                    </w:rPr>
                                    <w:instrText xml:space="preserve"> CITATION spectrocemica_series \l 1033 </w:instrText>
                                  </w:r>
                                </w:ins>
                                <w:r w:rsidR="009509C8">
                                  <w:rPr>
                                    <w:i/>
                                    <w:iCs/>
                                    <w:sz w:val="20"/>
                                  </w:rPr>
                                  <w:fldChar w:fldCharType="separate"/>
                                </w:r>
                                <w:ins w:id="581" w:author="Badhri Hari" w:date="2024-05-08T17:31:00Z">
                                  <w:r w:rsidR="009509C8" w:rsidRPr="009509C8">
                                    <w:rPr>
                                      <w:noProof/>
                                      <w:sz w:val="20"/>
                                      <w:rPrChange w:id="582" w:author="Badhri Hari" w:date="2024-05-08T17:31:00Z">
                                        <w:rPr/>
                                      </w:rPrChange>
                                    </w:rPr>
                                    <w:t>(Tsuchida)</w:t>
                                  </w:r>
                                  <w:r w:rsidR="009509C8">
                                    <w:rPr>
                                      <w:i/>
                                      <w:iCs/>
                                      <w:sz w:val="20"/>
                                    </w:rPr>
                                    <w:fldChar w:fldCharType="end"/>
                                  </w:r>
                                </w:ins>
                                <w:customXmlInsRangeStart w:id="583" w:author="Badhri Hari" w:date="2024-05-08T17:31:00Z"/>
                              </w:sdtContent>
                            </w:sdt>
                            <w:customXmlInsRangeEnd w:id="583"/>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631F2A93"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End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E11B19">
                                  <w:rPr>
                                    <w:i/>
                                    <w:iCs/>
                                    <w:noProof/>
                                  </w:rPr>
                                  <w:t xml:space="preserve"> </w:t>
                                </w:r>
                                <w:r w:rsidR="00E11B19">
                                  <w:rPr>
                                    <w:noProof/>
                                  </w:rPr>
                                  <w:t>(Lucidchart)</w:t>
                                </w:r>
                                <w:r w:rsidR="00FE1D2F" w:rsidRPr="004C2C1A">
                                  <w:rPr>
                                    <w:i/>
                                    <w:iCs/>
                                  </w:rPr>
                                  <w:fldChar w:fldCharType="end"/>
                                </w:r>
                              </w:sdtContent>
                            </w:sdt>
                            <w:sdt>
                              <w:sdtPr>
                                <w:rPr>
                                  <w:i/>
                                  <w:iCs/>
                                </w:rPr>
                                <w:id w:val="1537123980"/>
                                <w:citation/>
                              </w:sdtPr>
                              <w:sdtEnd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E11B19">
                                  <w:rPr>
                                    <w:i/>
                                    <w:iCs/>
                                    <w:noProof/>
                                  </w:rPr>
                                  <w:t xml:space="preserve"> </w:t>
                                </w:r>
                                <w:r w:rsidR="00E11B19">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584"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584"/>
                          </w:p>
                          <w:p w14:paraId="7AAA4BCC" w14:textId="051159C9"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End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E11B19">
                                  <w:rPr>
                                    <w:i/>
                                    <w:iCs/>
                                    <w:noProof/>
                                  </w:rPr>
                                  <w:t xml:space="preserve"> </w:t>
                                </w:r>
                                <w:r w:rsidR="00E11B19">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zU+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Qy1HiMi6huZIvBEmX9F/QIsYi2tiNJCtKu5/&#10;7wUqzswXS/LdzheL6MOULJbXBSV4WakvK8LKDsitgbNpuQmTd/cO9a6jx6aBWbgnyVud1Hht7MSA&#10;rJNEOtk8evMyT6def8b1HwA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LyirNT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631F2A93"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End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E11B19">
                            <w:rPr>
                              <w:i/>
                              <w:iCs/>
                              <w:noProof/>
                            </w:rPr>
                            <w:t xml:space="preserve"> </w:t>
                          </w:r>
                          <w:r w:rsidR="00E11B19">
                            <w:rPr>
                              <w:noProof/>
                            </w:rPr>
                            <w:t>(Lucidchart)</w:t>
                          </w:r>
                          <w:r w:rsidR="00FE1D2F" w:rsidRPr="004C2C1A">
                            <w:rPr>
                              <w:i/>
                              <w:iCs/>
                            </w:rPr>
                            <w:fldChar w:fldCharType="end"/>
                          </w:r>
                        </w:sdtContent>
                      </w:sdt>
                      <w:sdt>
                        <w:sdtPr>
                          <w:rPr>
                            <w:i/>
                            <w:iCs/>
                          </w:rPr>
                          <w:id w:val="1537123980"/>
                          <w:citation/>
                        </w:sdtPr>
                        <w:sdtEnd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E11B19">
                            <w:rPr>
                              <w:i/>
                              <w:iCs/>
                              <w:noProof/>
                            </w:rPr>
                            <w:t xml:space="preserve"> </w:t>
                          </w:r>
                          <w:r w:rsidR="00E11B19">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585"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585"/>
                    </w:p>
                    <w:p w14:paraId="7AAA4BCC" w14:textId="051159C9"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End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E11B19">
                            <w:rPr>
                              <w:i/>
                              <w:iCs/>
                              <w:noProof/>
                            </w:rPr>
                            <w:t xml:space="preserve"> </w:t>
                          </w:r>
                          <w:r w:rsidR="00E11B19">
                            <w:rPr>
                              <w:noProof/>
                            </w:rPr>
                            <w:t>(Lucidchart)</w:t>
                          </w:r>
                          <w:r w:rsidR="00FE1D2F" w:rsidRPr="005B45CC">
                            <w:rPr>
                              <w:i/>
                              <w:iCs/>
                            </w:rPr>
                            <w:fldChar w:fldCharType="end"/>
                          </w:r>
                        </w:sdtContent>
                      </w:sdt>
                    </w:p>
                  </w:txbxContent>
                </v:textbox>
                <w10:wrap type="square" anchorx="margin" anchory="margin"/>
              </v:shape>
            </w:pict>
          </mc:Fallback>
        </mc:AlternateContent>
      </w:r>
    </w:p>
    <w:p w14:paraId="24DBAD4E" w14:textId="7828726C" w:rsidR="00DB0020" w:rsidRPr="006D1FAD" w:rsidDel="00F40CA4" w:rsidRDefault="00DB0020" w:rsidP="00C63A09">
      <w:pPr>
        <w:pStyle w:val="Heading2"/>
        <w:rPr>
          <w:del w:id="586" w:author="Badhri Hari" w:date="2024-05-08T21:28:00Z"/>
        </w:rPr>
      </w:pPr>
      <w:bookmarkStart w:id="587" w:name="_Ref158715311"/>
      <w:bookmarkStart w:id="588" w:name="_Ref158715315"/>
      <w:del w:id="589" w:author="Badhri Hari" w:date="2024-05-08T21:28:00Z">
        <w:r w:rsidRPr="006D1FAD" w:rsidDel="00F40CA4">
          <w:delText xml:space="preserve">4.3 </w:delText>
        </w:r>
        <w:r w:rsidR="00F008FA" w:rsidRPr="006D1FAD" w:rsidDel="00F40CA4">
          <w:delText xml:space="preserve">Denticity and </w:delText>
        </w:r>
        <w:r w:rsidRPr="006D1FAD" w:rsidDel="00F40CA4">
          <w:delText>Chelation</w:delText>
        </w:r>
        <w:bookmarkEnd w:id="587"/>
        <w:bookmarkEnd w:id="588"/>
      </w:del>
    </w:p>
    <w:p w14:paraId="47C98B6C" w14:textId="60225AAC" w:rsidR="000E04CF" w:rsidRPr="006D1FAD" w:rsidDel="00F40CA4" w:rsidRDefault="000E04CF" w:rsidP="000E04CF">
      <w:pPr>
        <w:jc w:val="center"/>
        <w:rPr>
          <w:del w:id="590" w:author="Badhri Hari" w:date="2024-05-08T21:28:00Z"/>
        </w:rPr>
      </w:pPr>
      <w:del w:id="591" w:author="Badhri Hari" w:date="2024-05-08T21:28:00Z">
        <w:r w:rsidRPr="006D1FAD" w:rsidDel="00F40CA4">
          <w:rPr>
            <w:noProof/>
          </w:rPr>
          <mc:AlternateContent>
            <mc:Choice Requires="wps">
              <w:drawing>
                <wp:anchor distT="0" distB="0" distL="114300" distR="114300" simplePos="0" relativeHeight="251546112" behindDoc="0" locked="0" layoutInCell="1" allowOverlap="1" wp14:anchorId="7C040708" wp14:editId="260ACA28">
                  <wp:simplePos x="0" y="0"/>
                  <wp:positionH relativeFrom="column">
                    <wp:posOffset>421005</wp:posOffset>
                  </wp:positionH>
                  <wp:positionV relativeFrom="paragraph">
                    <wp:posOffset>2540000</wp:posOffset>
                  </wp:positionV>
                  <wp:extent cx="4947920" cy="513080"/>
                  <wp:effectExtent l="5080" t="13335" r="9525" b="6985"/>
                  <wp:wrapSquare wrapText="bothSides"/>
                  <wp:docPr id="72790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513080"/>
                          </a:xfrm>
                          <a:prstGeom prst="rect">
                            <a:avLst/>
                          </a:prstGeom>
                          <a:solidFill>
                            <a:srgbClr val="FFFFFF"/>
                          </a:solidFill>
                          <a:ln w="9525">
                            <a:solidFill>
                              <a:schemeClr val="tx1">
                                <a:lumMod val="100000"/>
                                <a:lumOff val="0"/>
                              </a:schemeClr>
                            </a:solidFill>
                            <a:miter lim="800000"/>
                            <a:headEnd/>
                            <a:tailEnd/>
                          </a:ln>
                        </wps:spPr>
                        <wps:txbx>
                          <w:txbxContent>
                            <w:p w14:paraId="15A90DCB" w14:textId="60856514" w:rsidR="005531F3" w:rsidRPr="00B678BF" w:rsidRDefault="005531F3" w:rsidP="008B5A7D">
                              <w:pPr>
                                <w:rPr>
                                  <w:i/>
                                  <w:iCs/>
                                  <w:noProof/>
                                  <w:sz w:val="20"/>
                                </w:rPr>
                              </w:pPr>
                              <w:bookmarkStart w:id="592" w:name="_Ref164739608"/>
                              <w:r w:rsidRPr="00B678BF">
                                <w:rPr>
                                  <w:i/>
                                  <w:iCs/>
                                  <w:sz w:val="20"/>
                                </w:rPr>
                                <w:t xml:space="preserve">Figure </w:t>
                              </w:r>
                              <w:r w:rsidR="00FE1D2F" w:rsidRPr="00B678BF">
                                <w:rPr>
                                  <w:i/>
                                  <w:iCs/>
                                  <w:sz w:val="20"/>
                                </w:rPr>
                                <w:fldChar w:fldCharType="begin"/>
                              </w:r>
                              <w:r w:rsidRPr="00B678BF">
                                <w:rPr>
                                  <w:i/>
                                  <w:iCs/>
                                  <w:sz w:val="20"/>
                                </w:rPr>
                                <w:instrText xml:space="preserve"> SEQ Figure \* ARABIC </w:instrText>
                              </w:r>
                              <w:r w:rsidR="00FE1D2F" w:rsidRPr="00B678BF">
                                <w:rPr>
                                  <w:i/>
                                  <w:iCs/>
                                  <w:sz w:val="20"/>
                                </w:rPr>
                                <w:fldChar w:fldCharType="separate"/>
                              </w:r>
                              <w:r w:rsidR="000E04CF">
                                <w:rPr>
                                  <w:i/>
                                  <w:iCs/>
                                  <w:noProof/>
                                  <w:sz w:val="20"/>
                                </w:rPr>
                                <w:t>4</w:t>
                              </w:r>
                              <w:r w:rsidR="00FE1D2F" w:rsidRPr="00B678BF">
                                <w:rPr>
                                  <w:i/>
                                  <w:iCs/>
                                  <w:sz w:val="20"/>
                                </w:rPr>
                                <w:fldChar w:fldCharType="end"/>
                              </w:r>
                              <w:bookmarkEnd w:id="592"/>
                              <w:r w:rsidRPr="00B678BF">
                                <w:rPr>
                                  <w:i/>
                                  <w:iCs/>
                                  <w:sz w:val="20"/>
                                </w:rPr>
                                <w:t xml:space="preserve">: Pictorial representation of complexation (top) and chelation (bottom) </w:t>
                              </w:r>
                              <w:sdt>
                                <w:sdtPr>
                                  <w:rPr>
                                    <w:i/>
                                    <w:iCs/>
                                    <w:sz w:val="20"/>
                                  </w:rPr>
                                  <w:id w:val="1093775066"/>
                                  <w:citation/>
                                </w:sdtPr>
                                <w:sdtEndPr/>
                                <w:sdtContent>
                                  <w:r w:rsidR="00FE1D2F" w:rsidRPr="004C2C1A">
                                    <w:rPr>
                                      <w:i/>
                                      <w:iCs/>
                                      <w:sz w:val="20"/>
                                    </w:rPr>
                                    <w:fldChar w:fldCharType="begin"/>
                                  </w:r>
                                  <w:r w:rsidR="0027336B" w:rsidRPr="004C2C1A">
                                    <w:rPr>
                                      <w:i/>
                                      <w:iCs/>
                                      <w:sz w:val="20"/>
                                    </w:rPr>
                                    <w:instrText xml:space="preserve">CITATION ChelationClaw \l 1033 </w:instrText>
                                  </w:r>
                                  <w:r w:rsidR="00FE1D2F" w:rsidRPr="004C2C1A">
                                    <w:rPr>
                                      <w:i/>
                                      <w:iCs/>
                                      <w:sz w:val="20"/>
                                    </w:rPr>
                                    <w:fldChar w:fldCharType="separate"/>
                                  </w:r>
                                  <w:r w:rsidR="00E11B19" w:rsidRPr="00E11B19">
                                    <w:rPr>
                                      <w:noProof/>
                                      <w:sz w:val="20"/>
                                    </w:rPr>
                                    <w:t>(Flora and Pachauri)</w:t>
                                  </w:r>
                                  <w:r w:rsidR="00FE1D2F" w:rsidRPr="004C2C1A">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40708" id="_x0000_s1031" type="#_x0000_t202" style="position:absolute;left:0;text-align:left;margin-left:33.15pt;margin-top:200pt;width:389.6pt;height:40.4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" strokecolor="black [3213]">
                  <v:textbox inset="0,0,0,0">
                    <w:txbxContent>
                      <w:p w14:paraId="15A90DCB" w14:textId="60856514" w:rsidR="005531F3" w:rsidRPr="00B678BF" w:rsidRDefault="005531F3" w:rsidP="008B5A7D">
                        <w:pPr>
                          <w:rPr>
                            <w:i/>
                            <w:iCs/>
                            <w:noProof/>
                            <w:sz w:val="20"/>
                          </w:rPr>
                        </w:pPr>
                        <w:bookmarkStart w:id="593" w:name="_Ref164739608"/>
                        <w:r w:rsidRPr="00B678BF">
                          <w:rPr>
                            <w:i/>
                            <w:iCs/>
                            <w:sz w:val="20"/>
                          </w:rPr>
                          <w:t xml:space="preserve">Figure </w:t>
                        </w:r>
                        <w:r w:rsidR="00FE1D2F" w:rsidRPr="00B678BF">
                          <w:rPr>
                            <w:i/>
                            <w:iCs/>
                            <w:sz w:val="20"/>
                          </w:rPr>
                          <w:fldChar w:fldCharType="begin"/>
                        </w:r>
                        <w:r w:rsidRPr="00B678BF">
                          <w:rPr>
                            <w:i/>
                            <w:iCs/>
                            <w:sz w:val="20"/>
                          </w:rPr>
                          <w:instrText xml:space="preserve"> SEQ Figure \* ARABIC </w:instrText>
                        </w:r>
                        <w:r w:rsidR="00FE1D2F" w:rsidRPr="00B678BF">
                          <w:rPr>
                            <w:i/>
                            <w:iCs/>
                            <w:sz w:val="20"/>
                          </w:rPr>
                          <w:fldChar w:fldCharType="separate"/>
                        </w:r>
                        <w:r w:rsidR="000E04CF">
                          <w:rPr>
                            <w:i/>
                            <w:iCs/>
                            <w:noProof/>
                            <w:sz w:val="20"/>
                          </w:rPr>
                          <w:t>4</w:t>
                        </w:r>
                        <w:r w:rsidR="00FE1D2F" w:rsidRPr="00B678BF">
                          <w:rPr>
                            <w:i/>
                            <w:iCs/>
                            <w:sz w:val="20"/>
                          </w:rPr>
                          <w:fldChar w:fldCharType="end"/>
                        </w:r>
                        <w:bookmarkEnd w:id="593"/>
                        <w:r w:rsidRPr="00B678BF">
                          <w:rPr>
                            <w:i/>
                            <w:iCs/>
                            <w:sz w:val="20"/>
                          </w:rPr>
                          <w:t xml:space="preserve">: Pictorial representation of complexation (top) and chelation (bottom) </w:t>
                        </w:r>
                        <w:sdt>
                          <w:sdtPr>
                            <w:rPr>
                              <w:i/>
                              <w:iCs/>
                              <w:sz w:val="20"/>
                            </w:rPr>
                            <w:id w:val="1093775066"/>
                            <w:citation/>
                          </w:sdtPr>
                          <w:sdtEndPr/>
                          <w:sdtContent>
                            <w:r w:rsidR="00FE1D2F" w:rsidRPr="004C2C1A">
                              <w:rPr>
                                <w:i/>
                                <w:iCs/>
                                <w:sz w:val="20"/>
                              </w:rPr>
                              <w:fldChar w:fldCharType="begin"/>
                            </w:r>
                            <w:r w:rsidR="0027336B" w:rsidRPr="004C2C1A">
                              <w:rPr>
                                <w:i/>
                                <w:iCs/>
                                <w:sz w:val="20"/>
                              </w:rPr>
                              <w:instrText xml:space="preserve">CITATION ChelationClaw \l 1033 </w:instrText>
                            </w:r>
                            <w:r w:rsidR="00FE1D2F" w:rsidRPr="004C2C1A">
                              <w:rPr>
                                <w:i/>
                                <w:iCs/>
                                <w:sz w:val="20"/>
                              </w:rPr>
                              <w:fldChar w:fldCharType="separate"/>
                            </w:r>
                            <w:r w:rsidR="00E11B19" w:rsidRPr="00E11B19">
                              <w:rPr>
                                <w:noProof/>
                                <w:sz w:val="20"/>
                              </w:rPr>
                              <w:t>(Flora and Pachauri)</w:t>
                            </w:r>
                            <w:r w:rsidR="00FE1D2F" w:rsidRPr="004C2C1A">
                              <w:rPr>
                                <w:i/>
                                <w:iCs/>
                                <w:sz w:val="20"/>
                              </w:rPr>
                              <w:fldChar w:fldCharType="end"/>
                            </w:r>
                          </w:sdtContent>
                        </w:sdt>
                      </w:p>
                    </w:txbxContent>
                  </v:textbox>
                  <w10:wrap type="square"/>
                </v:shape>
              </w:pict>
            </mc:Fallback>
          </mc:AlternateContent>
        </w:r>
        <w:r w:rsidRPr="006D1FAD" w:rsidDel="00F40CA4">
          <w:rPr>
            <w:noProof/>
          </w:rPr>
          <w:drawing>
            <wp:inline distT="0" distB="0" distL="0" distR="0" wp14:anchorId="363841A4" wp14:editId="273AF284">
              <wp:extent cx="3995928" cy="2435974"/>
              <wp:effectExtent l="19050" t="19050" r="23622" b="21476"/>
              <wp:docPr id="11"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stretch>
                        <a:fillRect/>
                      </a:stretch>
                    </pic:blipFill>
                    <pic:spPr>
                      <a:xfrm>
                        <a:off x="0" y="0"/>
                        <a:ext cx="3995928" cy="2435974"/>
                      </a:xfrm>
                      <a:prstGeom prst="rect">
                        <a:avLst/>
                      </a:prstGeom>
                      <a:ln w="3175">
                        <a:solidFill>
                          <a:schemeClr val="tx1"/>
                        </a:solidFill>
                      </a:ln>
                    </pic:spPr>
                  </pic:pic>
                </a:graphicData>
              </a:graphic>
            </wp:inline>
          </w:drawing>
        </w:r>
      </w:del>
    </w:p>
    <w:p w14:paraId="23674036" w14:textId="20FD6834" w:rsidR="000E04CF" w:rsidRPr="006D1FAD" w:rsidDel="00F40CA4" w:rsidRDefault="000E04CF" w:rsidP="000E04CF">
      <w:pPr>
        <w:jc w:val="center"/>
        <w:rPr>
          <w:del w:id="594" w:author="Badhri Hari" w:date="2024-05-08T21:28:00Z"/>
        </w:rPr>
      </w:pPr>
    </w:p>
    <w:p w14:paraId="1A9461E8" w14:textId="6F03C074" w:rsidR="00F008FA" w:rsidRPr="006D1FAD" w:rsidDel="00F40CA4" w:rsidRDefault="00F008FA" w:rsidP="00337AC9">
      <w:pPr>
        <w:rPr>
          <w:del w:id="595" w:author="Badhri Hari" w:date="2024-05-08T21:28:00Z"/>
        </w:rPr>
      </w:pPr>
      <w:del w:id="596" w:author="Badhri Hari" w:date="2024-05-08T21:28:00Z">
        <w:r w:rsidRPr="006D1FAD" w:rsidDel="00F40CA4">
          <w:delText>Ligands are classified by two factors, their denticity and strength. Denticity is a characteristic of a ligand’s binding site(s). For example</w:delText>
        </w:r>
        <w:r w:rsidR="005B162F" w:rsidRPr="006D1FAD" w:rsidDel="00F40CA4">
          <w:delText>, as seen i</w:delText>
        </w:r>
        <w:r w:rsidR="000E04CF" w:rsidRPr="006D1FAD" w:rsidDel="00F40CA4">
          <w:delText xml:space="preserve">n </w:delText>
        </w:r>
        <w:r w:rsidR="000E04CF" w:rsidRPr="006D1FAD" w:rsidDel="00F40CA4">
          <w:fldChar w:fldCharType="begin"/>
        </w:r>
        <w:r w:rsidR="000E04CF" w:rsidRPr="006D1FAD" w:rsidDel="00F40CA4">
          <w:delInstrText xml:space="preserve"> REF _Ref164739608 \h  \* MERGEFORMAT </w:delInstrText>
        </w:r>
        <w:r w:rsidR="000E04CF" w:rsidRPr="006D1FAD" w:rsidDel="00F40CA4">
          <w:fldChar w:fldCharType="separate"/>
        </w:r>
        <w:r w:rsidR="000E04CF" w:rsidRPr="006D1FAD" w:rsidDel="00F40CA4">
          <w:delText>Figure 4</w:delText>
        </w:r>
        <w:r w:rsidR="000E04CF" w:rsidRPr="006D1FAD" w:rsidDel="00F40CA4">
          <w:fldChar w:fldCharType="end"/>
        </w:r>
        <w:r w:rsidRPr="006D1FAD" w:rsidDel="00F40CA4">
          <w:delText xml:space="preserve">, when a </w:delText>
        </w:r>
        <w:r w:rsidR="000E04CF" w:rsidRPr="006D1FAD" w:rsidDel="00F40CA4">
          <w:delText>poly</w:delText>
        </w:r>
        <w:r w:rsidRPr="006D1FAD" w:rsidDel="00F40CA4">
          <w:delText>dentate ligand</w:delText>
        </w:r>
        <w:r w:rsidR="00586829" w:rsidRPr="006D1FAD" w:rsidDel="00F40CA4">
          <w:delText xml:space="preserve"> </w:delText>
        </w:r>
        <w:r w:rsidRPr="006D1FAD" w:rsidDel="00F40CA4">
          <w:delText>approaches a metal</w:delText>
        </w:r>
        <w:r w:rsidR="00586829" w:rsidRPr="006D1FAD" w:rsidDel="00F40CA4">
          <w:delText xml:space="preserve"> ion</w:delText>
        </w:r>
        <w:r w:rsidRPr="006D1FAD" w:rsidDel="00F40CA4">
          <w:delText>, multiple dative bonds are formed between the metal ion and the binding sites of the ligand.</w:delText>
        </w:r>
        <w:r w:rsidR="00D07C9F" w:rsidRPr="006D1FAD" w:rsidDel="00F40CA4">
          <w:delText xml:space="preserve"> This process is a special type of complexation called chelation.</w:delText>
        </w:r>
      </w:del>
    </w:p>
    <w:p w14:paraId="28968161" w14:textId="7B5292A6" w:rsidR="008E0572" w:rsidRPr="006D1FAD" w:rsidDel="00606AA5" w:rsidRDefault="00E93B3C" w:rsidP="00337AC9">
      <w:pPr>
        <w:rPr>
          <w:del w:id="597" w:author="Badhri Hari" w:date="2024-05-08T17:50:00Z"/>
        </w:rPr>
      </w:pPr>
      <w:del w:id="598" w:author="Badhri Hari" w:date="2024-05-08T21:28:00Z">
        <w:r w:rsidRPr="006D1FAD" w:rsidDel="00F40CA4">
          <w:delText xml:space="preserve">Having origins from the Greek word for ‘claw,’ </w:delText>
        </w:r>
      </w:del>
      <w:customXmlDelRangeStart w:id="599" w:author="Badhri Hari" w:date="2024-05-08T21:28:00Z"/>
      <w:sdt>
        <w:sdtPr>
          <w:rPr>
            <w:i/>
            <w:iCs/>
          </w:rPr>
          <w:id w:val="1693784664"/>
          <w:citation/>
        </w:sdtPr>
        <w:sdtEndPr/>
        <w:sdtContent>
          <w:customXmlDelRangeEnd w:id="599"/>
          <w:del w:id="600" w:author="Badhri Hari" w:date="2024-05-08T21:28:00Z">
            <w:r w:rsidR="00FE1D2F" w:rsidRPr="006D1FAD" w:rsidDel="00F40CA4">
              <w:rPr>
                <w:i/>
                <w:iCs/>
              </w:rPr>
              <w:fldChar w:fldCharType="begin"/>
            </w:r>
            <w:r w:rsidR="0027336B" w:rsidRPr="006D1FAD" w:rsidDel="00F40CA4">
              <w:rPr>
                <w:i/>
                <w:iCs/>
              </w:rPr>
              <w:delInstrText xml:space="preserve">CITATION ChelationClaw \l 1033 </w:delInstrText>
            </w:r>
            <w:r w:rsidR="00FE1D2F" w:rsidRPr="006D1FAD" w:rsidDel="00F40CA4">
              <w:rPr>
                <w:i/>
                <w:iCs/>
              </w:rPr>
              <w:fldChar w:fldCharType="separate"/>
            </w:r>
            <w:r w:rsidR="00E11B19" w:rsidRPr="006D1FAD" w:rsidDel="00F40CA4">
              <w:rPr>
                <w:noProof/>
              </w:rPr>
              <w:delText>(Flora and Pachauri)</w:delText>
            </w:r>
            <w:r w:rsidR="00FE1D2F" w:rsidRPr="006D1FAD" w:rsidDel="00F40CA4">
              <w:rPr>
                <w:i/>
                <w:iCs/>
                <w:noProof/>
              </w:rPr>
              <w:fldChar w:fldCharType="end"/>
            </w:r>
          </w:del>
          <w:customXmlDelRangeStart w:id="601" w:author="Badhri Hari" w:date="2024-05-08T21:28:00Z"/>
        </w:sdtContent>
      </w:sdt>
      <w:customXmlDelRangeEnd w:id="601"/>
      <w:del w:id="602" w:author="Badhri Hari" w:date="2024-05-08T21:28:00Z">
        <w:r w:rsidRPr="006D1FAD" w:rsidDel="00F40CA4">
          <w:delText xml:space="preserve"> chelation differs from complexation by the denticity of the participating ligands. Monodentate ligands like water offer only one binding site, leading to complexation as seen in</w:delText>
        </w:r>
      </w:del>
      <w:del w:id="603" w:author="Badhri Hari" w:date="2024-05-04T20:37:00Z">
        <w:r w:rsidRPr="006D1FAD" w:rsidDel="005F01AF">
          <w:delText xml:space="preserve"> </w:delText>
        </w:r>
        <w:r w:rsidR="00FE1D2F" w:rsidRPr="006D1FAD" w:rsidDel="005F01AF">
          <w:fldChar w:fldCharType="begin"/>
        </w:r>
        <w:r w:rsidRPr="006D1FAD" w:rsidDel="005F01AF">
          <w:delInstrText xml:space="preserve"> REF _Ref158070195 \h </w:delInstrText>
        </w:r>
        <w:r w:rsidR="00D5260F" w:rsidRPr="006D1FAD" w:rsidDel="005F01AF">
          <w:delInstrText xml:space="preserve"> \* MERGEFORMAT </w:delInstrText>
        </w:r>
        <w:r w:rsidR="00FE1D2F" w:rsidRPr="006D1FAD" w:rsidDel="005F01AF">
          <w:fldChar w:fldCharType="separate"/>
        </w:r>
        <w:r w:rsidRPr="006D1FAD" w:rsidDel="005F01AF">
          <w:delText>Figure 2</w:delText>
        </w:r>
        <w:r w:rsidR="00FE1D2F" w:rsidRPr="006D1FAD" w:rsidDel="005F01AF">
          <w:fldChar w:fldCharType="end"/>
        </w:r>
      </w:del>
      <w:del w:id="604" w:author="Badhri Hari" w:date="2024-05-08T21:28:00Z">
        <w:r w:rsidRPr="006D1FAD" w:rsidDel="00F40CA4">
          <w:delText>. Polydentate ligands (also known as chelating agents) meanwhile interact with the central metal ion through multiple binding sites (such as in</w:delText>
        </w:r>
        <w:r w:rsidR="00DE188E" w:rsidRPr="006D1FAD" w:rsidDel="00F40CA4">
          <w:delText xml:space="preserve"> </w:delText>
        </w:r>
        <w:r w:rsidR="00DE188E" w:rsidRPr="006D1FAD" w:rsidDel="00F40CA4">
          <w:fldChar w:fldCharType="begin"/>
        </w:r>
        <w:r w:rsidR="00DE188E" w:rsidRPr="006D1FAD" w:rsidDel="00F40CA4">
          <w:delInstrText xml:space="preserve"> REF _Ref164739608 \h  \* MERGEFORMAT </w:delInstrText>
        </w:r>
        <w:r w:rsidR="00DE188E" w:rsidRPr="006D1FAD" w:rsidDel="00F40CA4">
          <w:fldChar w:fldCharType="separate"/>
        </w:r>
        <w:r w:rsidR="00DE188E" w:rsidRPr="006D1FAD" w:rsidDel="00F40CA4">
          <w:delText>Figure 4</w:delText>
        </w:r>
        <w:r w:rsidR="00DE188E" w:rsidRPr="006D1FAD" w:rsidDel="00F40CA4">
          <w:fldChar w:fldCharType="end"/>
        </w:r>
        <w:r w:rsidRPr="006D1FAD" w:rsidDel="00F40CA4">
          <w:delText xml:space="preserve">); </w:delText>
        </w:r>
        <w:r w:rsidR="00F33165" w:rsidRPr="006D1FAD" w:rsidDel="00F40CA4">
          <w:delText>thus,</w:delText>
        </w:r>
        <w:r w:rsidRPr="006D1FAD" w:rsidDel="00F40CA4">
          <w:delText xml:space="preserve"> leading to chelation. Chelating agents wrap around the metal ion, forming ring-like/cage-like structures called chelate complexes or chelates which boost the stability of the complex - this is referred to as the chelate effect</w:delText>
        </w:r>
      </w:del>
      <w:customXmlDelRangeStart w:id="605" w:author="Badhri Hari" w:date="2024-05-08T21:28:00Z"/>
      <w:sdt>
        <w:sdtPr>
          <w:rPr>
            <w:i/>
            <w:iCs/>
          </w:rPr>
          <w:id w:val="1693784665"/>
          <w:citation/>
        </w:sdtPr>
        <w:sdtEndPr/>
        <w:sdtContent>
          <w:customXmlDelRangeEnd w:id="605"/>
          <w:del w:id="606" w:author="Badhri Hari" w:date="2024-05-08T21:28:00Z">
            <w:r w:rsidR="00FE1D2F" w:rsidRPr="006D1FAD" w:rsidDel="00F40CA4">
              <w:rPr>
                <w:i/>
                <w:iCs/>
              </w:rPr>
              <w:fldChar w:fldCharType="begin"/>
            </w:r>
            <w:r w:rsidRPr="006D1FAD" w:rsidDel="00F40CA4">
              <w:rPr>
                <w:i/>
                <w:iCs/>
              </w:rPr>
              <w:delInstrText xml:space="preserve"> CITATION ChelateEffect \l 1033 </w:delInstrText>
            </w:r>
            <w:r w:rsidR="00FE1D2F" w:rsidRPr="006D1FAD" w:rsidDel="00F40CA4">
              <w:rPr>
                <w:i/>
                <w:iCs/>
              </w:rPr>
              <w:fldChar w:fldCharType="separate"/>
            </w:r>
            <w:r w:rsidR="00E11B19" w:rsidRPr="006D1FAD" w:rsidDel="00F40CA4">
              <w:rPr>
                <w:i/>
                <w:iCs/>
                <w:noProof/>
              </w:rPr>
              <w:delText xml:space="preserve"> </w:delText>
            </w:r>
            <w:r w:rsidR="00E11B19" w:rsidRPr="006D1FAD" w:rsidDel="00F40CA4">
              <w:rPr>
                <w:noProof/>
              </w:rPr>
              <w:delText>(Lancashire)</w:delText>
            </w:r>
            <w:r w:rsidR="00FE1D2F" w:rsidRPr="006D1FAD" w:rsidDel="00F40CA4">
              <w:rPr>
                <w:i/>
                <w:iCs/>
                <w:noProof/>
              </w:rPr>
              <w:fldChar w:fldCharType="end"/>
            </w:r>
          </w:del>
          <w:customXmlDelRangeStart w:id="607" w:author="Badhri Hari" w:date="2024-05-08T21:28:00Z"/>
        </w:sdtContent>
      </w:sdt>
      <w:customXmlDelRangeEnd w:id="607"/>
      <w:del w:id="608" w:author="Badhri Hari" w:date="2024-05-08T21:28:00Z">
        <w:r w:rsidRPr="006D1FAD" w:rsidDel="00F40CA4">
          <w:delText>.</w:delText>
        </w:r>
      </w:del>
      <w:del w:id="609" w:author="Badhri Hari" w:date="2024-05-08T17:50:00Z">
        <w:r w:rsidR="000A5F9F" w:rsidRPr="006D1FAD" w:rsidDel="00606AA5">
          <w:delText xml:space="preserve"> </w:delText>
        </w:r>
      </w:del>
    </w:p>
    <w:p w14:paraId="3A5767E7" w14:textId="29D0D215" w:rsidR="008E0572" w:rsidRPr="006D1FAD" w:rsidDel="00F40CA4" w:rsidRDefault="008E0572" w:rsidP="00337AC9">
      <w:pPr>
        <w:rPr>
          <w:del w:id="610" w:author="Badhri Hari" w:date="2024-05-08T21:28:00Z"/>
        </w:rPr>
      </w:pPr>
    </w:p>
    <w:p w14:paraId="3A0E2259" w14:textId="1285CDE2" w:rsidR="008E0572" w:rsidRPr="006D1FAD" w:rsidRDefault="0051726B" w:rsidP="00337AC9">
      <w:del w:id="611" w:author="Badhri Hari" w:date="2024-05-08T21:28:00Z">
        <w:r w:rsidRPr="006D1FAD" w:rsidDel="00F40CA4">
          <w:delText>Chelation</w:delText>
        </w:r>
        <w:r w:rsidR="00E93B3C" w:rsidRPr="006D1FAD" w:rsidDel="00F40CA4">
          <w:delText xml:space="preserve"> </w:delText>
        </w:r>
        <w:r w:rsidR="00503DC8" w:rsidRPr="006D1FAD" w:rsidDel="00F40CA4">
          <w:delText xml:space="preserve">is the primary type of interaction that takes place between the copper (II) ions and the phenolic </w:delText>
        </w:r>
        <w:r w:rsidR="00542411" w:rsidRPr="006D1FAD" w:rsidDel="00F40CA4">
          <w:delText>derivates</w:delText>
        </w:r>
        <w:r w:rsidR="00580E82" w:rsidRPr="006D1FAD" w:rsidDel="00F40CA4">
          <w:delText xml:space="preserve"> from </w:delText>
        </w:r>
        <w:r w:rsidR="00542411" w:rsidRPr="006D1FAD" w:rsidDel="00F40CA4">
          <w:delText xml:space="preserve">the </w:delText>
        </w:r>
        <w:r w:rsidR="00580E82" w:rsidRPr="006D1FAD" w:rsidDel="00F40CA4">
          <w:delText>PP</w:delText>
        </w:r>
        <w:r w:rsidR="00542411" w:rsidRPr="006D1FAD" w:rsidDel="00F40CA4">
          <w:delText xml:space="preserve"> </w:delText>
        </w:r>
        <w:r w:rsidR="00580E82" w:rsidRPr="006D1FAD" w:rsidDel="00F40CA4">
          <w:delText xml:space="preserve">as </w:delText>
        </w:r>
        <w:r w:rsidR="003A2E9F" w:rsidRPr="006D1FAD" w:rsidDel="00F40CA4">
          <w:delText xml:space="preserve">will be </w:delText>
        </w:r>
        <w:r w:rsidR="00580E82" w:rsidRPr="006D1FAD" w:rsidDel="00F40CA4">
          <w:delText>detailed in the following section</w:delText>
        </w:r>
        <w:r w:rsidR="00A64CA5" w:rsidRPr="006D1FAD" w:rsidDel="00F40CA4">
          <w:delText>s</w:delText>
        </w:r>
        <w:r w:rsidR="008E0572" w:rsidRPr="006D1FAD" w:rsidDel="00F40CA4">
          <w:delText>. Given that the function</w:delText>
        </w:r>
        <w:r w:rsidR="00E5186E" w:rsidRPr="006D1FAD" w:rsidDel="00F40CA4">
          <w:delText xml:space="preserve"> of </w:delText>
        </w:r>
        <w:r w:rsidR="008E0572" w:rsidRPr="006D1FAD" w:rsidDel="00F40CA4">
          <w:delText xml:space="preserve">the </w:delText>
        </w:r>
        <w:r w:rsidR="00E5186E" w:rsidRPr="006D1FAD" w:rsidDel="00F40CA4">
          <w:delText xml:space="preserve">polyphenolic derivates </w:delText>
        </w:r>
        <w:r w:rsidR="008E0572" w:rsidRPr="006D1FAD" w:rsidDel="00F40CA4">
          <w:delText xml:space="preserve">from PP </w:delText>
        </w:r>
        <w:r w:rsidR="00243423" w:rsidRPr="006D1FAD" w:rsidDel="00F40CA4">
          <w:delText xml:space="preserve">as chelators </w:delText>
        </w:r>
        <w:r w:rsidR="008E0572" w:rsidRPr="006D1FAD" w:rsidDel="00F40CA4">
          <w:delText>is</w:delText>
        </w:r>
        <w:r w:rsidR="00243423" w:rsidRPr="006D1FAD" w:rsidDel="00F40CA4">
          <w:delText xml:space="preserve"> </w:delText>
        </w:r>
        <w:r w:rsidR="008E0572" w:rsidRPr="006D1FAD" w:rsidDel="00F40CA4">
          <w:delText xml:space="preserve">now </w:delText>
        </w:r>
        <w:r w:rsidR="00E5186E" w:rsidRPr="006D1FAD" w:rsidDel="00F40CA4">
          <w:delText>established,</w:delText>
        </w:r>
        <w:r w:rsidR="00736E8F" w:rsidRPr="006D1FAD" w:rsidDel="00F40CA4">
          <w:delText xml:space="preserve"> it is </w:delText>
        </w:r>
        <w:r w:rsidR="008E0572" w:rsidRPr="006D1FAD" w:rsidDel="00F40CA4">
          <w:delText>reasonable</w:delText>
        </w:r>
        <w:r w:rsidR="00736E8F" w:rsidRPr="006D1FAD" w:rsidDel="00F40CA4">
          <w:delText xml:space="preserve"> to delve deeper into the specificities of the</w:delText>
        </w:r>
        <w:r w:rsidR="008E0572" w:rsidRPr="006D1FAD" w:rsidDel="00F40CA4">
          <w:delText>se</w:delText>
        </w:r>
        <w:r w:rsidR="00736E8F" w:rsidRPr="006D1FAD" w:rsidDel="00F40CA4">
          <w:delText xml:space="preserve"> </w:delText>
        </w:r>
        <w:r w:rsidR="00243423" w:rsidRPr="006D1FAD" w:rsidDel="00F40CA4">
          <w:delText xml:space="preserve">chelate-metal ion </w:delText>
        </w:r>
        <w:r w:rsidR="00736E8F" w:rsidRPr="006D1FAD" w:rsidDel="00F40CA4">
          <w:delText>interaction</w:delText>
        </w:r>
        <w:r w:rsidR="008E0572" w:rsidRPr="006D1FAD" w:rsidDel="00F40CA4">
          <w:delText xml:space="preserve">s – first, however, </w:delText>
        </w:r>
        <w:r w:rsidR="00F64823" w:rsidRPr="006D1FAD" w:rsidDel="00F40CA4">
          <w:delText>this requires</w:delText>
        </w:r>
        <w:r w:rsidR="00254A18" w:rsidRPr="006D1FAD" w:rsidDel="00F40CA4">
          <w:delText xml:space="preserve"> an </w:delText>
        </w:r>
        <w:r w:rsidR="008E0572" w:rsidRPr="006D1FAD" w:rsidDel="00F40CA4">
          <w:delText>understand</w:delText>
        </w:r>
        <w:r w:rsidR="00254A18" w:rsidRPr="006D1FAD" w:rsidDel="00F40CA4">
          <w:delText>ing</w:delText>
        </w:r>
        <w:r w:rsidR="008E0572" w:rsidRPr="006D1FAD" w:rsidDel="00F40CA4">
          <w:delText xml:space="preserve"> </w:delText>
        </w:r>
        <w:r w:rsidR="00254A18" w:rsidRPr="006D1FAD" w:rsidDel="00F40CA4">
          <w:delText xml:space="preserve">of </w:delText>
        </w:r>
        <w:r w:rsidR="008E0572" w:rsidRPr="006D1FAD" w:rsidDel="00F40CA4">
          <w:delText>the polyphenol</w:delText>
        </w:r>
        <w:r w:rsidR="00254A18" w:rsidRPr="006D1FAD" w:rsidDel="00F40CA4">
          <w:delText>ic profile</w:delText>
        </w:r>
        <w:r w:rsidR="008E0572" w:rsidRPr="006D1FAD" w:rsidDel="00F40CA4">
          <w:delText xml:space="preserve"> </w:delText>
        </w:r>
        <w:r w:rsidR="00254A18" w:rsidRPr="006D1FAD" w:rsidDel="00F40CA4">
          <w:delText>of</w:delText>
        </w:r>
        <w:r w:rsidR="008E0572" w:rsidRPr="006D1FAD" w:rsidDel="00F40CA4">
          <w:delText xml:space="preserve"> PP</w:delText>
        </w:r>
        <w:r w:rsidR="00254A18" w:rsidRPr="006D1FAD" w:rsidDel="00F40CA4">
          <w:delText>s</w:delText>
        </w:r>
        <w:r w:rsidR="008E0572" w:rsidRPr="006D1FAD" w:rsidDel="00F40CA4">
          <w:delText>.</w:delText>
        </w:r>
      </w:del>
    </w:p>
    <w:p w14:paraId="0B8827F9" w14:textId="27E93FA5" w:rsidR="00AC7E79" w:rsidRDefault="00AC7E79" w:rsidP="00AC7E79">
      <w:pPr>
        <w:rPr>
          <w:ins w:id="612" w:author="Badhri Hari" w:date="2024-05-08T21:49:00Z"/>
        </w:rPr>
        <w:pPrChange w:id="613" w:author="Badhri Hari" w:date="2024-05-08T21:49:00Z">
          <w:pPr>
            <w:pStyle w:val="Heading2"/>
          </w:pPr>
        </w:pPrChange>
      </w:pPr>
      <w:bookmarkStart w:id="614" w:name="_Ref162005686"/>
      <w:ins w:id="615" w:author="Badhri Hari" w:date="2024-05-08T21:49:00Z">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ins>
    </w:p>
    <w:p w14:paraId="5D87C14A" w14:textId="278A9BCF" w:rsidR="00E576F1" w:rsidRPr="006D1FAD" w:rsidRDefault="00D45D92" w:rsidP="00C63A09">
      <w:pPr>
        <w:pStyle w:val="Heading2"/>
      </w:pPr>
      <w:bookmarkStart w:id="616" w:name="_Toc166100449"/>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614"/>
      <w:bookmarkEnd w:id="616"/>
    </w:p>
    <w:p w14:paraId="3C0F26E6" w14:textId="16C8ED3E"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End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E11B19" w:rsidRPr="006D1FAD">
            <w:rPr>
              <w:i/>
              <w:iCs/>
              <w:noProof/>
            </w:rPr>
            <w:t xml:space="preserve"> </w:t>
          </w:r>
          <w:r w:rsidR="00E11B19" w:rsidRPr="006D1FAD">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End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E11B19" w:rsidRPr="006D1FAD">
            <w:rPr>
              <w:i/>
              <w:iCs/>
              <w:noProof/>
            </w:rPr>
            <w:t xml:space="preserve"> </w:t>
          </w:r>
          <w:r w:rsidR="00E11B19" w:rsidRPr="006D1FAD">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End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E11B19" w:rsidRPr="006D1FAD">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617"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ins w:id="618" w:author="Badhri Hari" w:date="2024-05-08T22:41:00Z">
        <w:r w:rsidR="00D90E91" w:rsidRPr="00D90E91">
          <w:rPr>
            <w:rPrChange w:id="619" w:author="Badhri Hari" w:date="2024-05-08T22:41:00Z">
              <w:rPr>
                <w:i/>
                <w:iCs/>
                <w:sz w:val="20"/>
              </w:rPr>
            </w:rPrChange>
          </w:rPr>
          <w:t xml:space="preserve">Figure </w:t>
        </w:r>
        <w:r w:rsidR="00D90E91" w:rsidRPr="00D90E91">
          <w:rPr>
            <w:rPrChange w:id="620" w:author="Badhri Hari" w:date="2024-05-08T22:41:00Z">
              <w:rPr>
                <w:i/>
                <w:iCs/>
                <w:noProof/>
                <w:sz w:val="20"/>
              </w:rPr>
            </w:rPrChange>
          </w:rPr>
          <w:t>6</w:t>
        </w:r>
      </w:ins>
      <w:customXmlInsRangeStart w:id="621" w:author="Badhri Hari" w:date="2024-05-08T22:41:00Z"/>
      <w:sdt>
        <w:sdtPr>
          <w:rPr>
            <w:i/>
            <w:iCs/>
            <w:sz w:val="20"/>
          </w:rPr>
          <w:id w:val="-2063405307"/>
          <w:citation/>
        </w:sdtPr>
        <w:sdtContent>
          <w:customXmlInsRangeEnd w:id="621"/>
          <w:ins w:id="622" w:author="Badhri Hari" w:date="2024-05-08T22:41:00Z">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90E91" w:rsidRPr="00E11B19">
              <w:rPr>
                <w:noProof/>
                <w:sz w:val="20"/>
              </w:rPr>
              <w:t>(Kupnik, Leitgeb and Primožic)</w:t>
            </w:r>
            <w:r w:rsidR="00D90E91" w:rsidRPr="004C2C1A">
              <w:rPr>
                <w:i/>
                <w:iCs/>
                <w:sz w:val="20"/>
              </w:rPr>
              <w:fldChar w:fldCharType="end"/>
            </w:r>
          </w:ins>
          <w:customXmlInsRangeStart w:id="623" w:author="Badhri Hari" w:date="2024-05-08T22:41:00Z"/>
        </w:sdtContent>
      </w:sdt>
      <w:customXmlInsRangeEnd w:id="623"/>
      <w:del w:id="624" w:author="Badhri Hari" w:date="2024-05-08T22:41:00Z">
        <w:r w:rsidR="00835EE9" w:rsidRPr="006D1FAD" w:rsidDel="00D90E91">
          <w:delText>Figure 5</w:delText>
        </w:r>
      </w:del>
      <w:r w:rsidR="00835EE9" w:rsidRPr="006D1FAD">
        <w:fldChar w:fldCharType="end"/>
      </w:r>
      <w:r w:rsidR="00835EE9" w:rsidRPr="006D1FAD">
        <w:t>)</w:t>
      </w:r>
      <w:bookmarkEnd w:id="617"/>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ins w:id="625" w:author="Badhri Hari" w:date="2024-05-08T22:41:00Z">
        <w:r w:rsidR="00D90E91" w:rsidRPr="00D90E91">
          <w:rPr>
            <w:rPrChange w:id="626" w:author="Badhri Hari" w:date="2024-05-08T22:41:00Z">
              <w:rPr>
                <w:i/>
                <w:iCs/>
                <w:sz w:val="20"/>
              </w:rPr>
            </w:rPrChange>
          </w:rPr>
          <w:t xml:space="preserve">Figure </w:t>
        </w:r>
        <w:r w:rsidR="00D90E91" w:rsidRPr="00D90E91">
          <w:rPr>
            <w:rPrChange w:id="627" w:author="Badhri Hari" w:date="2024-05-08T22:41:00Z">
              <w:rPr>
                <w:i/>
                <w:iCs/>
                <w:noProof/>
                <w:sz w:val="20"/>
              </w:rPr>
            </w:rPrChange>
          </w:rPr>
          <w:t>6</w:t>
        </w:r>
      </w:ins>
      <w:customXmlInsRangeStart w:id="628" w:author="Badhri Hari" w:date="2024-05-08T22:41:00Z"/>
      <w:sdt>
        <w:sdtPr>
          <w:rPr>
            <w:i/>
            <w:iCs/>
            <w:sz w:val="20"/>
          </w:rPr>
          <w:id w:val="749780474"/>
          <w:citation/>
        </w:sdtPr>
        <w:sdtContent>
          <w:customXmlInsRangeEnd w:id="628"/>
          <w:ins w:id="629" w:author="Badhri Hari" w:date="2024-05-08T22:41:00Z">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90E91" w:rsidRPr="00E11B19">
              <w:rPr>
                <w:noProof/>
                <w:sz w:val="20"/>
              </w:rPr>
              <w:t>(Kupnik, Leitgeb and Primožic)</w:t>
            </w:r>
            <w:r w:rsidR="00D90E91" w:rsidRPr="004C2C1A">
              <w:rPr>
                <w:i/>
                <w:iCs/>
                <w:sz w:val="20"/>
              </w:rPr>
              <w:fldChar w:fldCharType="end"/>
            </w:r>
          </w:ins>
          <w:customXmlInsRangeStart w:id="630" w:author="Badhri Hari" w:date="2024-05-08T22:41:00Z"/>
        </w:sdtContent>
      </w:sdt>
      <w:customXmlInsRangeEnd w:id="630"/>
      <w:del w:id="631" w:author="Badhri Hari" w:date="2024-05-08T22:41:00Z">
        <w:r w:rsidR="00835EE9" w:rsidRPr="006D1FAD" w:rsidDel="00D90E91">
          <w:delText>Figure 5</w:delText>
        </w:r>
      </w:del>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4A3A2506" w:rsidR="005531F3" w:rsidRPr="00D1776B" w:rsidRDefault="005531F3">
                            <w:pPr>
                              <w:rPr>
                                <w:i/>
                                <w:iCs/>
                                <w:sz w:val="20"/>
                              </w:rPr>
                            </w:pPr>
                            <w:bookmarkStart w:id="632" w:name="_Ref158754381"/>
                            <w:bookmarkStart w:id="633"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ins w:id="634" w:author="Badhri Hari" w:date="2024-05-08T21:38:00Z">
                              <w:r w:rsidR="006D1FAD">
                                <w:rPr>
                                  <w:i/>
                                  <w:iCs/>
                                  <w:noProof/>
                                  <w:sz w:val="20"/>
                                </w:rPr>
                                <w:t>6</w:t>
                              </w:r>
                            </w:ins>
                            <w:del w:id="635" w:author="Badhri Hari" w:date="2024-05-08T21:38:00Z">
                              <w:r w:rsidR="000E04CF" w:rsidDel="006D1FAD">
                                <w:rPr>
                                  <w:i/>
                                  <w:iCs/>
                                  <w:noProof/>
                                  <w:sz w:val="20"/>
                                </w:rPr>
                                <w:delText>5</w:delText>
                              </w:r>
                            </w:del>
                            <w:r w:rsidR="00FE1D2F" w:rsidRPr="004D71D0">
                              <w:rPr>
                                <w:i/>
                                <w:iCs/>
                                <w:sz w:val="20"/>
                              </w:rPr>
                              <w:fldChar w:fldCharType="end"/>
                            </w:r>
                            <w:bookmarkEnd w:id="632"/>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End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E11B19" w:rsidRPr="00E11B19">
                                  <w:rPr>
                                    <w:noProof/>
                                    <w:sz w:val="20"/>
                                  </w:rPr>
                                  <w:t>(Kupnik, Leitgeb and Primožic)</w:t>
                                </w:r>
                                <w:r w:rsidR="00FE1D2F" w:rsidRPr="004C2C1A">
                                  <w:rPr>
                                    <w:i/>
                                    <w:iCs/>
                                    <w:sz w:val="20"/>
                                  </w:rPr>
                                  <w:fldChar w:fldCharType="end"/>
                                </w:r>
                              </w:sdtContent>
                            </w:sdt>
                            <w:bookmarkEnd w:id="63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2"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4A3A2506" w:rsidR="005531F3" w:rsidRPr="00D1776B" w:rsidRDefault="005531F3">
                      <w:pPr>
                        <w:rPr>
                          <w:i/>
                          <w:iCs/>
                          <w:sz w:val="20"/>
                        </w:rPr>
                      </w:pPr>
                      <w:bookmarkStart w:id="636" w:name="_Ref158754381"/>
                      <w:bookmarkStart w:id="637"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ins w:id="638" w:author="Badhri Hari" w:date="2024-05-08T21:38:00Z">
                        <w:r w:rsidR="006D1FAD">
                          <w:rPr>
                            <w:i/>
                            <w:iCs/>
                            <w:noProof/>
                            <w:sz w:val="20"/>
                          </w:rPr>
                          <w:t>6</w:t>
                        </w:r>
                      </w:ins>
                      <w:del w:id="639" w:author="Badhri Hari" w:date="2024-05-08T21:38:00Z">
                        <w:r w:rsidR="000E04CF" w:rsidDel="006D1FAD">
                          <w:rPr>
                            <w:i/>
                            <w:iCs/>
                            <w:noProof/>
                            <w:sz w:val="20"/>
                          </w:rPr>
                          <w:delText>5</w:delText>
                        </w:r>
                      </w:del>
                      <w:r w:rsidR="00FE1D2F" w:rsidRPr="004D71D0">
                        <w:rPr>
                          <w:i/>
                          <w:iCs/>
                          <w:sz w:val="20"/>
                        </w:rPr>
                        <w:fldChar w:fldCharType="end"/>
                      </w:r>
                      <w:bookmarkEnd w:id="636"/>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End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E11B19" w:rsidRPr="00E11B19">
                            <w:rPr>
                              <w:noProof/>
                              <w:sz w:val="20"/>
                            </w:rPr>
                            <w:t>(Kupnik, Leitgeb and Primožic)</w:t>
                          </w:r>
                          <w:r w:rsidR="00FE1D2F" w:rsidRPr="004C2C1A">
                            <w:rPr>
                              <w:i/>
                              <w:iCs/>
                              <w:sz w:val="20"/>
                            </w:rPr>
                            <w:fldChar w:fldCharType="end"/>
                          </w:r>
                        </w:sdtContent>
                      </w:sdt>
                      <w:bookmarkEnd w:id="637"/>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14D54C59" w14:textId="5F5A268A" w:rsidR="006A38E6" w:rsidRPr="006D1FAD" w:rsidDel="00433064" w:rsidRDefault="00C63A09" w:rsidP="00421417">
      <w:pPr>
        <w:jc w:val="center"/>
        <w:rPr>
          <w:del w:id="640" w:author="Badhri Hari" w:date="2024-05-08T21:11:00Z"/>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7A6C46FE" w:rsidR="005531F3" w:rsidRPr="00685C3E" w:rsidRDefault="005531F3" w:rsidP="001E7514">
                            <w:pPr>
                              <w:rPr>
                                <w:i/>
                                <w:iCs/>
                                <w:noProof/>
                                <w:sz w:val="20"/>
                              </w:rPr>
                            </w:pPr>
                            <w:bookmarkStart w:id="641"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ins w:id="642" w:author="Badhri Hari" w:date="2024-05-08T21:38:00Z">
                              <w:r w:rsidR="006D1FAD">
                                <w:rPr>
                                  <w:i/>
                                  <w:iCs/>
                                  <w:noProof/>
                                  <w:sz w:val="20"/>
                                </w:rPr>
                                <w:t>7</w:t>
                              </w:r>
                            </w:ins>
                            <w:del w:id="643" w:author="Badhri Hari" w:date="2024-05-08T21:38:00Z">
                              <w:r w:rsidR="000E04CF" w:rsidDel="006D1FAD">
                                <w:rPr>
                                  <w:i/>
                                  <w:iCs/>
                                  <w:noProof/>
                                  <w:sz w:val="20"/>
                                </w:rPr>
                                <w:delText>6</w:delText>
                              </w:r>
                            </w:del>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End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E11B19">
                                  <w:rPr>
                                    <w:i/>
                                    <w:iCs/>
                                    <w:noProof/>
                                    <w:sz w:val="20"/>
                                  </w:rPr>
                                  <w:t xml:space="preserve"> </w:t>
                                </w:r>
                                <w:r w:rsidR="00E11B19" w:rsidRPr="00E11B19">
                                  <w:rPr>
                                    <w:noProof/>
                                    <w:sz w:val="20"/>
                                  </w:rPr>
                                  <w:t>(MolView)</w:t>
                                </w:r>
                                <w:r w:rsidR="00FE1D2F" w:rsidRPr="004C2C1A">
                                  <w:rPr>
                                    <w:i/>
                                    <w:iCs/>
                                    <w:sz w:val="20"/>
                                  </w:rPr>
                                  <w:fldChar w:fldCharType="end"/>
                                </w:r>
                              </w:sdtContent>
                            </w:sdt>
                            <w:bookmarkEnd w:id="641"/>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7A6C46FE" w:rsidR="005531F3" w:rsidRPr="00685C3E" w:rsidRDefault="005531F3" w:rsidP="001E7514">
                      <w:pPr>
                        <w:rPr>
                          <w:i/>
                          <w:iCs/>
                          <w:noProof/>
                          <w:sz w:val="20"/>
                        </w:rPr>
                      </w:pPr>
                      <w:bookmarkStart w:id="644"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ins w:id="645" w:author="Badhri Hari" w:date="2024-05-08T21:38:00Z">
                        <w:r w:rsidR="006D1FAD">
                          <w:rPr>
                            <w:i/>
                            <w:iCs/>
                            <w:noProof/>
                            <w:sz w:val="20"/>
                          </w:rPr>
                          <w:t>7</w:t>
                        </w:r>
                      </w:ins>
                      <w:del w:id="646" w:author="Badhri Hari" w:date="2024-05-08T21:38:00Z">
                        <w:r w:rsidR="000E04CF" w:rsidDel="006D1FAD">
                          <w:rPr>
                            <w:i/>
                            <w:iCs/>
                            <w:noProof/>
                            <w:sz w:val="20"/>
                          </w:rPr>
                          <w:delText>6</w:delText>
                        </w:r>
                      </w:del>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End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E11B19">
                            <w:rPr>
                              <w:i/>
                              <w:iCs/>
                              <w:noProof/>
                              <w:sz w:val="20"/>
                            </w:rPr>
                            <w:t xml:space="preserve"> </w:t>
                          </w:r>
                          <w:r w:rsidR="00E11B19" w:rsidRPr="00E11B19">
                            <w:rPr>
                              <w:noProof/>
                              <w:sz w:val="20"/>
                            </w:rPr>
                            <w:t>(MolView)</w:t>
                          </w:r>
                          <w:r w:rsidR="00FE1D2F" w:rsidRPr="004C2C1A">
                            <w:rPr>
                              <w:i/>
                              <w:iCs/>
                              <w:sz w:val="20"/>
                            </w:rPr>
                            <w:fldChar w:fldCharType="end"/>
                          </w:r>
                        </w:sdtContent>
                      </w:sdt>
                      <w:bookmarkEnd w:id="644"/>
                    </w:p>
                    <w:p w14:paraId="561FD0B1" w14:textId="77777777" w:rsidR="005531F3" w:rsidRPr="006A38E6" w:rsidRDefault="005531F3" w:rsidP="006A38E6">
                      <w:pPr>
                        <w:jc w:val="center"/>
                      </w:pPr>
                    </w:p>
                  </w:txbxContent>
                </v:textbox>
                <w10:anchorlock/>
              </v:shape>
            </w:pict>
          </mc:Fallback>
        </mc:AlternateContent>
      </w:r>
    </w:p>
    <w:p w14:paraId="217A97A0" w14:textId="77777777" w:rsidR="00E03C1A" w:rsidRPr="006D1FAD" w:rsidRDefault="00E03C1A" w:rsidP="00433064">
      <w:pPr>
        <w:jc w:val="center"/>
        <w:rPr>
          <w:ins w:id="647" w:author="Badhri Hari" w:date="2024-05-08T17:44:00Z"/>
          <w:noProof/>
        </w:rPr>
      </w:pPr>
    </w:p>
    <w:p w14:paraId="66A90CDD" w14:textId="7FDECD65" w:rsidR="002C468E" w:rsidRPr="006D1FAD" w:rsidRDefault="00E03C1A" w:rsidP="002C468E">
      <w:pPr>
        <w:jc w:val="center"/>
        <w:rPr>
          <w:ins w:id="648" w:author="Badhri Hari" w:date="2024-05-08T17:35:00Z"/>
        </w:rPr>
      </w:pPr>
      <w:ins w:id="649" w:author="Badhri Hari" w:date="2024-05-08T17:42:00Z">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ins>
      <w:ins w:id="650" w:author="Badhri Hari" w:date="2024-05-08T17:35:00Z">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1D938F53" w:rsidR="002C468E" w:rsidRPr="00685C3E" w:rsidRDefault="002C468E" w:rsidP="002C468E">
                              <w:pPr>
                                <w:rPr>
                                  <w:i/>
                                  <w:iCs/>
                                  <w:noProof/>
                                  <w:sz w:val="20"/>
                                </w:rPr>
                              </w:pPr>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ins w:id="651" w:author="Badhri Hari" w:date="2024-05-08T21:38:00Z">
                                <w:r w:rsidR="006D1FAD">
                                  <w:rPr>
                                    <w:i/>
                                    <w:iCs/>
                                    <w:noProof/>
                                    <w:sz w:val="20"/>
                                  </w:rPr>
                                  <w:t>8</w:t>
                                </w:r>
                              </w:ins>
                              <w:del w:id="652" w:author="Badhri Hari" w:date="2024-05-08T17:36:00Z">
                                <w:r w:rsidDel="008E483F">
                                  <w:rPr>
                                    <w:i/>
                                    <w:iCs/>
                                    <w:noProof/>
                                    <w:sz w:val="20"/>
                                  </w:rPr>
                                  <w:delText>6</w:delText>
                                </w:r>
                              </w:del>
                              <w:r w:rsidRPr="00685C3E">
                                <w:rPr>
                                  <w:i/>
                                  <w:iCs/>
                                  <w:sz w:val="20"/>
                                </w:rPr>
                                <w:fldChar w:fldCharType="end"/>
                              </w:r>
                              <w:r w:rsidRPr="00685C3E">
                                <w:rPr>
                                  <w:i/>
                                  <w:iCs/>
                                  <w:sz w:val="20"/>
                                </w:rPr>
                                <w:t xml:space="preserve">: Molecular structures of two </w:t>
                              </w:r>
                              <w:del w:id="653" w:author="Badhri Hari" w:date="2024-05-08T17:35:00Z">
                                <w:r w:rsidRPr="00685C3E" w:rsidDel="002C468E">
                                  <w:rPr>
                                    <w:i/>
                                    <w:iCs/>
                                    <w:sz w:val="20"/>
                                  </w:rPr>
                                  <w:delText xml:space="preserve">major </w:delText>
                                </w:r>
                              </w:del>
                              <w:ins w:id="654" w:author="Badhri Hari" w:date="2024-05-08T17:35:00Z">
                                <w:r>
                                  <w:rPr>
                                    <w:i/>
                                    <w:iCs/>
                                    <w:sz w:val="20"/>
                                  </w:rPr>
                                  <w:t>minor</w:t>
                                </w:r>
                                <w:r w:rsidRPr="00685C3E">
                                  <w:rPr>
                                    <w:i/>
                                    <w:iCs/>
                                    <w:sz w:val="20"/>
                                  </w:rPr>
                                  <w:t xml:space="preserve"> </w:t>
                                </w:r>
                              </w:ins>
                              <w:r w:rsidRPr="00685C3E">
                                <w:rPr>
                                  <w:i/>
                                  <w:iCs/>
                                  <w:sz w:val="20"/>
                                </w:rPr>
                                <w:t>polyphenolic constituents of PP,</w:t>
                              </w:r>
                              <w:r>
                                <w:rPr>
                                  <w:i/>
                                  <w:iCs/>
                                  <w:sz w:val="20"/>
                                </w:rPr>
                                <w:t xml:space="preserve"> </w:t>
                              </w:r>
                              <w:del w:id="655" w:author="Badhri Hari" w:date="2024-05-08T17:35:00Z">
                                <w:r w:rsidDel="008E483F">
                                  <w:rPr>
                                    <w:i/>
                                    <w:iCs/>
                                    <w:sz w:val="20"/>
                                  </w:rPr>
                                  <w:delText>GA</w:delText>
                                </w:r>
                                <w:r w:rsidRPr="00685C3E" w:rsidDel="008E483F">
                                  <w:rPr>
                                    <w:i/>
                                    <w:iCs/>
                                    <w:sz w:val="20"/>
                                  </w:rPr>
                                  <w:delText xml:space="preserve"> </w:delText>
                                </w:r>
                              </w:del>
                              <w:ins w:id="656" w:author="Badhri Hari" w:date="2024-05-08T17:35:00Z">
                                <w:r w:rsidR="008E483F">
                                  <w:rPr>
                                    <w:i/>
                                    <w:iCs/>
                                    <w:sz w:val="20"/>
                                  </w:rPr>
                                  <w:t>catechin</w:t>
                                </w:r>
                                <w:r w:rsidR="008E483F" w:rsidRPr="00685C3E">
                                  <w:rPr>
                                    <w:i/>
                                    <w:iCs/>
                                    <w:sz w:val="20"/>
                                  </w:rPr>
                                  <w:t xml:space="preserve"> </w:t>
                                </w:r>
                              </w:ins>
                              <w:r w:rsidRPr="00685C3E">
                                <w:rPr>
                                  <w:i/>
                                  <w:iCs/>
                                  <w:sz w:val="20"/>
                                </w:rPr>
                                <w:t xml:space="preserve">and </w:t>
                              </w:r>
                              <w:ins w:id="657" w:author="Badhri Hari" w:date="2024-05-08T17:36:00Z">
                                <w:r w:rsidR="008E483F">
                                  <w:rPr>
                                    <w:i/>
                                    <w:iCs/>
                                    <w:sz w:val="20"/>
                                  </w:rPr>
                                  <w:t>epi</w:t>
                                </w:r>
                                <w:r w:rsidR="008E483F" w:rsidRPr="008E483F">
                                  <w:rPr>
                                    <w:i/>
                                    <w:iCs/>
                                    <w:sz w:val="20"/>
                                  </w:rPr>
                                  <w:t>catechin</w:t>
                                </w:r>
                                <w:r w:rsidR="008E483F" w:rsidRPr="008E483F" w:rsidDel="008E483F">
                                  <w:rPr>
                                    <w:i/>
                                    <w:iCs/>
                                    <w:sz w:val="20"/>
                                  </w:rPr>
                                  <w:t xml:space="preserve"> </w:t>
                                </w:r>
                              </w:ins>
                              <w:del w:id="658" w:author="Badhri Hari" w:date="2024-05-08T17:36:00Z">
                                <w:r w:rsidDel="008E483F">
                                  <w:rPr>
                                    <w:i/>
                                    <w:iCs/>
                                    <w:sz w:val="20"/>
                                  </w:rPr>
                                  <w:delText xml:space="preserve">EA </w:delText>
                                </w:r>
                              </w:del>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Pr>
                                      <w:i/>
                                      <w:iCs/>
                                      <w:noProof/>
                                      <w:sz w:val="20"/>
                                    </w:rPr>
                                    <w:t xml:space="preserve"> </w:t>
                                  </w:r>
                                  <w:r w:rsidRPr="00E11B19">
                                    <w:rPr>
                                      <w:noProof/>
                                      <w:sz w:val="20"/>
                                    </w:rPr>
                                    <w:t>(MolView)</w:t>
                                  </w:r>
                                  <w:r w:rsidRPr="004C2C1A">
                                    <w:rPr>
                                      <w:i/>
                                      <w:iCs/>
                                      <w:sz w:val="20"/>
                                    </w:rPr>
                                    <w:fldChar w:fldCharType="end"/>
                                  </w:r>
                                </w:sdtContent>
                              </w:sdt>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4"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">
                  <v:textbox inset="0,0,0,0">
                    <w:txbxContent>
                      <w:p w14:paraId="4D64E1F2" w14:textId="1D938F53" w:rsidR="002C468E" w:rsidRPr="00685C3E" w:rsidRDefault="002C468E" w:rsidP="002C468E">
                        <w:pPr>
                          <w:rPr>
                            <w:i/>
                            <w:iCs/>
                            <w:noProof/>
                            <w:sz w:val="20"/>
                          </w:rPr>
                        </w:pPr>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ins w:id="659" w:author="Badhri Hari" w:date="2024-05-08T21:38:00Z">
                          <w:r w:rsidR="006D1FAD">
                            <w:rPr>
                              <w:i/>
                              <w:iCs/>
                              <w:noProof/>
                              <w:sz w:val="20"/>
                            </w:rPr>
                            <w:t>8</w:t>
                          </w:r>
                        </w:ins>
                        <w:del w:id="660" w:author="Badhri Hari" w:date="2024-05-08T17:36:00Z">
                          <w:r w:rsidDel="008E483F">
                            <w:rPr>
                              <w:i/>
                              <w:iCs/>
                              <w:noProof/>
                              <w:sz w:val="20"/>
                            </w:rPr>
                            <w:delText>6</w:delText>
                          </w:r>
                        </w:del>
                        <w:r w:rsidRPr="00685C3E">
                          <w:rPr>
                            <w:i/>
                            <w:iCs/>
                            <w:sz w:val="20"/>
                          </w:rPr>
                          <w:fldChar w:fldCharType="end"/>
                        </w:r>
                        <w:r w:rsidRPr="00685C3E">
                          <w:rPr>
                            <w:i/>
                            <w:iCs/>
                            <w:sz w:val="20"/>
                          </w:rPr>
                          <w:t xml:space="preserve">: Molecular structures of two </w:t>
                        </w:r>
                        <w:del w:id="661" w:author="Badhri Hari" w:date="2024-05-08T17:35:00Z">
                          <w:r w:rsidRPr="00685C3E" w:rsidDel="002C468E">
                            <w:rPr>
                              <w:i/>
                              <w:iCs/>
                              <w:sz w:val="20"/>
                            </w:rPr>
                            <w:delText xml:space="preserve">major </w:delText>
                          </w:r>
                        </w:del>
                        <w:ins w:id="662" w:author="Badhri Hari" w:date="2024-05-08T17:35:00Z">
                          <w:r>
                            <w:rPr>
                              <w:i/>
                              <w:iCs/>
                              <w:sz w:val="20"/>
                            </w:rPr>
                            <w:t>minor</w:t>
                          </w:r>
                          <w:r w:rsidRPr="00685C3E">
                            <w:rPr>
                              <w:i/>
                              <w:iCs/>
                              <w:sz w:val="20"/>
                            </w:rPr>
                            <w:t xml:space="preserve"> </w:t>
                          </w:r>
                        </w:ins>
                        <w:r w:rsidRPr="00685C3E">
                          <w:rPr>
                            <w:i/>
                            <w:iCs/>
                            <w:sz w:val="20"/>
                          </w:rPr>
                          <w:t>polyphenolic constituents of PP,</w:t>
                        </w:r>
                        <w:r>
                          <w:rPr>
                            <w:i/>
                            <w:iCs/>
                            <w:sz w:val="20"/>
                          </w:rPr>
                          <w:t xml:space="preserve"> </w:t>
                        </w:r>
                        <w:del w:id="663" w:author="Badhri Hari" w:date="2024-05-08T17:35:00Z">
                          <w:r w:rsidDel="008E483F">
                            <w:rPr>
                              <w:i/>
                              <w:iCs/>
                              <w:sz w:val="20"/>
                            </w:rPr>
                            <w:delText>GA</w:delText>
                          </w:r>
                          <w:r w:rsidRPr="00685C3E" w:rsidDel="008E483F">
                            <w:rPr>
                              <w:i/>
                              <w:iCs/>
                              <w:sz w:val="20"/>
                            </w:rPr>
                            <w:delText xml:space="preserve"> </w:delText>
                          </w:r>
                        </w:del>
                        <w:ins w:id="664" w:author="Badhri Hari" w:date="2024-05-08T17:35:00Z">
                          <w:r w:rsidR="008E483F">
                            <w:rPr>
                              <w:i/>
                              <w:iCs/>
                              <w:sz w:val="20"/>
                            </w:rPr>
                            <w:t>catechin</w:t>
                          </w:r>
                          <w:r w:rsidR="008E483F" w:rsidRPr="00685C3E">
                            <w:rPr>
                              <w:i/>
                              <w:iCs/>
                              <w:sz w:val="20"/>
                            </w:rPr>
                            <w:t xml:space="preserve"> </w:t>
                          </w:r>
                        </w:ins>
                        <w:r w:rsidRPr="00685C3E">
                          <w:rPr>
                            <w:i/>
                            <w:iCs/>
                            <w:sz w:val="20"/>
                          </w:rPr>
                          <w:t xml:space="preserve">and </w:t>
                        </w:r>
                        <w:ins w:id="665" w:author="Badhri Hari" w:date="2024-05-08T17:36:00Z">
                          <w:r w:rsidR="008E483F">
                            <w:rPr>
                              <w:i/>
                              <w:iCs/>
                              <w:sz w:val="20"/>
                            </w:rPr>
                            <w:t>epi</w:t>
                          </w:r>
                          <w:r w:rsidR="008E483F" w:rsidRPr="008E483F">
                            <w:rPr>
                              <w:i/>
                              <w:iCs/>
                              <w:sz w:val="20"/>
                            </w:rPr>
                            <w:t>catechin</w:t>
                          </w:r>
                          <w:r w:rsidR="008E483F" w:rsidRPr="008E483F" w:rsidDel="008E483F">
                            <w:rPr>
                              <w:i/>
                              <w:iCs/>
                              <w:sz w:val="20"/>
                            </w:rPr>
                            <w:t xml:space="preserve"> </w:t>
                          </w:r>
                        </w:ins>
                        <w:del w:id="666" w:author="Badhri Hari" w:date="2024-05-08T17:36:00Z">
                          <w:r w:rsidDel="008E483F">
                            <w:rPr>
                              <w:i/>
                              <w:iCs/>
                              <w:sz w:val="20"/>
                            </w:rPr>
                            <w:delText xml:space="preserve">EA </w:delText>
                          </w:r>
                        </w:del>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Pr>
                                <w:i/>
                                <w:iCs/>
                                <w:noProof/>
                                <w:sz w:val="20"/>
                              </w:rPr>
                              <w:t xml:space="preserve"> </w:t>
                            </w:r>
                            <w:r w:rsidRPr="00E11B19">
                              <w:rPr>
                                <w:noProof/>
                                <w:sz w:val="20"/>
                              </w:rPr>
                              <w:t>(MolView)</w:t>
                            </w:r>
                            <w:r w:rsidRPr="004C2C1A">
                              <w:rPr>
                                <w:i/>
                                <w:iCs/>
                                <w:sz w:val="20"/>
                              </w:rPr>
                              <w:fldChar w:fldCharType="end"/>
                            </w:r>
                          </w:sdtContent>
                        </w:sdt>
                      </w:p>
                      <w:p w14:paraId="323CEEFC" w14:textId="77777777" w:rsidR="002C468E" w:rsidRPr="006A38E6" w:rsidRDefault="002C468E" w:rsidP="002C468E">
                        <w:pPr>
                          <w:jc w:val="center"/>
                        </w:pPr>
                      </w:p>
                    </w:txbxContent>
                  </v:textbox>
                  <w10:anchorlock/>
                </v:shape>
              </w:pict>
            </mc:Fallback>
          </mc:AlternateContent>
        </w:r>
      </w:ins>
    </w:p>
    <w:p w14:paraId="55DE9DB7" w14:textId="52D558EF"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atom in </w:t>
      </w:r>
      <w:r w:rsidR="004758D3" w:rsidRPr="006D1FAD">
        <w:t>central</w:t>
      </w:r>
      <w:r w:rsidR="001E2AED" w:rsidRPr="006D1FAD">
        <w:t xml:space="preserve"> </w:t>
      </w:r>
      <w:del w:id="667" w:author="Badhri Hari" w:date="2024-05-08T18:16:00Z">
        <w:r w:rsidR="001E2AED" w:rsidRPr="006D1FAD" w:rsidDel="00B426BD">
          <w:delText>hydroxide</w:delText>
        </w:r>
      </w:del>
      <w:ins w:id="668" w:author="Badhri Hari" w:date="2024-05-08T18:16:00Z">
        <w:r w:rsidR="00B426BD" w:rsidRPr="006D1FAD">
          <w:t>hydroxyl</w:t>
        </w:r>
      </w:ins>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del w:id="669" w:author="Badhri Hari" w:date="2024-05-08T18:16:00Z">
        <w:r w:rsidR="001E2AED" w:rsidRPr="006D1FAD" w:rsidDel="00B426BD">
          <w:delText>hydroxide</w:delText>
        </w:r>
      </w:del>
      <w:ins w:id="670" w:author="Badhri Hari" w:date="2024-05-08T18:16:00Z">
        <w:r w:rsidR="00B426BD" w:rsidRPr="006D1FAD">
          <w:t>hydroxyl</w:t>
        </w:r>
      </w:ins>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ins w:id="671" w:author="Badhri Hari" w:date="2024-05-08T22:41:00Z">
        <w:r w:rsidR="00D90E91" w:rsidRPr="00D90E91">
          <w:rPr>
            <w:rPrChange w:id="672" w:author="Badhri Hari" w:date="2024-05-08T22:41:00Z">
              <w:rPr>
                <w:i/>
                <w:iCs/>
                <w:sz w:val="20"/>
              </w:rPr>
            </w:rPrChange>
          </w:rPr>
          <w:t xml:space="preserve">Figure </w:t>
        </w:r>
        <w:r w:rsidR="00D90E91" w:rsidRPr="00D90E91">
          <w:rPr>
            <w:rPrChange w:id="673" w:author="Badhri Hari" w:date="2024-05-08T22:41:00Z">
              <w:rPr>
                <w:b/>
                <w:bCs/>
                <w:i/>
                <w:iCs/>
                <w:noProof/>
                <w:sz w:val="20"/>
              </w:rPr>
            </w:rPrChange>
          </w:rPr>
          <w:t>9</w:t>
        </w:r>
      </w:ins>
      <w:del w:id="674" w:author="Badhri Hari" w:date="2024-05-08T17:45:00Z">
        <w:r w:rsidR="00631D50" w:rsidRPr="006D1FAD" w:rsidDel="00140288">
          <w:delText>Fig</w:delText>
        </w:r>
        <w:r w:rsidR="00631D50" w:rsidRPr="006D1FAD" w:rsidDel="00140288">
          <w:delText>u</w:delText>
        </w:r>
        <w:r w:rsidR="00631D50" w:rsidRPr="006D1FAD" w:rsidDel="00140288">
          <w:delText>re 7</w:delText>
        </w:r>
      </w:del>
      <w:r w:rsidR="00631D50" w:rsidRPr="006D1FAD">
        <w:fldChar w:fldCharType="end"/>
      </w:r>
      <w:r w:rsidR="001E2AED" w:rsidRPr="006D1FAD">
        <w:t>.</w:t>
      </w:r>
    </w:p>
    <w:p w14:paraId="77319794" w14:textId="4CDFF545" w:rsidR="00631D50" w:rsidRPr="006D1FAD" w:rsidRDefault="00631D50" w:rsidP="00631D50">
      <w:pPr>
        <w:jc w:val="center"/>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31D1AE8D">
                <wp:simplePos x="0" y="0"/>
                <wp:positionH relativeFrom="column">
                  <wp:posOffset>309880</wp:posOffset>
                </wp:positionH>
                <wp:positionV relativeFrom="paragraph">
                  <wp:posOffset>2703195</wp:posOffset>
                </wp:positionV>
                <wp:extent cx="5340350" cy="255905"/>
                <wp:effectExtent l="0" t="0" r="12700" b="1079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1F7D4079" w14:textId="58E56F5B" w:rsidR="006F2124" w:rsidRDefault="005531F3" w:rsidP="00206A1B">
                            <w:pPr>
                              <w:pStyle w:val="Caption"/>
                              <w:rPr>
                                <w:i/>
                                <w:iCs/>
                                <w:sz w:val="20"/>
                              </w:rPr>
                            </w:pPr>
                            <w:bookmarkStart w:id="675" w:name="_Ref158754252"/>
                            <w:bookmarkStart w:id="676"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ins w:id="677" w:author="Badhri Hari" w:date="2024-05-08T21:38:00Z">
                              <w:r w:rsidR="006D1FAD">
                                <w:rPr>
                                  <w:b w:val="0"/>
                                  <w:bCs w:val="0"/>
                                  <w:i/>
                                  <w:iCs/>
                                  <w:noProof/>
                                  <w:color w:val="auto"/>
                                  <w:sz w:val="20"/>
                                  <w:szCs w:val="20"/>
                                </w:rPr>
                                <w:t>9</w:t>
                              </w:r>
                            </w:ins>
                            <w:del w:id="678" w:author="Badhri Hari" w:date="2024-05-08T17:36:00Z">
                              <w:r w:rsidR="000E04CF" w:rsidDel="008E483F">
                                <w:rPr>
                                  <w:b w:val="0"/>
                                  <w:bCs w:val="0"/>
                                  <w:i/>
                                  <w:iCs/>
                                  <w:noProof/>
                                  <w:color w:val="auto"/>
                                  <w:sz w:val="20"/>
                                  <w:szCs w:val="20"/>
                                </w:rPr>
                                <w:delText>7</w:delText>
                              </w:r>
                            </w:del>
                            <w:r w:rsidR="00FE1D2F" w:rsidRPr="008924C0">
                              <w:rPr>
                                <w:b w:val="0"/>
                                <w:bCs w:val="0"/>
                                <w:i/>
                                <w:iCs/>
                                <w:color w:val="auto"/>
                                <w:sz w:val="20"/>
                                <w:szCs w:val="20"/>
                              </w:rPr>
                              <w:fldChar w:fldCharType="end"/>
                            </w:r>
                            <w:bookmarkEnd w:id="675"/>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6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5" type="#_x0000_t202" style="position:absolute;left:0;text-align:left;margin-left:24.4pt;margin-top:212.85pt;width:420.5pt;height:20.1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">
                <v:textbox>
                  <w:txbxContent>
                    <w:p w14:paraId="1F7D4079" w14:textId="58E56F5B" w:rsidR="006F2124" w:rsidRDefault="005531F3" w:rsidP="00206A1B">
                      <w:pPr>
                        <w:pStyle w:val="Caption"/>
                        <w:rPr>
                          <w:i/>
                          <w:iCs/>
                          <w:sz w:val="20"/>
                        </w:rPr>
                      </w:pPr>
                      <w:bookmarkStart w:id="679" w:name="_Ref158754252"/>
                      <w:bookmarkStart w:id="680"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ins w:id="681" w:author="Badhri Hari" w:date="2024-05-08T21:38:00Z">
                        <w:r w:rsidR="006D1FAD">
                          <w:rPr>
                            <w:b w:val="0"/>
                            <w:bCs w:val="0"/>
                            <w:i/>
                            <w:iCs/>
                            <w:noProof/>
                            <w:color w:val="auto"/>
                            <w:sz w:val="20"/>
                            <w:szCs w:val="20"/>
                          </w:rPr>
                          <w:t>9</w:t>
                        </w:r>
                      </w:ins>
                      <w:del w:id="682" w:author="Badhri Hari" w:date="2024-05-08T17:36:00Z">
                        <w:r w:rsidR="000E04CF" w:rsidDel="008E483F">
                          <w:rPr>
                            <w:b w:val="0"/>
                            <w:bCs w:val="0"/>
                            <w:i/>
                            <w:iCs/>
                            <w:noProof/>
                            <w:color w:val="auto"/>
                            <w:sz w:val="20"/>
                            <w:szCs w:val="20"/>
                          </w:rPr>
                          <w:delText>7</w:delText>
                        </w:r>
                      </w:del>
                      <w:r w:rsidR="00FE1D2F" w:rsidRPr="008924C0">
                        <w:rPr>
                          <w:b w:val="0"/>
                          <w:bCs w:val="0"/>
                          <w:i/>
                          <w:iCs/>
                          <w:color w:val="auto"/>
                          <w:sz w:val="20"/>
                          <w:szCs w:val="20"/>
                        </w:rPr>
                        <w:fldChar w:fldCharType="end"/>
                      </w:r>
                      <w:bookmarkEnd w:id="679"/>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680"/>
                    </w:p>
                  </w:txbxContent>
                </v:textbox>
              </v:shape>
            </w:pict>
          </mc:Fallback>
        </mc:AlternateContent>
      </w:r>
      <w:r w:rsidRPr="006D1FAD">
        <w:rPr>
          <w:noProof/>
        </w:rPr>
        <w:drawing>
          <wp:inline distT="0" distB="0" distL="0" distR="0" wp14:anchorId="391309AA" wp14:editId="2A668C3C">
            <wp:extent cx="5341445" cy="2588684"/>
            <wp:effectExtent l="19050" t="19050" r="11605" b="21166"/>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srcRect l="3875" t="10313" r="2757" b="9550"/>
                    <a:stretch>
                      <a:fillRect/>
                    </a:stretch>
                  </pic:blipFill>
                  <pic:spPr>
                    <a:xfrm>
                      <a:off x="0" y="0"/>
                      <a:ext cx="5345782" cy="2590786"/>
                    </a:xfrm>
                    <a:prstGeom prst="rect">
                      <a:avLst/>
                    </a:prstGeom>
                    <a:ln w="3175">
                      <a:solidFill>
                        <a:schemeClr val="tx1"/>
                      </a:solidFill>
                    </a:ln>
                  </pic:spPr>
                </pic:pic>
              </a:graphicData>
            </a:graphic>
          </wp:inline>
        </w:drawing>
      </w:r>
    </w:p>
    <w:p w14:paraId="2F91B058" w14:textId="4ADCB416" w:rsidR="00AD6761" w:rsidRPr="006D1FAD" w:rsidRDefault="00AD6761" w:rsidP="005C1DCA">
      <w:pPr>
        <w:rPr>
          <w:noProof/>
        </w:rPr>
      </w:pPr>
    </w:p>
    <w:p w14:paraId="209A0292" w14:textId="46D14204" w:rsidR="00A453CB" w:rsidRPr="006D1FAD" w:rsidRDefault="00AD6761" w:rsidP="00AD6761">
      <w:pPr>
        <w:jc w:val="center"/>
      </w:pP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16E362C0">
                <wp:simplePos x="0" y="0"/>
                <wp:positionH relativeFrom="column">
                  <wp:posOffset>179532</wp:posOffset>
                </wp:positionH>
                <wp:positionV relativeFrom="paragraph">
                  <wp:posOffset>2940165</wp:posOffset>
                </wp:positionV>
                <wp:extent cx="5340350" cy="255905"/>
                <wp:effectExtent l="0" t="0" r="12700" b="10795"/>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0A38EF21" w14:textId="614F964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ins w:id="683" w:author="Badhri Hari" w:date="2024-05-08T21:38:00Z">
                              <w:r w:rsidR="006D1FAD">
                                <w:rPr>
                                  <w:b w:val="0"/>
                                  <w:bCs w:val="0"/>
                                  <w:i/>
                                  <w:iCs/>
                                  <w:noProof/>
                                  <w:color w:val="auto"/>
                                  <w:sz w:val="20"/>
                                  <w:szCs w:val="20"/>
                                </w:rPr>
                                <w:t>10</w:t>
                              </w:r>
                            </w:ins>
                            <w:del w:id="684" w:author="Badhri Hari" w:date="2024-05-08T17:36:00Z">
                              <w:r w:rsidDel="008E483F">
                                <w:rPr>
                                  <w:b w:val="0"/>
                                  <w:bCs w:val="0"/>
                                  <w:i/>
                                  <w:iCs/>
                                  <w:noProof/>
                                  <w:color w:val="auto"/>
                                  <w:sz w:val="20"/>
                                  <w:szCs w:val="20"/>
                                </w:rPr>
                                <w:delText>8</w:delText>
                              </w:r>
                            </w:del>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6" type="#_x0000_t202" style="position:absolute;left:0;text-align:left;margin-left:14.15pt;margin-top:231.5pt;width:420.5pt;height:20.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rIGQ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">
                <v:textbox>
                  <w:txbxContent>
                    <w:p w14:paraId="0A38EF21" w14:textId="614F964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ins w:id="685" w:author="Badhri Hari" w:date="2024-05-08T21:38:00Z">
                        <w:r w:rsidR="006D1FAD">
                          <w:rPr>
                            <w:b w:val="0"/>
                            <w:bCs w:val="0"/>
                            <w:i/>
                            <w:iCs/>
                            <w:noProof/>
                            <w:color w:val="auto"/>
                            <w:sz w:val="20"/>
                            <w:szCs w:val="20"/>
                          </w:rPr>
                          <w:t>10</w:t>
                        </w:r>
                      </w:ins>
                      <w:del w:id="686" w:author="Badhri Hari" w:date="2024-05-08T17:36:00Z">
                        <w:r w:rsidDel="008E483F">
                          <w:rPr>
                            <w:b w:val="0"/>
                            <w:bCs w:val="0"/>
                            <w:i/>
                            <w:iCs/>
                            <w:noProof/>
                            <w:color w:val="auto"/>
                            <w:sz w:val="20"/>
                            <w:szCs w:val="20"/>
                          </w:rPr>
                          <w:delText>8</w:delText>
                        </w:r>
                      </w:del>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v:textbox>
              </v:shape>
            </w:pict>
          </mc:Fallback>
        </mc:AlternateContent>
      </w:r>
      <w:r w:rsidRPr="006D1FAD">
        <w:rPr>
          <w:noProof/>
        </w:rPr>
        <w:drawing>
          <wp:inline distT="0" distB="0" distL="0" distR="0" wp14:anchorId="35D95011" wp14:editId="33CDA1B4">
            <wp:extent cx="2950210" cy="2825940"/>
            <wp:effectExtent l="19050" t="19050" r="21590" b="12700"/>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951138" cy="2826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27F286" w14:textId="77777777" w:rsidR="00AD6761" w:rsidRPr="006D1FAD" w:rsidRDefault="00AD6761" w:rsidP="00A240AC"/>
    <w:p w14:paraId="5603ABE8" w14:textId="0397D111" w:rsidR="005A1EB0" w:rsidRPr="006D1FAD" w:rsidRDefault="00023E4E" w:rsidP="00A240AC">
      <w:pPr>
        <w:rPr>
          <w:ins w:id="687" w:author="Badhri Hari" w:date="2024-05-07T10:25:00Z"/>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ins w:id="688" w:author="Badhri Hari" w:date="2024-05-08T22:42:00Z">
        <w:r w:rsidR="00D90E91" w:rsidRPr="00D90E91">
          <w:rPr>
            <w:rPrChange w:id="689" w:author="Badhri Hari" w:date="2024-05-08T22:42:00Z">
              <w:rPr>
                <w:i/>
                <w:iCs/>
                <w:sz w:val="20"/>
              </w:rPr>
            </w:rPrChange>
          </w:rPr>
          <w:t xml:space="preserve">Figure </w:t>
        </w:r>
        <w:r w:rsidR="00D90E91" w:rsidRPr="00D90E91">
          <w:rPr>
            <w:rPrChange w:id="690" w:author="Badhri Hari" w:date="2024-05-08T22:42:00Z">
              <w:rPr>
                <w:i/>
                <w:iCs/>
                <w:noProof/>
                <w:sz w:val="20"/>
              </w:rPr>
            </w:rPrChange>
          </w:rPr>
          <w:t>6</w:t>
        </w:r>
      </w:ins>
      <w:customXmlInsRangeStart w:id="691" w:author="Badhri Hari" w:date="2024-05-08T22:42:00Z"/>
      <w:sdt>
        <w:sdtPr>
          <w:rPr>
            <w:i/>
            <w:iCs/>
            <w:sz w:val="20"/>
          </w:rPr>
          <w:id w:val="1174542495"/>
          <w:citation/>
        </w:sdtPr>
        <w:sdtContent>
          <w:customXmlInsRangeEnd w:id="691"/>
          <w:ins w:id="692" w:author="Badhri Hari" w:date="2024-05-08T22:42:00Z">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90E91" w:rsidRPr="00E11B19">
              <w:rPr>
                <w:noProof/>
                <w:sz w:val="20"/>
              </w:rPr>
              <w:t>(Kupnik, Leitgeb and Primožic)</w:t>
            </w:r>
            <w:r w:rsidR="00D90E91" w:rsidRPr="004C2C1A">
              <w:rPr>
                <w:i/>
                <w:iCs/>
                <w:sz w:val="20"/>
              </w:rPr>
              <w:fldChar w:fldCharType="end"/>
            </w:r>
          </w:ins>
          <w:customXmlInsRangeStart w:id="693" w:author="Badhri Hari" w:date="2024-05-08T22:42:00Z"/>
        </w:sdtContent>
      </w:sdt>
      <w:customXmlInsRangeEnd w:id="693"/>
      <w:del w:id="694" w:author="Badhri Hari" w:date="2024-05-08T22:42:00Z">
        <w:r w:rsidR="004867A5" w:rsidRPr="006D1FAD" w:rsidDel="00D90E91">
          <w:delText>Figure 5</w:delText>
        </w:r>
      </w:del>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del w:id="695" w:author="Badhri Hari" w:date="2024-05-08T17:52:00Z">
        <w:r w:rsidR="000C11BD" w:rsidRPr="006D1FAD" w:rsidDel="00563AFB">
          <w:delText>remediation</w:delText>
        </w:r>
      </w:del>
      <w:ins w:id="696" w:author="Badhri Hari" w:date="2024-05-08T17:52:00Z">
        <w:r w:rsidR="00563AFB" w:rsidRPr="006D1FAD">
          <w:t>purification</w:t>
        </w:r>
      </w:ins>
      <w:r w:rsidR="00394528" w:rsidRPr="006D1FAD">
        <w:t>.</w:t>
      </w:r>
      <w:del w:id="697" w:author="Badhri Hari" w:date="2024-05-08T17:51:00Z">
        <w:r w:rsidR="00394528" w:rsidRPr="006D1FAD" w:rsidDel="00563AFB">
          <w:rPr>
            <w:rStyle w:val="CommentReference"/>
          </w:rPr>
          <w:delText xml:space="preserve"> </w:delText>
        </w:r>
      </w:del>
    </w:p>
    <w:p w14:paraId="0B13F7E2" w14:textId="0586C5F6" w:rsidR="00A240AC" w:rsidRDefault="00394528" w:rsidP="00A240AC">
      <w:pPr>
        <w:rPr>
          <w:color w:val="FF0000"/>
        </w:rPr>
      </w:pPr>
      <w:r w:rsidRPr="006D1FAD">
        <w:t>Now</w:t>
      </w:r>
      <w:r w:rsidR="00CF692D" w:rsidRPr="006D1FAD">
        <w:t xml:space="preserve">, </w:t>
      </w:r>
      <w:r w:rsidR="00CF692D" w:rsidRPr="006D1FAD">
        <w:rPr>
          <w:color w:val="FF0000"/>
        </w:rPr>
        <w:t>the thermodyna</w:t>
      </w:r>
      <w:r w:rsidR="0050588A" w:rsidRPr="006D1FAD">
        <w:rPr>
          <w:color w:val="FF0000"/>
        </w:rPr>
        <w:t xml:space="preserve">mic </w:t>
      </w:r>
      <w:r w:rsidR="003E33F8" w:rsidRPr="006D1FAD">
        <w:rPr>
          <w:color w:val="FF0000"/>
        </w:rPr>
        <w:t>properties</w:t>
      </w:r>
      <w:r w:rsidR="00CF692D" w:rsidRPr="006D1FAD">
        <w:rPr>
          <w:color w:val="FF0000"/>
        </w:rPr>
        <w:t xml:space="preserve"> of the interaction between the ligands and copper will be elaborated</w:t>
      </w:r>
      <w:r w:rsidR="006879A4" w:rsidRPr="006D1FAD">
        <w:rPr>
          <w:color w:val="FF0000"/>
        </w:rPr>
        <w:t xml:space="preserve"> upon</w:t>
      </w:r>
      <w:r w:rsidR="001A34F6" w:rsidRPr="006D1FAD">
        <w:rPr>
          <w:color w:val="FF0000"/>
        </w:rPr>
        <w:t xml:space="preserve"> since they </w:t>
      </w:r>
      <w:r w:rsidR="00224D91" w:rsidRPr="006D1FAD">
        <w:rPr>
          <w:color w:val="FF0000"/>
        </w:rPr>
        <w:t>determine</w:t>
      </w:r>
      <w:r w:rsidR="001A34F6" w:rsidRPr="006D1FAD">
        <w:rPr>
          <w:color w:val="FF0000"/>
        </w:rPr>
        <w:t xml:space="preserve"> the</w:t>
      </w:r>
      <w:ins w:id="698" w:author="Badhri Hari" w:date="2024-05-08T17:53:00Z">
        <w:r w:rsidR="00FA4904" w:rsidRPr="006D1FAD">
          <w:rPr>
            <w:color w:val="FF0000"/>
          </w:rPr>
          <w:t xml:space="preserve"> driving</w:t>
        </w:r>
      </w:ins>
      <w:del w:id="699" w:author="Badhri Hari" w:date="2024-05-08T17:53:00Z">
        <w:r w:rsidR="001A34F6" w:rsidRPr="006D1FAD" w:rsidDel="00FA4904">
          <w:rPr>
            <w:color w:val="FF0000"/>
          </w:rPr>
          <w:delText xml:space="preserve"> </w:delText>
        </w:r>
      </w:del>
      <w:ins w:id="700" w:author="Badhri Hari" w:date="2024-05-08T17:52:00Z">
        <w:r w:rsidR="00FC3C7B" w:rsidRPr="006D1FAD">
          <w:rPr>
            <w:color w:val="FF0000"/>
          </w:rPr>
          <w:t xml:space="preserve"> force for probing the extent of metal-ligand interaction</w:t>
        </w:r>
      </w:ins>
      <w:del w:id="701" w:author="Badhri Hari" w:date="2024-05-08T17:52:00Z">
        <w:r w:rsidR="001A34F6" w:rsidRPr="006D1FAD" w:rsidDel="00FC3C7B">
          <w:rPr>
            <w:color w:val="FF0000"/>
          </w:rPr>
          <w:delText>viability</w:delText>
        </w:r>
      </w:del>
      <w:del w:id="702" w:author="Badhri Hari" w:date="2024-05-08T17:53:00Z">
        <w:r w:rsidR="001A34F6" w:rsidRPr="006D1FAD" w:rsidDel="00FA4904">
          <w:rPr>
            <w:color w:val="FF0000"/>
          </w:rPr>
          <w:delText xml:space="preserve"> of the metal-ligand interaction</w:delText>
        </w:r>
      </w:del>
      <w:r w:rsidR="00CF692D" w:rsidRPr="006D1FAD">
        <w:rPr>
          <w:color w:val="FF0000"/>
        </w:rPr>
        <w:t>.</w:t>
      </w:r>
    </w:p>
    <w:p w14:paraId="0D5519D9" w14:textId="7256E820" w:rsidR="006F2124" w:rsidRPr="00A240AC" w:rsidRDefault="006906CD" w:rsidP="00A240AC">
      <w:pPr>
        <w:pStyle w:val="Heading2"/>
        <w:rPr>
          <w:color w:val="FF0000"/>
        </w:rPr>
      </w:pPr>
      <w:bookmarkStart w:id="703" w:name="_Toc166100450"/>
      <w:r>
        <w:t>4.6 Thermodynamics in Chelation</w:t>
      </w:r>
      <w:bookmarkEnd w:id="703"/>
    </w:p>
    <w:p w14:paraId="14CD3FD3" w14:textId="18722E4B"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End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E11B19">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ins w:id="704" w:author="Badhri Hari" w:date="2024-05-04T20:39:00Z">
        <w:r w:rsidR="004107CE" w:rsidRPr="004107CE">
          <w:fldChar w:fldCharType="begin"/>
        </w:r>
        <w:r w:rsidR="004107CE" w:rsidRPr="004107CE">
          <w:instrText xml:space="preserve"> REF _Ref165747366 \h </w:instrText>
        </w:r>
      </w:ins>
      <w:r w:rsidR="004107CE">
        <w:instrText xml:space="preserve"> \* MERGEFORMAT </w:instrText>
      </w:r>
      <w:r w:rsidR="004107CE" w:rsidRPr="004107CE">
        <w:fldChar w:fldCharType="separate"/>
      </w:r>
      <w:ins w:id="705" w:author="Badhri Hari" w:date="2024-05-04T20:39:00Z">
        <w:r w:rsidR="004107CE" w:rsidRPr="004107CE">
          <w:rPr>
            <w:rPrChange w:id="706" w:author="Badhri Hari" w:date="2024-05-04T20:39:00Z">
              <w:rPr>
                <w:i/>
                <w:iCs/>
                <w:sz w:val="20"/>
              </w:rPr>
            </w:rPrChange>
          </w:rPr>
          <w:t xml:space="preserve">Figure </w:t>
        </w:r>
        <w:r w:rsidR="004107CE" w:rsidRPr="004107CE">
          <w:rPr>
            <w:rPrChange w:id="707" w:author="Badhri Hari" w:date="2024-05-04T20:39:00Z">
              <w:rPr>
                <w:i/>
                <w:iCs/>
                <w:noProof/>
                <w:sz w:val="20"/>
              </w:rPr>
            </w:rPrChange>
          </w:rPr>
          <w:t>2</w:t>
        </w:r>
        <w:r w:rsidR="004107CE" w:rsidRPr="004107CE">
          <w:fldChar w:fldCharType="end"/>
        </w:r>
      </w:ins>
      <w:del w:id="708" w:author="Badhri Hari" w:date="2024-05-04T20:39:00Z">
        <w:r w:rsidR="00FE1D2F" w:rsidRPr="0020600F" w:rsidDel="004107CE">
          <w:fldChar w:fldCharType="begin"/>
        </w:r>
        <w:r w:rsidRPr="0020600F" w:rsidDel="004107CE">
          <w:delInstrText xml:space="preserve"> REF _Ref158070195 \h </w:delInstrText>
        </w:r>
        <w:r w:rsidR="0020600F" w:rsidDel="004107CE">
          <w:delInstrText xml:space="preserve"> \* MERGEFORMAT </w:delInstrText>
        </w:r>
        <w:r w:rsidR="00FE1D2F" w:rsidRPr="0020600F" w:rsidDel="004107CE">
          <w:fldChar w:fldCharType="separate"/>
        </w:r>
        <w:r w:rsidRPr="0020600F" w:rsidDel="004107CE">
          <w:delText>Figure 2</w:delText>
        </w:r>
        <w:r w:rsidR="00FE1D2F" w:rsidRPr="0020600F" w:rsidDel="004107CE">
          <w:fldChar w:fldCharType="end"/>
        </w:r>
      </w:del>
      <w:r>
        <w:t>)</w:t>
      </w:r>
      <w:r w:rsidR="002A01EA">
        <w:t xml:space="preserve"> </w:t>
      </w:r>
      <w:sdt>
        <w:sdtPr>
          <w:rPr>
            <w:i/>
            <w:iCs/>
          </w:rPr>
          <w:id w:val="-114673401"/>
          <w:citation/>
        </w:sdtPr>
        <w:sdtEnd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E11B19">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End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E11B19">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End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E11B19">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End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E11B19">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41AB127A" w:rsidR="001F7C32" w:rsidRPr="00D90E91" w:rsidRDefault="009F267C" w:rsidP="00696953">
      <w:pPr>
        <w:rPr>
          <w:rPrChange w:id="709" w:author="Badhri Hari" w:date="2024-05-08T22:43:00Z">
            <w:rPr>
              <w:color w:val="FF0000"/>
            </w:rPr>
          </w:rPrChange>
        </w:rPr>
      </w:pPr>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ins w:id="710" w:author="Badhri Hari" w:date="2024-05-08T22:42:00Z">
        <w:r w:rsidR="00D90E91" w:rsidRPr="00D90E91">
          <w:rPr>
            <w:rPrChange w:id="711" w:author="Badhri Hari" w:date="2024-05-08T22:42:00Z">
              <w:rPr>
                <w:i/>
                <w:iCs/>
                <w:sz w:val="20"/>
              </w:rPr>
            </w:rPrChange>
          </w:rPr>
          <w:t xml:space="preserve">Figure </w:t>
        </w:r>
        <w:r w:rsidR="00D90E91" w:rsidRPr="00D90E91">
          <w:rPr>
            <w:rPrChange w:id="712" w:author="Badhri Hari" w:date="2024-05-08T22:42:00Z">
              <w:rPr>
                <w:i/>
                <w:iCs/>
                <w:noProof/>
                <w:sz w:val="20"/>
              </w:rPr>
            </w:rPrChange>
          </w:rPr>
          <w:t>1</w:t>
        </w:r>
        <w:r w:rsidR="00D90E91">
          <w:t>1</w:t>
        </w:r>
      </w:ins>
      <w:customXmlInsRangeStart w:id="713" w:author="Badhri Hari" w:date="2024-05-08T22:42:00Z"/>
      <w:sdt>
        <w:sdtPr>
          <w:rPr>
            <w:i/>
            <w:iCs/>
            <w:sz w:val="20"/>
          </w:rPr>
          <w:id w:val="-908153163"/>
          <w:citation/>
        </w:sdtPr>
        <w:sdtContent>
          <w:customXmlInsRangeEnd w:id="713"/>
          <w:ins w:id="714" w:author="Badhri Hari" w:date="2024-05-08T22:42:00Z">
            <w:r w:rsidR="00D90E91" w:rsidRPr="004C2C1A">
              <w:rPr>
                <w:i/>
                <w:iCs/>
                <w:sz w:val="20"/>
              </w:rPr>
              <w:fldChar w:fldCharType="begin"/>
            </w:r>
            <w:r w:rsidR="00D90E91" w:rsidRPr="004C2C1A">
              <w:rPr>
                <w:i/>
                <w:iCs/>
                <w:sz w:val="20"/>
              </w:rPr>
              <w:instrText xml:space="preserve"> CITATION MolView \l 1033 </w:instrText>
            </w:r>
            <w:r w:rsidR="00D90E91" w:rsidRPr="004C2C1A">
              <w:rPr>
                <w:i/>
                <w:iCs/>
                <w:sz w:val="20"/>
              </w:rPr>
              <w:fldChar w:fldCharType="separate"/>
            </w:r>
            <w:r w:rsidR="00D90E91" w:rsidRPr="00E11B19">
              <w:rPr>
                <w:noProof/>
                <w:sz w:val="20"/>
              </w:rPr>
              <w:t>(MolView)</w:t>
            </w:r>
            <w:r w:rsidR="00D90E91" w:rsidRPr="004C2C1A">
              <w:rPr>
                <w:i/>
                <w:iCs/>
                <w:sz w:val="20"/>
              </w:rPr>
              <w:fldChar w:fldCharType="end"/>
            </w:r>
          </w:ins>
          <w:customXmlInsRangeStart w:id="715" w:author="Badhri Hari" w:date="2024-05-08T22:42:00Z"/>
        </w:sdtContent>
      </w:sdt>
      <w:customXmlInsRangeEnd w:id="715"/>
      <w:del w:id="716" w:author="Badhri Hari" w:date="2024-05-08T17:45:00Z">
        <w:r w:rsidR="00AD6761" w:rsidRPr="00AD6761" w:rsidDel="00140288">
          <w:delText>Figure 9</w:delText>
        </w:r>
      </w:del>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ins w:id="717" w:author="Badhri Hari" w:date="2024-05-08T22:43:00Z">
        <w:r w:rsidR="00D90E91">
          <w:t xml:space="preserve">Equation </w:t>
        </w:r>
      </w:ins>
      <w:ins w:id="718" w:author="Badhri Hari" w:date="2024-05-08T22:42:00Z">
        <w:r w:rsidR="00D90E91">
          <w:rPr>
            <w:noProof/>
          </w:rPr>
          <w:t>1</w:t>
        </w:r>
      </w:ins>
      <w:del w:id="719" w:author="Badhri Hari" w:date="2024-05-08T22:42:00Z">
        <w:r w:rsidR="002C00F5" w:rsidDel="00D90E91">
          <w:rPr>
            <w:rFonts w:ascii="Cambria Math" w:hAnsi="Cambria Math" w:cs="Cambria Math"/>
          </w:rPr>
          <w:delText xml:space="preserve">equation </w:delText>
        </w:r>
        <w:r w:rsidR="002C00F5" w:rsidDel="00D90E91">
          <w:rPr>
            <w:noProof/>
          </w:rPr>
          <w:delText>1</w:delText>
        </w:r>
      </w:del>
      <w:r w:rsidR="002C00F5">
        <w:fldChar w:fldCharType="end"/>
      </w:r>
      <w:r w:rsidR="002C00F5">
        <w:t>)</w:t>
      </w:r>
      <w:r w:rsidR="00264AF2">
        <w:t>.</w:t>
      </w:r>
      <w:r w:rsidR="00B469FF">
        <w:t xml:space="preserve"> </w:t>
      </w:r>
      <w:r w:rsidR="006E3470" w:rsidRPr="00C708CC">
        <w:rPr>
          <w:color w:val="FF0000"/>
        </w:rPr>
        <w:t xml:space="preserve">Moreover, </w:t>
      </w:r>
      <w:r w:rsidR="006A0B41" w:rsidRPr="00C708CC">
        <w:rPr>
          <w:color w:val="FF0000"/>
        </w:rPr>
        <w:t xml:space="preserve">the chelate is more stable than the hydrated complex due to the </w:t>
      </w:r>
      <w:r w:rsidR="00460CDC">
        <w:rPr>
          <w:color w:val="FF0000"/>
        </w:rPr>
        <w:t>previously mentioned</w:t>
      </w:r>
      <w:r w:rsidR="006A0B41" w:rsidRPr="00C708CC">
        <w:rPr>
          <w:color w:val="FF0000"/>
        </w:rPr>
        <w:t xml:space="preserve"> chelate effect.</w:t>
      </w:r>
    </w:p>
    <w:p w14:paraId="7015FCED" w14:textId="77777777" w:rsidR="000F6ED6" w:rsidRDefault="000F6ED6" w:rsidP="002C00F5">
      <w:pPr>
        <w:jc w:val="center"/>
        <w:rPr>
          <w:ins w:id="720" w:author="Badhri Hari" w:date="2024-05-08T21:10:00Z"/>
        </w:rPr>
      </w:pPr>
      <w:bookmarkStart w:id="721" w:name="_Ref164746379"/>
    </w:p>
    <w:p w14:paraId="0C69B5C4" w14:textId="77777777" w:rsidR="000F6ED6" w:rsidRPr="000F6ED6" w:rsidRDefault="000F6ED6" w:rsidP="002C00F5">
      <w:pPr>
        <w:jc w:val="center"/>
        <w:rPr>
          <w:ins w:id="722" w:author="Badhri Hari" w:date="2024-05-08T21:10:00Z"/>
          <w:rPrChange w:id="723" w:author="Badhri Hari" w:date="2024-05-08T21:10:00Z">
            <w:rPr>
              <w:ins w:id="724" w:author="Badhri Hari" w:date="2024-05-08T21:10:00Z"/>
              <w:rFonts w:cs="Cambria Math"/>
            </w:rPr>
          </w:rPrChange>
        </w:rPr>
      </w:pPr>
    </w:p>
    <w:p w14:paraId="09E96D4A" w14:textId="0F5D6148"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Pr>
          <w:noProof/>
        </w:rPr>
        <w:t>1</w:t>
      </w:r>
      <w:r>
        <w:rPr>
          <w:noProof/>
        </w:rPr>
        <w:fldChar w:fldCharType="end"/>
      </w:r>
      <w:r>
        <w:t>]</w:t>
      </w:r>
      <w:bookmarkEnd w:id="721"/>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entrophy</w:t>
            </w:r>
          </w:p>
        </w:tc>
      </w:tr>
    </w:tbl>
    <w:p w14:paraId="77D05BEF" w14:textId="77777777" w:rsidR="001F7C32" w:rsidDel="000F6ED6" w:rsidRDefault="001F7C32" w:rsidP="008A1D69">
      <w:pPr>
        <w:rPr>
          <w:del w:id="725" w:author="Badhri Hari" w:date="2024-05-08T21:10:00Z"/>
        </w:rPr>
      </w:pPr>
    </w:p>
    <w:p w14:paraId="3BBEC64D" w14:textId="4E9E8D0B" w:rsidR="002C00F5" w:rsidRPr="001F7C32" w:rsidDel="008A1D69" w:rsidRDefault="001F7C32" w:rsidP="001F7C32">
      <w:pPr>
        <w:rPr>
          <w:del w:id="726" w:author="Badhri Hari" w:date="2024-05-04T20:49:00Z"/>
        </w:rPr>
      </w:pPr>
      <w:del w:id="727" w:author="Badhri Hari" w:date="2024-05-04T18:12:00Z">
        <w:r w:rsidRPr="001F7C32" w:rsidDel="001E446A">
          <w:delText>The mechanism behind the interaction between the polyphenols and the copper ion has been explored and set. Thus</w:delText>
        </w:r>
      </w:del>
      <w:del w:id="728" w:author="Badhri Hari" w:date="2024-05-08T22:43:00Z">
        <w:r w:rsidRPr="001F7C32" w:rsidDel="00D90E91">
          <w:delText xml:space="preserve">, </w:delText>
        </w:r>
        <w:r w:rsidR="00C11933" w:rsidDel="00D90E91">
          <w:delText xml:space="preserve">we can now </w:delText>
        </w:r>
        <w:r w:rsidRPr="001F7C32" w:rsidDel="00D90E91">
          <w:delText>comprehensively investigate the variables of the study</w:delText>
        </w:r>
        <w:r w:rsidDel="00D90E91">
          <w:delText xml:space="preserve"> in order to optimize</w:delText>
        </w:r>
        <w:r w:rsidR="000D19ED" w:rsidDel="00D90E91">
          <w:delText xml:space="preserve"> </w:delText>
        </w:r>
        <w:r w:rsidDel="00D90E91">
          <w:delText>and predict</w:delText>
        </w:r>
        <w:r w:rsidR="000D19ED" w:rsidDel="00D90E91">
          <w:delText xml:space="preserve"> </w:delText>
        </w:r>
        <w:r w:rsidDel="00D90E91">
          <w:delText>the results of the experimentation</w:delText>
        </w:r>
        <w:r w:rsidRPr="001F7C32" w:rsidDel="00D90E91">
          <w:delText>.</w:delText>
        </w:r>
      </w:del>
    </w:p>
    <w:p w14:paraId="4B840A66" w14:textId="77777777" w:rsidR="002C00F5" w:rsidRPr="00D072AD" w:rsidDel="008A1D69" w:rsidRDefault="002C00F5" w:rsidP="00696953">
      <w:pPr>
        <w:rPr>
          <w:del w:id="729" w:author="Badhri Hari" w:date="2024-05-04T20:49:00Z"/>
        </w:rPr>
      </w:pPr>
    </w:p>
    <w:p w14:paraId="4AF2B7F5" w14:textId="77777777" w:rsidR="00EA2C7D" w:rsidDel="008A1D69" w:rsidRDefault="00EA2C7D" w:rsidP="008A1D69">
      <w:pPr>
        <w:rPr>
          <w:del w:id="730" w:author="Badhri Hari" w:date="2024-05-04T20:49:00Z"/>
          <w:noProof/>
        </w:rPr>
        <w:pPrChange w:id="731" w:author="Badhri Hari" w:date="2024-05-04T20:49:00Z">
          <w:pPr>
            <w:jc w:val="center"/>
          </w:pPr>
        </w:pPrChange>
      </w:pPr>
      <w:del w:id="732" w:author="Badhri Hari" w:date="2024-05-04T20:49:00Z">
        <w:r w:rsidDel="008A1D69">
          <w:rPr>
            <w:noProof/>
          </w:rPr>
          <w:delText>\</w:delText>
        </w:r>
      </w:del>
    </w:p>
    <w:p w14:paraId="3B0EF63C" w14:textId="77777777" w:rsidR="00EA2C7D" w:rsidDel="008A1D69" w:rsidRDefault="00EA2C7D" w:rsidP="008A1D69">
      <w:pPr>
        <w:rPr>
          <w:del w:id="733" w:author="Badhri Hari" w:date="2024-05-04T20:49:00Z"/>
          <w:noProof/>
        </w:rPr>
        <w:pPrChange w:id="734" w:author="Badhri Hari" w:date="2024-05-04T20:49:00Z">
          <w:pPr>
            <w:jc w:val="center"/>
          </w:pPr>
        </w:pPrChange>
      </w:pPr>
    </w:p>
    <w:p w14:paraId="2413BDBD" w14:textId="77777777" w:rsidR="00EA2C7D" w:rsidDel="008A1D69" w:rsidRDefault="00EA2C7D" w:rsidP="008A1D69">
      <w:pPr>
        <w:rPr>
          <w:del w:id="735" w:author="Badhri Hari" w:date="2024-05-04T20:49:00Z"/>
          <w:noProof/>
        </w:rPr>
        <w:pPrChange w:id="736" w:author="Badhri Hari" w:date="2024-05-04T20:49:00Z">
          <w:pPr>
            <w:jc w:val="center"/>
          </w:pPr>
        </w:pPrChange>
      </w:pPr>
    </w:p>
    <w:p w14:paraId="3C4EA7DC" w14:textId="78546535" w:rsidR="00EA2C7D" w:rsidRDefault="00EA2C7D" w:rsidP="008A1D69">
      <w:pPr>
        <w:rPr>
          <w:noProof/>
        </w:rPr>
        <w:pPrChange w:id="737" w:author="Badhri Hari" w:date="2024-05-04T20:49:00Z">
          <w:pPr>
            <w:jc w:val="center"/>
          </w:pPr>
        </w:pPrChange>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785A4C09" w:rsidR="005531F3" w:rsidRPr="000A0279" w:rsidRDefault="005531F3" w:rsidP="000A0279">
                            <w:pPr>
                              <w:rPr>
                                <w:i/>
                                <w:iCs/>
                                <w:sz w:val="20"/>
                              </w:rPr>
                            </w:pPr>
                            <w:bookmarkStart w:id="738" w:name="_Ref158151056"/>
                            <w:bookmarkStart w:id="739"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ins w:id="740" w:author="Badhri Hari" w:date="2024-05-08T21:39:00Z">
                              <w:r w:rsidR="006D1FAD">
                                <w:rPr>
                                  <w:i/>
                                  <w:iCs/>
                                  <w:noProof/>
                                  <w:sz w:val="20"/>
                                </w:rPr>
                                <w:t>11</w:t>
                              </w:r>
                            </w:ins>
                            <w:del w:id="741" w:author="Badhri Hari" w:date="2024-05-08T17:36:00Z">
                              <w:r w:rsidR="00AD6761" w:rsidDel="008E483F">
                                <w:rPr>
                                  <w:i/>
                                  <w:iCs/>
                                  <w:noProof/>
                                  <w:sz w:val="20"/>
                                </w:rPr>
                                <w:delText>9</w:delText>
                              </w:r>
                            </w:del>
                            <w:r w:rsidR="00FE1D2F" w:rsidRPr="000A0279">
                              <w:rPr>
                                <w:i/>
                                <w:iCs/>
                                <w:sz w:val="20"/>
                              </w:rPr>
                              <w:fldChar w:fldCharType="end"/>
                            </w:r>
                            <w:bookmarkEnd w:id="738"/>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End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E11B19" w:rsidRPr="00E11B19">
                                  <w:rPr>
                                    <w:noProof/>
                                    <w:sz w:val="20"/>
                                  </w:rPr>
                                  <w:t>(MolView)</w:t>
                                </w:r>
                                <w:r w:rsidR="00FE1D2F" w:rsidRPr="004C2C1A">
                                  <w:rPr>
                                    <w:i/>
                                    <w:iCs/>
                                    <w:sz w:val="20"/>
                                  </w:rPr>
                                  <w:fldChar w:fldCharType="end"/>
                                </w:r>
                              </w:sdtContent>
                            </w:sdt>
                            <w:bookmarkEnd w:id="73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7"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VcGwIAADM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TCQECLxWUJ+RWQuTcnHS8NCB/U7JgKotqft2ZFZQot5p7M4mzfMg82jkq1cZGvba&#10;U117mOYIVVJPyXTc+2k0jsbKtsNIkx403GJHGxm5fspqTh+VGVswT1GQ/rUdXz3N+u4H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DWgtVwbAgAAMwQAAA4AAAAAAAAAAAAAAAAALgIAAGRycy9lMm9Eb2MueG1sUEsB&#10;Ai0AFAAGAAgAAAAhAGEGqAfhAAAACwEAAA8AAAAAAAAAAAAAAAAAdQQAAGRycy9kb3ducmV2Lnht&#10;bFBLBQYAAAAABAAEAPMAAACDBQAAAAA=&#10;">
                <v:textbox>
                  <w:txbxContent>
                    <w:p w14:paraId="7B9FC852" w14:textId="785A4C09" w:rsidR="005531F3" w:rsidRPr="000A0279" w:rsidRDefault="005531F3" w:rsidP="000A0279">
                      <w:pPr>
                        <w:rPr>
                          <w:i/>
                          <w:iCs/>
                          <w:sz w:val="20"/>
                        </w:rPr>
                      </w:pPr>
                      <w:bookmarkStart w:id="742" w:name="_Ref158151056"/>
                      <w:bookmarkStart w:id="743"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ins w:id="744" w:author="Badhri Hari" w:date="2024-05-08T21:39:00Z">
                        <w:r w:rsidR="006D1FAD">
                          <w:rPr>
                            <w:i/>
                            <w:iCs/>
                            <w:noProof/>
                            <w:sz w:val="20"/>
                          </w:rPr>
                          <w:t>11</w:t>
                        </w:r>
                      </w:ins>
                      <w:del w:id="745" w:author="Badhri Hari" w:date="2024-05-08T17:36:00Z">
                        <w:r w:rsidR="00AD6761" w:rsidDel="008E483F">
                          <w:rPr>
                            <w:i/>
                            <w:iCs/>
                            <w:noProof/>
                            <w:sz w:val="20"/>
                          </w:rPr>
                          <w:delText>9</w:delText>
                        </w:r>
                      </w:del>
                      <w:r w:rsidR="00FE1D2F" w:rsidRPr="000A0279">
                        <w:rPr>
                          <w:i/>
                          <w:iCs/>
                          <w:sz w:val="20"/>
                        </w:rPr>
                        <w:fldChar w:fldCharType="end"/>
                      </w:r>
                      <w:bookmarkEnd w:id="742"/>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End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E11B19" w:rsidRPr="00E11B19">
                            <w:rPr>
                              <w:noProof/>
                              <w:sz w:val="20"/>
                            </w:rPr>
                            <w:t>(MolView)</w:t>
                          </w:r>
                          <w:r w:rsidR="00FE1D2F" w:rsidRPr="004C2C1A">
                            <w:rPr>
                              <w:i/>
                              <w:iCs/>
                              <w:sz w:val="20"/>
                            </w:rPr>
                            <w:fldChar w:fldCharType="end"/>
                          </w:r>
                        </w:sdtContent>
                      </w:sdt>
                      <w:bookmarkEnd w:id="743"/>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339969" w14:textId="75B25CAE" w:rsidR="00EA2C7D" w:rsidDel="00433064" w:rsidRDefault="00EA2C7D" w:rsidP="009F6165">
      <w:pPr>
        <w:pStyle w:val="Heading2"/>
        <w:rPr>
          <w:del w:id="746" w:author="Badhri Hari" w:date="2024-05-08T20:27:00Z"/>
        </w:rPr>
      </w:pPr>
    </w:p>
    <w:p w14:paraId="2A433256" w14:textId="77777777" w:rsidR="00433064" w:rsidRPr="00433064" w:rsidRDefault="00433064" w:rsidP="00433064">
      <w:pPr>
        <w:rPr>
          <w:ins w:id="747" w:author="Badhri Hari" w:date="2024-05-08T21:11:00Z"/>
        </w:rPr>
        <w:pPrChange w:id="748" w:author="Badhri Hari" w:date="2024-05-08T21:11:00Z">
          <w:pPr>
            <w:jc w:val="center"/>
          </w:pPr>
        </w:pPrChange>
      </w:pPr>
    </w:p>
    <w:p w14:paraId="3D0A11A5" w14:textId="3BBF0602" w:rsidR="00DF6AB2" w:rsidDel="00D90E91" w:rsidRDefault="00DF6AB2" w:rsidP="009F6165">
      <w:pPr>
        <w:pStyle w:val="Heading2"/>
        <w:rPr>
          <w:del w:id="749" w:author="Badhri Hari" w:date="2024-05-08T20:27:00Z"/>
        </w:rPr>
      </w:pPr>
    </w:p>
    <w:p w14:paraId="554C1AC3" w14:textId="77777777" w:rsidR="00D90E91" w:rsidRDefault="00D90E91" w:rsidP="00D90E91">
      <w:pPr>
        <w:rPr>
          <w:ins w:id="750" w:author="Badhri Hari" w:date="2024-05-08T22:43:00Z"/>
        </w:rPr>
      </w:pPr>
    </w:p>
    <w:p w14:paraId="16980764" w14:textId="77777777" w:rsidR="00D90E91" w:rsidRDefault="00D90E91" w:rsidP="00D90E91">
      <w:pPr>
        <w:rPr>
          <w:ins w:id="751" w:author="Badhri Hari" w:date="2024-05-08T22:43:00Z"/>
        </w:rPr>
      </w:pPr>
    </w:p>
    <w:p w14:paraId="2DA3956B" w14:textId="1486E8A7" w:rsidR="00D90E91" w:rsidRPr="00D90E91" w:rsidRDefault="00D90E91" w:rsidP="00D90E91">
      <w:pPr>
        <w:rPr>
          <w:ins w:id="752" w:author="Badhri Hari" w:date="2024-05-08T22:43:00Z"/>
        </w:rPr>
        <w:pPrChange w:id="753" w:author="Badhri Hari" w:date="2024-05-08T22:43:00Z">
          <w:pPr>
            <w:jc w:val="center"/>
          </w:pPr>
        </w:pPrChange>
      </w:pPr>
      <w:ins w:id="754" w:author="Badhri Hari" w:date="2024-05-08T22:43:00Z">
        <w:r w:rsidRPr="00D90E91">
          <w:lastRenderedPageBreak/>
          <w:t>Having understood the modes of interaction, we can now comprehensively investigate the variables of the study in order to optimize and predict the results of the experimentation.</w:t>
        </w:r>
      </w:ins>
    </w:p>
    <w:p w14:paraId="49FEBE33" w14:textId="77777777" w:rsidR="00EA2C7D" w:rsidDel="009F6165" w:rsidRDefault="00EA2C7D" w:rsidP="009F6165">
      <w:pPr>
        <w:pStyle w:val="Heading2"/>
        <w:rPr>
          <w:del w:id="755" w:author="Badhri Hari" w:date="2024-05-08T20:27:00Z"/>
        </w:rPr>
        <w:pPrChange w:id="756" w:author="Badhri Hari" w:date="2024-05-08T20:27:00Z">
          <w:pPr>
            <w:spacing w:line="276" w:lineRule="auto"/>
          </w:pPr>
        </w:pPrChange>
      </w:pPr>
      <w:bookmarkStart w:id="757" w:name="_Ref158755157"/>
      <w:bookmarkStart w:id="758" w:name="_Ref158755162"/>
      <w:bookmarkStart w:id="759" w:name="_Ref158755165"/>
      <w:bookmarkStart w:id="760" w:name="_Ref158755169"/>
      <w:del w:id="761" w:author="Badhri Hari" w:date="2024-05-08T20:27:00Z">
        <w:r w:rsidDel="009F6165">
          <w:br w:type="page"/>
        </w:r>
      </w:del>
    </w:p>
    <w:p w14:paraId="4653C6C6" w14:textId="4B06412A" w:rsidR="00E06E18" w:rsidRPr="00347771" w:rsidRDefault="00E06E18" w:rsidP="009F6165">
      <w:pPr>
        <w:pStyle w:val="Heading2"/>
      </w:pPr>
      <w:bookmarkStart w:id="762" w:name="_Ref166098964"/>
      <w:bookmarkStart w:id="763" w:name="_Toc166100451"/>
      <w:r>
        <w:t xml:space="preserve">4.7 Effect of </w:t>
      </w:r>
      <w:r w:rsidR="00DF59BE">
        <w:t>Solvent</w:t>
      </w:r>
      <w:bookmarkEnd w:id="757"/>
      <w:bookmarkEnd w:id="758"/>
      <w:bookmarkEnd w:id="759"/>
      <w:bookmarkEnd w:id="760"/>
      <w:bookmarkEnd w:id="762"/>
      <w:bookmarkEnd w:id="763"/>
    </w:p>
    <w:p w14:paraId="1331308F" w14:textId="7E824CF2" w:rsidR="00A40845" w:rsidRPr="001959EF" w:rsidRDefault="00966D7B" w:rsidP="005F609F">
      <w:pPr>
        <w:rPr>
          <w:color w:val="FF0000"/>
        </w:rPr>
      </w:pPr>
      <w:r w:rsidRPr="00C708CC">
        <w:rPr>
          <w:color w:val="FF0000"/>
        </w:rPr>
        <w:t>Before the complexation and chelation processes can begin, ligands must first be extracted from the PPP.</w:t>
      </w:r>
      <w:r w:rsidR="00396AA6" w:rsidRPr="00C708CC">
        <w:rPr>
          <w:color w:val="FF0000"/>
        </w:rPr>
        <w:t xml:space="preserve"> </w:t>
      </w:r>
      <w:r w:rsidR="00274496" w:rsidRPr="00C708CC">
        <w:rPr>
          <w:color w:val="FF0000"/>
        </w:rPr>
        <w:t>T</w:t>
      </w:r>
      <w:r w:rsidR="00396AA6" w:rsidRPr="00C708CC">
        <w:rPr>
          <w:color w:val="FF0000"/>
        </w:rPr>
        <w:t xml:space="preserve">he </w:t>
      </w:r>
      <w:r w:rsidR="00274496" w:rsidRPr="00C708CC">
        <w:rPr>
          <w:color w:val="FF0000"/>
        </w:rPr>
        <w:t xml:space="preserve">solvent with the highest degree </w:t>
      </w:r>
      <w:r w:rsidR="00D84990" w:rsidRPr="00C708CC">
        <w:rPr>
          <w:color w:val="FF0000"/>
        </w:rPr>
        <w:t xml:space="preserve">of </w:t>
      </w:r>
      <w:r w:rsidR="005A45AB" w:rsidRPr="00C708CC">
        <w:rPr>
          <w:color w:val="FF0000"/>
        </w:rPr>
        <w:t xml:space="preserve">interaction with the ligands </w:t>
      </w:r>
      <w:ins w:id="764" w:author="Badhri Hari" w:date="2024-05-08T18:03:00Z">
        <w:r w:rsidR="00C51F10">
          <w:rPr>
            <w:color w:val="FF0000"/>
          </w:rPr>
          <w:t xml:space="preserve">– which </w:t>
        </w:r>
      </w:ins>
      <w:ins w:id="765" w:author="Badhri Hari" w:date="2024-05-08T18:04:00Z">
        <w:r w:rsidR="00C51F10">
          <w:rPr>
            <w:color w:val="FF0000"/>
          </w:rPr>
          <w:t xml:space="preserve">will allow it to </w:t>
        </w:r>
      </w:ins>
      <w:ins w:id="766" w:author="Badhri Hari" w:date="2024-05-08T18:00:00Z">
        <w:r w:rsidR="00597DD9">
          <w:rPr>
            <w:color w:val="FF0000"/>
          </w:rPr>
          <w:t xml:space="preserve">overcome the </w:t>
        </w:r>
      </w:ins>
      <w:ins w:id="767" w:author="Badhri Hari" w:date="2024-05-08T18:04:00Z">
        <w:r w:rsidR="00C51F10">
          <w:rPr>
            <w:color w:val="FF0000"/>
          </w:rPr>
          <w:t xml:space="preserve">intermolecular forces keeping the ligands together </w:t>
        </w:r>
      </w:ins>
      <w:customXmlInsRangeStart w:id="768" w:author="Badhri Hari" w:date="2024-05-08T18:11:00Z"/>
      <w:sdt>
        <w:sdtPr>
          <w:rPr>
            <w:color w:val="FF0000"/>
          </w:rPr>
          <w:id w:val="-489643377"/>
          <w:citation/>
        </w:sdtPr>
        <w:sdtContent>
          <w:customXmlInsRangeEnd w:id="768"/>
          <w:ins w:id="769" w:author="Badhri Hari" w:date="2024-05-08T18:11:00Z">
            <w:r w:rsidR="005516EC">
              <w:rPr>
                <w:color w:val="FF0000"/>
              </w:rPr>
              <w:fldChar w:fldCharType="begin"/>
            </w:r>
            <w:r w:rsidR="005516EC">
              <w:rPr>
                <w:color w:val="FF0000"/>
              </w:rPr>
              <w:instrText xml:space="preserve"> CITATION intermolecular_forces_solvation \l 1033 </w:instrText>
            </w:r>
          </w:ins>
          <w:r w:rsidR="005516EC">
            <w:rPr>
              <w:color w:val="FF0000"/>
            </w:rPr>
            <w:fldChar w:fldCharType="separate"/>
          </w:r>
          <w:ins w:id="770" w:author="Badhri Hari" w:date="2024-05-08T18:11:00Z">
            <w:r w:rsidR="005516EC" w:rsidRPr="005516EC">
              <w:rPr>
                <w:noProof/>
                <w:color w:val="FF0000"/>
                <w:rPrChange w:id="771" w:author="Badhri Hari" w:date="2024-05-08T18:11:00Z">
                  <w:rPr/>
                </w:rPrChange>
              </w:rPr>
              <w:t>(Burke)</w:t>
            </w:r>
            <w:r w:rsidR="005516EC">
              <w:rPr>
                <w:color w:val="FF0000"/>
              </w:rPr>
              <w:fldChar w:fldCharType="end"/>
            </w:r>
          </w:ins>
          <w:customXmlInsRangeStart w:id="772" w:author="Badhri Hari" w:date="2024-05-08T18:11:00Z"/>
        </w:sdtContent>
      </w:sdt>
      <w:customXmlInsRangeEnd w:id="772"/>
      <w:ins w:id="773" w:author="Badhri Hari" w:date="2024-05-08T18:04:00Z">
        <w:r w:rsidR="00C51F10">
          <w:rPr>
            <w:color w:val="FF0000"/>
          </w:rPr>
          <w:t xml:space="preserve"> –</w:t>
        </w:r>
      </w:ins>
      <w:ins w:id="774" w:author="Badhri Hari" w:date="2024-05-08T18:00:00Z">
        <w:r w:rsidR="00597DD9">
          <w:rPr>
            <w:color w:val="FF0000"/>
          </w:rPr>
          <w:t xml:space="preserve"> </w:t>
        </w:r>
      </w:ins>
      <w:r w:rsidR="00D84990" w:rsidRPr="00C708CC">
        <w:rPr>
          <w:color w:val="FF0000"/>
        </w:rPr>
        <w:t xml:space="preserve">will have the </w:t>
      </w:r>
      <w:r w:rsidR="00396AA6" w:rsidRPr="00C708CC">
        <w:rPr>
          <w:color w:val="FF0000"/>
        </w:rPr>
        <w:t>highest extraction efficiency</w:t>
      </w:r>
      <w:r w:rsidR="00EB1BCA" w:rsidRPr="00C708CC">
        <w:rPr>
          <w:color w:val="FF0000"/>
        </w:rPr>
        <w:t xml:space="preserve"> and </w:t>
      </w:r>
      <w:r w:rsidR="00C450D2" w:rsidRPr="00C708CC">
        <w:rPr>
          <w:color w:val="FF0000"/>
        </w:rPr>
        <w:t xml:space="preserve">thus the most optimal </w:t>
      </w:r>
      <w:r w:rsidR="003E0517">
        <w:rPr>
          <w:color w:val="FF0000"/>
        </w:rPr>
        <w:t>EI</w:t>
      </w:r>
      <w:r w:rsidR="00577D33" w:rsidRPr="00C708CC">
        <w:rPr>
          <w:color w:val="FF0000"/>
        </w:rPr>
        <w:t xml:space="preserve"> values</w:t>
      </w:r>
      <w:r w:rsidR="00D84990" w:rsidRPr="00C708CC">
        <w:rPr>
          <w:color w:val="FF0000"/>
        </w:rPr>
        <w:t>.</w:t>
      </w:r>
      <w:r w:rsidR="00CC5EFA" w:rsidRPr="00C708CC">
        <w:rPr>
          <w:color w:val="FF0000"/>
        </w:rPr>
        <w:t xml:space="preserve"> </w:t>
      </w:r>
      <w:r w:rsidR="006A4492" w:rsidRPr="00C708CC">
        <w:rPr>
          <w:color w:val="FF0000"/>
        </w:rPr>
        <w:t>The major factors affecting the</w:t>
      </w:r>
      <w:r w:rsidR="00EA0DA8" w:rsidRPr="00C708CC">
        <w:rPr>
          <w:color w:val="FF0000"/>
        </w:rPr>
        <w:t xml:space="preserve"> interaction are the solvent’s polarity and </w:t>
      </w:r>
      <w:r w:rsidR="00B80EE3" w:rsidRPr="00C708CC">
        <w:rPr>
          <w:color w:val="FF0000"/>
        </w:rPr>
        <w:t>intermolecular forces</w:t>
      </w:r>
      <w:ins w:id="775" w:author="Badhri Hari" w:date="2024-05-08T18:13:00Z">
        <w:r w:rsidR="00AA62B4">
          <w:rPr>
            <w:color w:val="FF0000"/>
          </w:rPr>
          <w:t xml:space="preserve"> </w:t>
        </w:r>
      </w:ins>
      <w:customXmlInsRangeStart w:id="776" w:author="Badhri Hari" w:date="2024-05-08T18:13:00Z"/>
      <w:sdt>
        <w:sdtPr>
          <w:rPr>
            <w:color w:val="FF0000"/>
          </w:rPr>
          <w:id w:val="-1362660616"/>
          <w:citation/>
        </w:sdtPr>
        <w:sdtContent>
          <w:customXmlInsRangeEnd w:id="776"/>
          <w:ins w:id="777" w:author="Badhri Hari" w:date="2024-05-08T18:13:00Z">
            <w:r w:rsidR="00AA62B4">
              <w:rPr>
                <w:color w:val="FF0000"/>
              </w:rPr>
              <w:fldChar w:fldCharType="begin"/>
            </w:r>
            <w:r w:rsidR="00AA62B4">
              <w:rPr>
                <w:color w:val="FF0000"/>
              </w:rPr>
              <w:instrText xml:space="preserve"> CITATION intermolecular_forces_solvation \l 1033 </w:instrText>
            </w:r>
          </w:ins>
          <w:r w:rsidR="00AA62B4">
            <w:rPr>
              <w:color w:val="FF0000"/>
            </w:rPr>
            <w:fldChar w:fldCharType="separate"/>
          </w:r>
          <w:ins w:id="778" w:author="Badhri Hari" w:date="2024-05-08T18:13:00Z">
            <w:r w:rsidR="00AA62B4" w:rsidRPr="00AA62B4">
              <w:rPr>
                <w:noProof/>
                <w:color w:val="FF0000"/>
                <w:rPrChange w:id="779" w:author="Badhri Hari" w:date="2024-05-08T18:13:00Z">
                  <w:rPr/>
                </w:rPrChange>
              </w:rPr>
              <w:t>(Burke)</w:t>
            </w:r>
            <w:r w:rsidR="00AA62B4">
              <w:rPr>
                <w:color w:val="FF0000"/>
              </w:rPr>
              <w:fldChar w:fldCharType="end"/>
            </w:r>
          </w:ins>
          <w:customXmlInsRangeStart w:id="780" w:author="Badhri Hari" w:date="2024-05-08T18:13:00Z"/>
        </w:sdtContent>
      </w:sdt>
      <w:customXmlInsRangeEnd w:id="780"/>
      <w:r w:rsidR="00B80EE3" w:rsidRPr="00C708CC">
        <w:rPr>
          <w:color w:val="FF0000"/>
        </w:rPr>
        <w:t>.</w:t>
      </w:r>
    </w:p>
    <w:p w14:paraId="2A28B981" w14:textId="28FC9FCC" w:rsidR="007937DC" w:rsidRDefault="009A5CFD" w:rsidP="005F609F">
      <w:pPr>
        <w:rPr>
          <w:ins w:id="781" w:author="Badhri Hari" w:date="2024-05-08T18:25:00Z"/>
        </w:rPr>
      </w:pPr>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del w:id="782" w:author="Badhri Hari" w:date="2024-05-08T18:16:00Z">
        <w:r w:rsidR="00CF17CD" w:rsidDel="00B426BD">
          <w:delText>hydroxide</w:delText>
        </w:r>
      </w:del>
      <w:ins w:id="783" w:author="Badhri Hari" w:date="2024-05-08T18:16:00Z">
        <w:r w:rsidR="00B426BD">
          <w:t>hydroxyl</w:t>
        </w:r>
      </w:ins>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ins w:id="784" w:author="Badhri Hari" w:date="2024-05-08T18:21:00Z">
        <w:r w:rsidR="00D071EF">
          <w:t xml:space="preserve">than GA </w:t>
        </w:r>
      </w:ins>
      <w:customXmlInsRangeStart w:id="785" w:author="Badhri Hari" w:date="2024-05-08T18:20:00Z"/>
      <w:sdt>
        <w:sdtPr>
          <w:id w:val="357552349"/>
          <w:citation/>
        </w:sdtPr>
        <w:sdtContent>
          <w:customXmlInsRangeEnd w:id="785"/>
          <w:ins w:id="786" w:author="Badhri Hari" w:date="2024-05-08T18:20:00Z">
            <w:r w:rsidR="00D071EF">
              <w:fldChar w:fldCharType="begin"/>
            </w:r>
            <w:r w:rsidR="00D071EF">
              <w:instrText xml:space="preserve"> CITATION PubChem \l 1033 </w:instrText>
            </w:r>
          </w:ins>
          <w:r w:rsidR="00D071EF">
            <w:fldChar w:fldCharType="separate"/>
          </w:r>
          <w:ins w:id="787" w:author="Badhri Hari" w:date="2024-05-08T18:20:00Z">
            <w:r w:rsidR="00D071EF">
              <w:rPr>
                <w:noProof/>
              </w:rPr>
              <w:t>(PubChem)</w:t>
            </w:r>
            <w:r w:rsidR="00D071EF">
              <w:fldChar w:fldCharType="end"/>
            </w:r>
          </w:ins>
          <w:customXmlInsRangeStart w:id="788" w:author="Badhri Hari" w:date="2024-05-08T18:20:00Z"/>
        </w:sdtContent>
      </w:sdt>
      <w:customXmlInsRangeEnd w:id="788"/>
      <w:ins w:id="789" w:author="Badhri Hari" w:date="2024-05-08T18:20:00Z">
        <w:r w:rsidR="00D071EF">
          <w:t xml:space="preserve"> </w:t>
        </w:r>
      </w:ins>
      <w:del w:id="790" w:author="Badhri Hari" w:date="2024-05-08T18:21:00Z">
        <w:r w:rsidR="007225A4" w:rsidDel="00D071EF">
          <w:delText>and larger</w:delText>
        </w:r>
        <w:r w:rsidR="009A752B" w:rsidDel="00D071EF">
          <w:delText>, more complex</w:delText>
        </w:r>
        <w:r w:rsidR="007225A4" w:rsidDel="00D071EF">
          <w:delText xml:space="preserve"> structure </w:delText>
        </w:r>
        <w:r w:rsidR="00B657E4" w:rsidDel="00D071EF">
          <w:delText>than GA</w:delText>
        </w:r>
      </w:del>
      <w:del w:id="791" w:author="Badhri Hari" w:date="2024-05-08T18:20:00Z">
        <w:r w:rsidR="00B657E4" w:rsidDel="00D071EF">
          <w:delText xml:space="preserve"> </w:delText>
        </w:r>
      </w:del>
      <w:customXmlDelRangeStart w:id="792" w:author="Badhri Hari" w:date="2024-05-08T18:20:00Z"/>
      <w:sdt>
        <w:sdtPr>
          <w:rPr>
            <w:i/>
            <w:iCs/>
          </w:rPr>
          <w:id w:val="1693784689"/>
          <w:citation/>
        </w:sdtPr>
        <w:sdtEndPr/>
        <w:sdtContent>
          <w:customXmlDelRangeEnd w:id="792"/>
          <w:del w:id="793" w:author="Badhri Hari" w:date="2024-05-08T18:20:00Z">
            <w:r w:rsidR="00FE1D2F" w:rsidRPr="004C2C1A" w:rsidDel="00D071EF">
              <w:rPr>
                <w:i/>
                <w:iCs/>
              </w:rPr>
              <w:fldChar w:fldCharType="begin"/>
            </w:r>
            <w:r w:rsidR="00FE1D2F" w:rsidRPr="004C2C1A" w:rsidDel="00D071EF">
              <w:rPr>
                <w:i/>
                <w:iCs/>
              </w:rPr>
              <w:delInstrText xml:space="preserve"> CITATION PubChem \l 1033 </w:delInstrText>
            </w:r>
            <w:r w:rsidR="00FE1D2F" w:rsidRPr="004C2C1A" w:rsidDel="00D071EF">
              <w:rPr>
                <w:i/>
                <w:iCs/>
              </w:rPr>
              <w:fldChar w:fldCharType="separate"/>
            </w:r>
            <w:r w:rsidR="00E11B19" w:rsidDel="00D071EF">
              <w:rPr>
                <w:noProof/>
              </w:rPr>
              <w:delText>(PubChem)</w:delText>
            </w:r>
            <w:r w:rsidR="00FE1D2F" w:rsidRPr="004C2C1A" w:rsidDel="00D071EF">
              <w:rPr>
                <w:i/>
                <w:iCs/>
              </w:rPr>
              <w:fldChar w:fldCharType="end"/>
            </w:r>
          </w:del>
          <w:customXmlDelRangeStart w:id="794" w:author="Badhri Hari" w:date="2024-05-08T18:20:00Z"/>
        </w:sdtContent>
      </w:sdt>
      <w:customXmlDelRangeEnd w:id="794"/>
      <w:del w:id="795" w:author="Badhri Hari" w:date="2024-05-08T18:25:00Z">
        <w:r w:rsidR="00EF2B1D" w:rsidDel="00054E43">
          <w:delText>.</w:delText>
        </w:r>
      </w:del>
      <w:ins w:id="796" w:author="Badhri Hari" w:date="2024-05-08T18:25:00Z">
        <w:r w:rsidR="007937DC" w:rsidRPr="007937DC">
          <w:t>and due to EA containing several non-polar arene groups that predominantly interact</w:t>
        </w:r>
      </w:ins>
      <w:ins w:id="797" w:author="Badhri Hari" w:date="2024-05-08T18:26:00Z">
        <w:r w:rsidR="00AA27F6">
          <w:t xml:space="preserve"> with other non-polar molecules</w:t>
        </w:r>
        <w:r w:rsidR="00AB7045">
          <w:t xml:space="preserve"> </w:t>
        </w:r>
      </w:ins>
      <w:customXmlInsRangeStart w:id="798" w:author="Badhri Hari" w:date="2024-05-08T18:26:00Z"/>
      <w:sdt>
        <w:sdtPr>
          <w:id w:val="-1934427664"/>
          <w:citation/>
        </w:sdtPr>
        <w:sdtContent>
          <w:customXmlInsRangeEnd w:id="798"/>
          <w:ins w:id="799" w:author="Badhri Hari" w:date="2024-05-08T18:26:00Z">
            <w:r w:rsidR="00D80374">
              <w:fldChar w:fldCharType="begin"/>
            </w:r>
            <w:r w:rsidR="00D80374">
              <w:instrText xml:space="preserve"> CITATION intermolecular_forces_solvation \l 1033 </w:instrText>
            </w:r>
          </w:ins>
          <w:r w:rsidR="00D80374">
            <w:fldChar w:fldCharType="separate"/>
          </w:r>
          <w:ins w:id="800" w:author="Badhri Hari" w:date="2024-05-08T18:26:00Z">
            <w:r w:rsidR="00D80374">
              <w:rPr>
                <w:noProof/>
              </w:rPr>
              <w:t>(Burke)</w:t>
            </w:r>
            <w:r w:rsidR="00D80374">
              <w:fldChar w:fldCharType="end"/>
            </w:r>
          </w:ins>
          <w:customXmlInsRangeStart w:id="801" w:author="Badhri Hari" w:date="2024-05-08T18:26:00Z"/>
        </w:sdtContent>
      </w:sdt>
      <w:customXmlInsRangeEnd w:id="801"/>
      <w:ins w:id="802" w:author="Badhri Hari" w:date="2024-05-08T18:25:00Z">
        <w:r w:rsidR="007937DC" w:rsidRPr="007937DC">
          <w:t>.</w:t>
        </w:r>
      </w:ins>
    </w:p>
    <w:p w14:paraId="07B8167E" w14:textId="5A9EDA4C" w:rsidR="00BC6EF1" w:rsidDel="00B06C29" w:rsidRDefault="00EF2B1D" w:rsidP="00B06C29">
      <w:pPr>
        <w:rPr>
          <w:del w:id="803" w:author="Badhri Hari" w:date="2024-05-08T18:28:00Z"/>
          <w:color w:val="0070C0"/>
        </w:rPr>
      </w:pPr>
      <w:del w:id="804" w:author="Badhri Hari" w:date="2024-05-08T18:25:00Z">
        <w:r w:rsidDel="007937DC">
          <w:delText xml:space="preserve"> </w:delText>
        </w:r>
      </w:del>
      <w:r w:rsidR="00E73CDA">
        <w:t xml:space="preserve">A </w:t>
      </w:r>
      <w:r w:rsidR="0064678C">
        <w:t xml:space="preserve">lower proportion of </w:t>
      </w:r>
      <w:r w:rsidR="00AB6A36">
        <w:t xml:space="preserve">the overall mass </w:t>
      </w:r>
      <w:r w:rsidR="00E73CDA">
        <w:t xml:space="preserve">is </w:t>
      </w:r>
      <w:r w:rsidR="00AB6A36">
        <w:t>accounted for by the polar groups in EA</w:t>
      </w:r>
      <w:r w:rsidR="00E73CDA">
        <w:t xml:space="preserve"> than GA</w:t>
      </w:r>
      <w:r w:rsidR="004C60B6">
        <w:t xml:space="preserve"> (as both have </w:t>
      </w:r>
      <w:r w:rsidR="00DB4EDB">
        <w:t xml:space="preserve">4 </w:t>
      </w:r>
      <w:del w:id="805" w:author="Badhri Hari" w:date="2024-05-08T18:16:00Z">
        <w:r w:rsidR="00DB4EDB" w:rsidDel="00B426BD">
          <w:delText>hydroxide</w:delText>
        </w:r>
      </w:del>
      <w:ins w:id="806" w:author="Badhri Hari" w:date="2024-05-08T18:16:00Z">
        <w:r w:rsidR="00B426BD">
          <w:t>hydroxyl</w:t>
        </w:r>
      </w:ins>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rsidR="00E73CDA">
        <w:t>and thus</w:t>
      </w:r>
      <w:r w:rsidR="00771683">
        <w:t xml:space="preserve"> -</w:t>
      </w:r>
      <w:r w:rsidR="00DB4EDB">
        <w:t xml:space="preserve"> </w:t>
      </w:r>
      <w:r w:rsidR="00771683" w:rsidRPr="00EC7660">
        <w:rPr>
          <w:color w:val="0070C0"/>
          <w:rPrChange w:id="807" w:author="Bindhu" w:date="2024-04-27T16:18:00Z">
            <w:rPr/>
          </w:rPrChange>
        </w:rPr>
        <w:t>al</w:t>
      </w:r>
      <w:r w:rsidR="00DB4EDB" w:rsidRPr="00EC7660">
        <w:rPr>
          <w:color w:val="0070C0"/>
          <w:rPrChange w:id="808" w:author="Bindhu" w:date="2024-04-27T16:18:00Z">
            <w:rPr/>
          </w:rPrChange>
        </w:rPr>
        <w:t xml:space="preserve">though polarity plays a vital role in the solubility of these </w:t>
      </w:r>
      <w:r w:rsidR="00DB4EDB" w:rsidRPr="00EC7660">
        <w:rPr>
          <w:b/>
          <w:bCs/>
          <w:color w:val="0070C0"/>
          <w:rPrChange w:id="809" w:author="Bindhu" w:date="2024-04-27T16:18:00Z">
            <w:rPr>
              <w:b/>
              <w:bCs/>
            </w:rPr>
          </w:rPrChange>
        </w:rPr>
        <w:t>compounds in a solvent</w:t>
      </w:r>
      <w:r w:rsidR="00771683" w:rsidRPr="00EC7660">
        <w:rPr>
          <w:b/>
          <w:bCs/>
          <w:color w:val="0070C0"/>
          <w:rPrChange w:id="810" w:author="Bindhu" w:date="2024-04-27T16:18:00Z">
            <w:rPr>
              <w:b/>
              <w:bCs/>
            </w:rPr>
          </w:rPrChange>
        </w:rPr>
        <w:t xml:space="preserve"> – the higher molecular mass of EA </w:t>
      </w:r>
      <w:r w:rsidR="009A729F" w:rsidRPr="00EC7660">
        <w:rPr>
          <w:b/>
          <w:bCs/>
          <w:color w:val="0070C0"/>
          <w:rPrChange w:id="811" w:author="Bindhu" w:date="2024-04-27T16:18:00Z">
            <w:rPr>
              <w:b/>
              <w:bCs/>
            </w:rPr>
          </w:rPrChange>
        </w:rPr>
        <w:t xml:space="preserve">would result in lower extraction yields for it </w:t>
      </w:r>
      <w:r w:rsidR="00DD00BE" w:rsidRPr="00EC7660">
        <w:rPr>
          <w:b/>
          <w:bCs/>
          <w:color w:val="0070C0"/>
          <w:rPrChange w:id="812" w:author="Bindhu" w:date="2024-04-27T16:18:00Z">
            <w:rPr>
              <w:b/>
              <w:bCs/>
            </w:rPr>
          </w:rPrChange>
        </w:rPr>
        <w:t>than GA</w:t>
      </w:r>
      <w:r w:rsidR="00547B1E" w:rsidRPr="00EC7660">
        <w:rPr>
          <w:b/>
          <w:bCs/>
          <w:color w:val="0070C0"/>
          <w:rPrChange w:id="813" w:author="Bindhu" w:date="2024-04-27T16:18:00Z">
            <w:rPr>
              <w:b/>
              <w:bCs/>
            </w:rPr>
          </w:rPrChange>
        </w:rPr>
        <w:t xml:space="preserve"> in a polar solvent</w:t>
      </w:r>
      <w:ins w:id="814" w:author="Badhri Hari" w:date="2024-05-08T18:28:00Z">
        <w:r w:rsidR="00B06C29">
          <w:rPr>
            <w:color w:val="0070C0"/>
          </w:rPr>
          <w:t>.</w:t>
        </w:r>
      </w:ins>
      <w:del w:id="815" w:author="Badhri Hari" w:date="2024-05-08T18:28:00Z">
        <w:r w:rsidR="009A729F" w:rsidRPr="00EC7660" w:rsidDel="00B06C29">
          <w:rPr>
            <w:color w:val="0070C0"/>
            <w:rPrChange w:id="816" w:author="Bindhu" w:date="2024-04-27T16:18:00Z">
              <w:rPr/>
            </w:rPrChange>
          </w:rPr>
          <w:delText>.</w:delText>
        </w:r>
      </w:del>
    </w:p>
    <w:p w14:paraId="0FE0EA0C" w14:textId="77777777" w:rsidR="00B06C29" w:rsidRPr="007937DC" w:rsidRDefault="00B06C29" w:rsidP="005F609F">
      <w:pPr>
        <w:rPr>
          <w:ins w:id="817" w:author="Badhri Hari" w:date="2024-05-08T18:28:00Z"/>
        </w:rPr>
      </w:pPr>
    </w:p>
    <w:p w14:paraId="1623A929" w14:textId="26B958CC" w:rsidR="00394BC1" w:rsidDel="00B06C29" w:rsidRDefault="00B06C29" w:rsidP="00BC6EF1">
      <w:pPr>
        <w:jc w:val="center"/>
        <w:rPr>
          <w:del w:id="818" w:author="Badhri Hari" w:date="2024-05-08T18:28:00Z"/>
        </w:rP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02D393F6" w:rsidR="005531F3" w:rsidRPr="00206A1B" w:rsidRDefault="00FE1D2F" w:rsidP="003F5EED">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ins w:id="819" w:author="Badhri Hari" w:date="2024-05-08T21:39:00Z">
                              <w:r w:rsidR="006D1FAD">
                                <w:rPr>
                                  <w:i/>
                                  <w:iCs/>
                                  <w:noProof/>
                                  <w:sz w:val="20"/>
                                </w:rPr>
                                <w:t>12</w:t>
                              </w:r>
                            </w:ins>
                            <w:del w:id="820" w:author="Badhri Hari" w:date="2024-05-08T17:37:00Z">
                              <w:r w:rsidR="00AD6761" w:rsidDel="008E483F">
                                <w:rPr>
                                  <w:i/>
                                  <w:iCs/>
                                  <w:noProof/>
                                  <w:sz w:val="20"/>
                                </w:rPr>
                                <w:delText>10</w:delText>
                              </w:r>
                            </w:del>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del w:id="821" w:author="Badhri Hari" w:date="2024-05-08T18:16:00Z">
                              <w:r w:rsidRPr="00206A1B" w:rsidDel="00B426BD">
                                <w:rPr>
                                  <w:i/>
                                  <w:iCs/>
                                  <w:sz w:val="20"/>
                                </w:rPr>
                                <w:delText>hydroxide</w:delText>
                              </w:r>
                            </w:del>
                            <w:ins w:id="822" w:author="Badhri Hari" w:date="2024-05-08T18:16:00Z">
                              <w:r w:rsidR="00B426BD">
                                <w:rPr>
                                  <w:i/>
                                  <w:iCs/>
                                  <w:sz w:val="20"/>
                                </w:rPr>
                                <w:t>hydroxyl</w:t>
                              </w:r>
                            </w:ins>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End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E11B19" w:rsidRPr="00E11B19">
                                  <w:rPr>
                                    <w:noProof/>
                                    <w:sz w:val="20"/>
                                  </w:rPr>
                                  <w:t>(MolView)</w:t>
                                </w:r>
                                <w:r w:rsidRPr="004C2C1A">
                                  <w:rPr>
                                    <w:i/>
                                    <w:iCs/>
                                    <w:sz w:val="20"/>
                                  </w:rPr>
                                  <w:fldChar w:fldCharType="end"/>
                                </w:r>
                              </w:sdtContent>
                            </w:sdt>
                            <w:r w:rsidR="005531F3">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8"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wz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ERB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ISJfDMbAgAAMwQAAA4AAAAAAAAAAAAAAAAALgIAAGRycy9lMm9Eb2MueG1sUEsBAi0A&#10;FAAGAAgAAAAhACtMMILeAAAACAEAAA8AAAAAAAAAAAAAAAAAdQQAAGRycy9kb3ducmV2LnhtbFBL&#10;BQYAAAAABAAEAPMAAACABQAAAAA=&#10;">
                <v:textbox>
                  <w:txbxContent>
                    <w:p w14:paraId="703B12B6" w14:textId="02D393F6" w:rsidR="005531F3" w:rsidRPr="00206A1B" w:rsidRDefault="00FE1D2F" w:rsidP="003F5EED">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ins w:id="823" w:author="Badhri Hari" w:date="2024-05-08T21:39:00Z">
                        <w:r w:rsidR="006D1FAD">
                          <w:rPr>
                            <w:i/>
                            <w:iCs/>
                            <w:noProof/>
                            <w:sz w:val="20"/>
                          </w:rPr>
                          <w:t>12</w:t>
                        </w:r>
                      </w:ins>
                      <w:del w:id="824" w:author="Badhri Hari" w:date="2024-05-08T17:37:00Z">
                        <w:r w:rsidR="00AD6761" w:rsidDel="008E483F">
                          <w:rPr>
                            <w:i/>
                            <w:iCs/>
                            <w:noProof/>
                            <w:sz w:val="20"/>
                          </w:rPr>
                          <w:delText>10</w:delText>
                        </w:r>
                      </w:del>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del w:id="825" w:author="Badhri Hari" w:date="2024-05-08T18:16:00Z">
                        <w:r w:rsidRPr="00206A1B" w:rsidDel="00B426BD">
                          <w:rPr>
                            <w:i/>
                            <w:iCs/>
                            <w:sz w:val="20"/>
                          </w:rPr>
                          <w:delText>hydroxide</w:delText>
                        </w:r>
                      </w:del>
                      <w:ins w:id="826" w:author="Badhri Hari" w:date="2024-05-08T18:16:00Z">
                        <w:r w:rsidR="00B426BD">
                          <w:rPr>
                            <w:i/>
                            <w:iCs/>
                            <w:sz w:val="20"/>
                          </w:rPr>
                          <w:t>hydroxyl</w:t>
                        </w:r>
                      </w:ins>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End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E11B19" w:rsidRPr="00E11B19">
                            <w:rPr>
                              <w:noProof/>
                              <w:sz w:val="20"/>
                            </w:rPr>
                            <w:t>(MolView)</w:t>
                          </w:r>
                          <w:r w:rsidRPr="004C2C1A">
                            <w:rPr>
                              <w:i/>
                              <w:iCs/>
                              <w:sz w:val="20"/>
                            </w:rPr>
                            <w:fldChar w:fldCharType="end"/>
                          </w:r>
                        </w:sdtContent>
                      </w:sdt>
                      <w:r w:rsidR="005531F3">
                        <w:rPr>
                          <w:i/>
                          <w:iCs/>
                          <w:sz w:val="20"/>
                        </w:rPr>
                        <w:t>.</w:t>
                      </w:r>
                    </w:p>
                  </w:txbxContent>
                </v:textbox>
              </v:shape>
            </w:pict>
          </mc:Fallback>
        </mc:AlternateContent>
      </w:r>
    </w:p>
    <w:p w14:paraId="711D4FBA" w14:textId="77FC40E0" w:rsidR="006F2124" w:rsidDel="00B06C29" w:rsidRDefault="006F2124" w:rsidP="00206A1B">
      <w:pPr>
        <w:jc w:val="center"/>
        <w:rPr>
          <w:del w:id="827" w:author="Badhri Hari" w:date="2024-05-08T18:28:00Z"/>
        </w:rPr>
      </w:pPr>
    </w:p>
    <w:p w14:paraId="5505528C" w14:textId="104042ED" w:rsidR="00BC6EF1" w:rsidDel="00B06C29" w:rsidRDefault="00BC6EF1" w:rsidP="007804A5">
      <w:pPr>
        <w:rPr>
          <w:del w:id="828" w:author="Badhri Hari" w:date="2024-05-08T18:28:00Z"/>
        </w:rPr>
      </w:pPr>
    </w:p>
    <w:p w14:paraId="58816C1F" w14:textId="344B8D56" w:rsidR="00BC6EF1" w:rsidDel="00B06C29" w:rsidRDefault="00BC6EF1" w:rsidP="007804A5">
      <w:pPr>
        <w:rPr>
          <w:del w:id="829" w:author="Badhri Hari" w:date="2024-05-08T18:28:00Z"/>
        </w:rPr>
      </w:pPr>
    </w:p>
    <w:p w14:paraId="2899BADE" w14:textId="2D9E5E1B" w:rsidR="00BC6EF1" w:rsidDel="00B06C29" w:rsidRDefault="00BC6EF1" w:rsidP="007804A5">
      <w:pPr>
        <w:rPr>
          <w:del w:id="830" w:author="Badhri Hari" w:date="2024-05-08T18:28:00Z"/>
        </w:rPr>
      </w:pPr>
    </w:p>
    <w:p w14:paraId="511DFDA5" w14:textId="7E8B0C54" w:rsidR="00BC6EF1" w:rsidDel="00BE3165" w:rsidRDefault="00B06C29" w:rsidP="00BE3165">
      <w:pPr>
        <w:jc w:val="center"/>
        <w:rPr>
          <w:del w:id="831" w:author="Badhri Hari" w:date="2024-05-08T18:28:00Z"/>
        </w:rPr>
      </w:pP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del w:id="832" w:author="Badhri Hari" w:date="2024-05-08T18:29:00Z">
        <w:r w:rsidR="00BC6EF1" w:rsidDel="00BE3165">
          <w:br w:type="page"/>
        </w:r>
      </w:del>
    </w:p>
    <w:p w14:paraId="36C72E0D" w14:textId="77777777" w:rsidR="00BE3165" w:rsidRDefault="00BE3165" w:rsidP="00B06C29">
      <w:pPr>
        <w:jc w:val="center"/>
        <w:rPr>
          <w:ins w:id="833" w:author="Badhri Hari" w:date="2024-05-08T18:29:00Z"/>
        </w:rPr>
      </w:pPr>
    </w:p>
    <w:p w14:paraId="7CBFB373" w14:textId="77777777" w:rsidR="00BE3165" w:rsidRDefault="00BE3165" w:rsidP="00B06C29">
      <w:pPr>
        <w:jc w:val="center"/>
        <w:rPr>
          <w:ins w:id="834" w:author="Badhri Hari" w:date="2024-05-08T18:29:00Z"/>
        </w:rPr>
        <w:pPrChange w:id="835" w:author="Badhri Hari" w:date="2024-05-08T18:28:00Z">
          <w:pPr>
            <w:spacing w:line="276" w:lineRule="auto"/>
          </w:pPr>
        </w:pPrChange>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5172127F"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ins w:id="836" w:author="Badhri Hari" w:date="2024-05-08T21:39:00Z">
                              <w:r w:rsidR="006D1FAD">
                                <w:rPr>
                                  <w:i/>
                                  <w:iCs/>
                                  <w:noProof/>
                                  <w:sz w:val="20"/>
                                </w:rPr>
                                <w:t>13</w:t>
                              </w:r>
                            </w:ins>
                            <w:del w:id="837" w:author="Badhri Hari" w:date="2024-05-08T17:37:00Z">
                              <w:r w:rsidR="00AD6761" w:rsidDel="008E483F">
                                <w:rPr>
                                  <w:i/>
                                  <w:iCs/>
                                  <w:noProof/>
                                  <w:sz w:val="20"/>
                                </w:rPr>
                                <w:delText>11</w:delText>
                              </w:r>
                            </w:del>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del w:id="838" w:author="Badhri Hari" w:date="2024-05-08T18:16:00Z">
                              <w:r w:rsidDel="00B426BD">
                                <w:rPr>
                                  <w:i/>
                                  <w:iCs/>
                                  <w:sz w:val="20"/>
                                </w:rPr>
                                <w:delText>hydroxide</w:delText>
                              </w:r>
                            </w:del>
                            <w:ins w:id="839" w:author="Badhri Hari" w:date="2024-05-08T18:16:00Z">
                              <w:r w:rsidR="00B426BD">
                                <w:rPr>
                                  <w:i/>
                                  <w:iCs/>
                                  <w:sz w:val="20"/>
                                </w:rPr>
                                <w:t>hydroxyl</w:t>
                              </w:r>
                            </w:ins>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del w:id="840" w:author="Badhri Hari" w:date="2024-05-08T18:16:00Z">
                              <w:r w:rsidRPr="00206A1B" w:rsidDel="00B426BD">
                                <w:rPr>
                                  <w:i/>
                                  <w:iCs/>
                                  <w:sz w:val="20"/>
                                </w:rPr>
                                <w:delText>hydroxide</w:delText>
                              </w:r>
                            </w:del>
                            <w:ins w:id="841" w:author="Badhri Hari" w:date="2024-05-08T18:16:00Z">
                              <w:r w:rsidR="00B426BD">
                                <w:rPr>
                                  <w:i/>
                                  <w:iCs/>
                                  <w:sz w:val="20"/>
                                </w:rPr>
                                <w:t>hydroxyl</w:t>
                              </w:r>
                            </w:ins>
                            <w:r w:rsidRPr="00206A1B">
                              <w:rPr>
                                <w:i/>
                                <w:iCs/>
                                <w:sz w:val="20"/>
                              </w:rPr>
                              <w:t xml:space="preserve"> groups in each ligand</w:t>
                            </w:r>
                            <w:r>
                              <w:rPr>
                                <w:i/>
                                <w:iCs/>
                                <w:sz w:val="20"/>
                              </w:rPr>
                              <w:t xml:space="preserve">, dissolving it </w:t>
                            </w:r>
                            <w:sdt>
                              <w:sdtPr>
                                <w:rPr>
                                  <w:i/>
                                  <w:iCs/>
                                  <w:sz w:val="20"/>
                                </w:rPr>
                                <w:id w:val="-1714032323"/>
                                <w:citation/>
                              </w:sdtPr>
                              <w:sdtEnd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11B19" w:rsidRPr="00E11B19">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9"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nkEkKhsCAAAzBAAADgAAAAAAAAAAAAAAAAAuAgAAZHJzL2Uyb0RvYy54bWxQSwEC&#10;LQAUAAYACAAAACEAV8+y7OAAAAAJAQAADwAAAAAAAAAAAAAAAAB1BAAAZHJzL2Rvd25yZXYueG1s&#10;UEsFBgAAAAAEAAQA8wAAAIIFAAAAAA==&#10;">
                <v:textbox>
                  <w:txbxContent>
                    <w:p w14:paraId="0EBAEED4" w14:textId="5172127F"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ins w:id="842" w:author="Badhri Hari" w:date="2024-05-08T21:39:00Z">
                        <w:r w:rsidR="006D1FAD">
                          <w:rPr>
                            <w:i/>
                            <w:iCs/>
                            <w:noProof/>
                            <w:sz w:val="20"/>
                          </w:rPr>
                          <w:t>13</w:t>
                        </w:r>
                      </w:ins>
                      <w:del w:id="843" w:author="Badhri Hari" w:date="2024-05-08T17:37:00Z">
                        <w:r w:rsidR="00AD6761" w:rsidDel="008E483F">
                          <w:rPr>
                            <w:i/>
                            <w:iCs/>
                            <w:noProof/>
                            <w:sz w:val="20"/>
                          </w:rPr>
                          <w:delText>11</w:delText>
                        </w:r>
                      </w:del>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del w:id="844" w:author="Badhri Hari" w:date="2024-05-08T18:16:00Z">
                        <w:r w:rsidDel="00B426BD">
                          <w:rPr>
                            <w:i/>
                            <w:iCs/>
                            <w:sz w:val="20"/>
                          </w:rPr>
                          <w:delText>hydroxide</w:delText>
                        </w:r>
                      </w:del>
                      <w:ins w:id="845" w:author="Badhri Hari" w:date="2024-05-08T18:16:00Z">
                        <w:r w:rsidR="00B426BD">
                          <w:rPr>
                            <w:i/>
                            <w:iCs/>
                            <w:sz w:val="20"/>
                          </w:rPr>
                          <w:t>hydroxyl</w:t>
                        </w:r>
                      </w:ins>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del w:id="846" w:author="Badhri Hari" w:date="2024-05-08T18:16:00Z">
                        <w:r w:rsidRPr="00206A1B" w:rsidDel="00B426BD">
                          <w:rPr>
                            <w:i/>
                            <w:iCs/>
                            <w:sz w:val="20"/>
                          </w:rPr>
                          <w:delText>hydroxide</w:delText>
                        </w:r>
                      </w:del>
                      <w:ins w:id="847" w:author="Badhri Hari" w:date="2024-05-08T18:16:00Z">
                        <w:r w:rsidR="00B426BD">
                          <w:rPr>
                            <w:i/>
                            <w:iCs/>
                            <w:sz w:val="20"/>
                          </w:rPr>
                          <w:t>hydroxyl</w:t>
                        </w:r>
                      </w:ins>
                      <w:r w:rsidRPr="00206A1B">
                        <w:rPr>
                          <w:i/>
                          <w:iCs/>
                          <w:sz w:val="20"/>
                        </w:rPr>
                        <w:t xml:space="preserve"> groups in each ligand</w:t>
                      </w:r>
                      <w:r>
                        <w:rPr>
                          <w:i/>
                          <w:iCs/>
                          <w:sz w:val="20"/>
                        </w:rPr>
                        <w:t xml:space="preserve">, dissolving it </w:t>
                      </w:r>
                      <w:sdt>
                        <w:sdtPr>
                          <w:rPr>
                            <w:i/>
                            <w:iCs/>
                            <w:sz w:val="20"/>
                          </w:rPr>
                          <w:id w:val="-1714032323"/>
                          <w:citation/>
                        </w:sdtPr>
                        <w:sdtEnd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11B19" w:rsidRPr="00E11B19">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31AAF569"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End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E11B19">
            <w:rPr>
              <w:i/>
              <w:iCs/>
              <w:noProof/>
            </w:rPr>
            <w:t xml:space="preserve"> </w:t>
          </w:r>
          <w:r w:rsidR="00E11B19">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End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E11B19">
            <w:rPr>
              <w:i/>
              <w:iCs/>
              <w:noProof/>
            </w:rPr>
            <w:t xml:space="preserve"> </w:t>
          </w:r>
          <w:r w:rsidR="00E11B19">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1D0754">
        <w:rPr>
          <w:color w:val="FF0000"/>
        </w:rPr>
        <w:t>The</w:t>
      </w:r>
      <w:r w:rsidR="00F9067C" w:rsidRPr="001D0754">
        <w:rPr>
          <w:color w:val="FF0000"/>
        </w:rPr>
        <w:t xml:space="preserve"> </w:t>
      </w:r>
      <w:r w:rsidR="00CE6044" w:rsidRPr="001D0754">
        <w:rPr>
          <w:color w:val="FF0000"/>
        </w:rPr>
        <w:t xml:space="preserve">superior performance of ethanol relative to water suggests that van der Waals forces </w:t>
      </w:r>
      <w:r w:rsidR="00853AC5" w:rsidRPr="001D0754">
        <w:rPr>
          <w:color w:val="FF0000"/>
        </w:rPr>
        <w:t>play a more significant role in</w:t>
      </w:r>
      <w:r w:rsidR="005D63C9" w:rsidRPr="001D0754">
        <w:rPr>
          <w:color w:val="FF0000"/>
        </w:rPr>
        <w:t xml:space="preserve"> dissolving the ligands than</w:t>
      </w:r>
      <w:r w:rsidR="00A93BA9" w:rsidRPr="001D0754">
        <w:rPr>
          <w:color w:val="FF0000"/>
        </w:rPr>
        <w:t xml:space="preserve"> polarity</w:t>
      </w:r>
      <w:r w:rsidR="0036082E">
        <w:rPr>
          <w:color w:val="FF0000"/>
        </w:rPr>
        <w:t xml:space="preserve"> does since </w:t>
      </w:r>
      <w:ins w:id="848" w:author="Badhri Hari" w:date="2024-05-08T18:39:00Z">
        <w:r w:rsidR="00C54B34">
          <w:rPr>
            <w:color w:val="FF0000"/>
          </w:rPr>
          <w:t xml:space="preserve">the effect of </w:t>
        </w:r>
      </w:ins>
      <w:r w:rsidR="0036082E">
        <w:rPr>
          <w:color w:val="FF0000"/>
        </w:rPr>
        <w:t>water’s higher polarity is offset by ethanol’s higher van der Waals forces</w:t>
      </w:r>
      <w:r w:rsidR="00B83BBF">
        <w:rPr>
          <w:color w:val="FF0000"/>
        </w:rPr>
        <w:t xml:space="preserve"> </w:t>
      </w:r>
      <w:ins w:id="849" w:author="Badhri Hari" w:date="2024-05-08T18:39:00Z">
        <w:r w:rsidR="00225927">
          <w:rPr>
            <w:color w:val="FF0000"/>
          </w:rPr>
          <w:t>in terms of their solvation performance</w:t>
        </w:r>
      </w:ins>
      <w:del w:id="850" w:author="Badhri Hari" w:date="2024-05-08T18:39:00Z">
        <w:r w:rsidR="00B83BBF" w:rsidDel="00225927">
          <w:rPr>
            <w:color w:val="FF0000"/>
          </w:rPr>
          <w:delText>with the polyphenols</w:delText>
        </w:r>
      </w:del>
      <w:r w:rsidR="00A93BA9" w:rsidRPr="001D0754">
        <w:rPr>
          <w:color w:val="FF0000"/>
        </w:rPr>
        <w:t xml:space="preserve">. This finding will be useful for the framing of the first </w:t>
      </w:r>
      <w:r w:rsidR="00A93BA9" w:rsidRPr="00992FDD">
        <w:rPr>
          <w:color w:val="FF0000"/>
        </w:rPr>
        <w:t>hypothesis.</w:t>
      </w:r>
    </w:p>
    <w:p w14:paraId="0A7EC978" w14:textId="48B587DE" w:rsidR="002C4EBE" w:rsidRDefault="002C4EBE" w:rsidP="005307F8">
      <w:r>
        <w:t>The selection of these solvents was based upon their high availability</w:t>
      </w:r>
      <w:ins w:id="851" w:author="Badhri Hari" w:date="2024-05-08T18:40:00Z">
        <w:r w:rsidR="00464603">
          <w:t xml:space="preserve"> and </w:t>
        </w:r>
      </w:ins>
      <w:del w:id="852" w:author="Badhri Hari" w:date="2024-05-08T18:40:00Z">
        <w:r w:rsidDel="00464603">
          <w:delText xml:space="preserve">, </w:delText>
        </w:r>
      </w:del>
      <w:r>
        <w:t>low-cost</w:t>
      </w:r>
      <w:del w:id="853" w:author="Badhri Hari" w:date="2024-05-08T18:40:00Z">
        <w:r w:rsidDel="00464603">
          <w:delText>, and low environmental impact</w:delText>
        </w:r>
      </w:del>
      <w:r>
        <w:t>, which connects with the sustainable focus of this study.</w:t>
      </w:r>
    </w:p>
    <w:p w14:paraId="113492A4" w14:textId="4846DF0C" w:rsidR="00A0729B" w:rsidRPr="00A0729B" w:rsidRDefault="00A35D0D" w:rsidP="003E3C28">
      <w:pPr>
        <w:pStyle w:val="Heading2"/>
      </w:pPr>
      <w:bookmarkStart w:id="854" w:name="_Ref162730905"/>
      <w:bookmarkStart w:id="855" w:name="_Toc166100452"/>
      <w:r>
        <w:t>4.8 Effect of pH Environment</w:t>
      </w:r>
      <w:bookmarkEnd w:id="854"/>
      <w:bookmarkEnd w:id="855"/>
    </w:p>
    <w:p w14:paraId="0C5A076B" w14:textId="497D6B95" w:rsidR="003E3C28" w:rsidRDefault="00B858BA" w:rsidP="00BB20AD">
      <w:pPr>
        <w:rPr>
          <w:ins w:id="856" w:author="Badhri Hari" w:date="2024-05-08T19:23:00Z"/>
        </w:rPr>
      </w:pPr>
      <w:ins w:id="857" w:author="Badhri Hari" w:date="2024-05-05T12:04:00Z">
        <w:r>
          <w:t xml:space="preserve">Another factor </w:t>
        </w:r>
      </w:ins>
      <w:ins w:id="858" w:author="Badhri Hari" w:date="2024-05-05T12:05:00Z">
        <w:r w:rsidR="008919CF">
          <w:t xml:space="preserve">to optimize </w:t>
        </w:r>
      </w:ins>
      <w:ins w:id="859" w:author="Badhri Hari" w:date="2024-05-05T12:06:00Z">
        <w:r w:rsidR="008919CF">
          <w:t xml:space="preserve">is the pH of the complexation environment, </w:t>
        </w:r>
      </w:ins>
      <w:ins w:id="860" w:author="Badhri Hari" w:date="2024-05-05T12:04:00Z">
        <w:r>
          <w:t xml:space="preserve">which </w:t>
        </w:r>
      </w:ins>
      <w:ins w:id="861" w:author="Badhri Hari" w:date="2024-05-05T12:06:00Z">
        <w:r w:rsidR="008919CF">
          <w:t xml:space="preserve">can </w:t>
        </w:r>
      </w:ins>
      <w:ins w:id="862" w:author="Badhri Hari" w:date="2024-05-05T12:05:00Z">
        <w:r w:rsidR="00026DA0">
          <w:t>play a significant role in</w:t>
        </w:r>
      </w:ins>
      <w:ins w:id="863" w:author="Badhri Hari" w:date="2024-05-05T12:04:00Z">
        <w:r w:rsidR="00D514D4">
          <w:t xml:space="preserve"> </w:t>
        </w:r>
      </w:ins>
      <w:ins w:id="864" w:author="Badhri Hari" w:date="2024-05-05T12:05:00Z">
        <w:r w:rsidR="00026DA0">
          <w:t xml:space="preserve">the </w:t>
        </w:r>
      </w:ins>
      <w:ins w:id="865" w:author="Badhri Hari" w:date="2024-05-05T12:04:00Z">
        <w:r w:rsidR="00D514D4">
          <w:t>complexation efficiency</w:t>
        </w:r>
      </w:ins>
      <w:ins w:id="866" w:author="Badhri Hari" w:date="2024-05-05T12:06:00Z">
        <w:r w:rsidR="003760AB">
          <w:t xml:space="preserve"> of the PPP extract</w:t>
        </w:r>
      </w:ins>
      <w:ins w:id="867" w:author="Badhri Hari" w:date="2024-05-05T12:04:00Z">
        <w:r w:rsidR="00D514D4">
          <w:t>.</w:t>
        </w:r>
      </w:ins>
    </w:p>
    <w:p w14:paraId="10AC0685" w14:textId="0C7DC6C4" w:rsidR="00D31A5B" w:rsidRDefault="00942936" w:rsidP="00002F43">
      <w:pPr>
        <w:rPr>
          <w:ins w:id="868" w:author="Badhri Hari" w:date="2024-05-08T21:05:00Z"/>
        </w:rPr>
      </w:pPr>
      <w:del w:id="869" w:author="Badhri Hari" w:date="2024-05-05T12:05:00Z">
        <w:r w:rsidDel="00026DA0">
          <w:delText xml:space="preserve">The pH </w:delText>
        </w:r>
        <w:r w:rsidR="007F0309" w:rsidDel="00026DA0">
          <w:delText xml:space="preserve">of the complexation </w:delText>
        </w:r>
        <w:r w:rsidDel="00026DA0">
          <w:delText xml:space="preserve">environment </w:delText>
        </w:r>
        <w:r w:rsidR="007F0309" w:rsidDel="00026DA0">
          <w:delText>would play a significant role in the complexation efficiency.</w:delText>
        </w:r>
        <w:r w:rsidR="008E3070" w:rsidDel="00026DA0">
          <w:delText xml:space="preserve"> </w:delText>
        </w:r>
      </w:del>
      <w:del w:id="870" w:author="Badhri Hari" w:date="2024-05-08T19:35:00Z">
        <w:r w:rsidR="00ED6155" w:rsidDel="00A20823">
          <w:delText xml:space="preserve">In </w:delText>
        </w:r>
        <w:r w:rsidR="00BB20AD" w:rsidDel="00A20823">
          <w:delText>alkaline</w:delText>
        </w:r>
        <w:r w:rsidR="00ED6155" w:rsidDel="00A20823">
          <w:delText xml:space="preserve"> conditions, the </w:delText>
        </w:r>
        <w:r w:rsidR="00E81DAF" w:rsidDel="00A20823">
          <w:delText>extracted GA</w:delText>
        </w:r>
        <w:r w:rsidR="00ED6155" w:rsidDel="00A20823">
          <w:delText xml:space="preserve"> will deprotonate to a greate</w:delText>
        </w:r>
        <w:r w:rsidR="00B840A8" w:rsidDel="00A20823">
          <w:delText>r</w:delText>
        </w:r>
        <w:r w:rsidR="00ED6155" w:rsidDel="00A20823">
          <w:delText xml:space="preserve"> degree</w:delText>
        </w:r>
        <w:r w:rsidR="00E81DAF" w:rsidDel="00A20823">
          <w:delText xml:space="preserve"> (due to the </w:delText>
        </w:r>
        <w:r w:rsidR="002E55BB" w:rsidDel="00A20823">
          <w:delText>presence</w:delText>
        </w:r>
        <w:r w:rsidR="00E81DAF" w:rsidDel="00A20823">
          <w:delText xml:space="preserve"> of a carboxylic group)</w:delText>
        </w:r>
        <w:r w:rsidR="00ED6155" w:rsidDel="00A20823">
          <w:delText xml:space="preserve">. </w:delText>
        </w:r>
      </w:del>
      <w:del w:id="871" w:author="Badhri Hari" w:date="2024-05-08T20:10:00Z">
        <w:r w:rsidR="00ED6155" w:rsidDel="00CE1B44">
          <w:delText xml:space="preserve">This </w:delText>
        </w:r>
        <w:r w:rsidR="006346FA" w:rsidDel="00CE1B44">
          <w:delText>lead</w:delText>
        </w:r>
        <w:r w:rsidR="00B87897" w:rsidDel="00CE1B44">
          <w:delText>s</w:delText>
        </w:r>
        <w:r w:rsidR="006346FA" w:rsidDel="00CE1B44">
          <w:delText xml:space="preserve"> to </w:delText>
        </w:r>
        <w:r w:rsidR="00E90533" w:rsidDel="00CE1B44">
          <w:delText xml:space="preserve">the </w:delText>
        </w:r>
        <w:r w:rsidR="006346FA" w:rsidDel="00CE1B44">
          <w:delText xml:space="preserve">ionization of the </w:delText>
        </w:r>
        <w:r w:rsidR="00192145" w:rsidDel="00CE1B44">
          <w:delText>carboxylic group</w:delText>
        </w:r>
        <w:r w:rsidR="006346FA" w:rsidDel="00CE1B44">
          <w:delText xml:space="preserve"> and an </w:delText>
        </w:r>
        <w:r w:rsidR="00ED6155" w:rsidDel="00CE1B44">
          <w:delText>increase</w:delText>
        </w:r>
        <w:r w:rsidR="006346FA" w:rsidDel="00CE1B44">
          <w:delText xml:space="preserve"> in </w:delText>
        </w:r>
        <w:r w:rsidR="00ED6155" w:rsidDel="00CE1B44">
          <w:delText>the binding sites present in the chelator, making it more efficient</w:delText>
        </w:r>
        <w:r w:rsidR="00B77FF7" w:rsidDel="00CE1B44">
          <w:delText xml:space="preserve"> </w:delText>
        </w:r>
        <w:r w:rsidR="009234D7" w:rsidDel="00CE1B44">
          <w:delText>in complexing with the copper ions</w:delText>
        </w:r>
        <w:r w:rsidR="00A13DB2" w:rsidDel="00CE1B44">
          <w:delText xml:space="preserve"> </w:delText>
        </w:r>
        <w:r w:rsidR="0071120B" w:rsidDel="00CE1B44">
          <w:delText>as</w:delText>
        </w:r>
        <w:r w:rsidR="00B77FF7" w:rsidDel="00CE1B44">
          <w:delText xml:space="preserve"> shown</w:delText>
        </w:r>
        <w:r w:rsidR="00196DF2" w:rsidDel="00CE1B44">
          <w:delText xml:space="preserve"> in</w:delText>
        </w:r>
        <w:r w:rsidR="00AD6761" w:rsidDel="00CE1B44">
          <w:delText xml:space="preserve"> </w:delText>
        </w:r>
        <w:r w:rsidR="00AD6761" w:rsidRPr="00AD6761" w:rsidDel="00CE1B44">
          <w:fldChar w:fldCharType="begin"/>
        </w:r>
        <w:r w:rsidR="00AD6761" w:rsidRPr="00AD6761" w:rsidDel="00CE1B44">
          <w:delInstrText xml:space="preserve"> REF _Ref162725761 \h </w:delInstrText>
        </w:r>
        <w:r w:rsidR="00AD6761" w:rsidDel="00CE1B44">
          <w:delInstrText xml:space="preserve"> \* MERGEFORMAT </w:delInstrText>
        </w:r>
        <w:r w:rsidR="00AD6761" w:rsidRPr="00AD6761" w:rsidDel="00CE1B44">
          <w:fldChar w:fldCharType="separate"/>
        </w:r>
      </w:del>
      <w:del w:id="872" w:author="Badhri Hari" w:date="2024-05-08T17:46:00Z">
        <w:r w:rsidR="00AD6761" w:rsidRPr="00AD6761" w:rsidDel="00140288">
          <w:delText>Figure 12</w:delText>
        </w:r>
      </w:del>
      <w:del w:id="873" w:author="Badhri Hari" w:date="2024-05-08T20:10:00Z">
        <w:r w:rsidR="00AD6761" w:rsidRPr="00AD6761" w:rsidDel="00CE1B44">
          <w:fldChar w:fldCharType="end"/>
        </w:r>
        <w:r w:rsidR="001D5D00" w:rsidDel="00CE1B44">
          <w:delText xml:space="preserve">. </w:delText>
        </w:r>
        <w:r w:rsidR="00392062" w:rsidDel="00CE1B44">
          <w:delText>However,</w:delText>
        </w:r>
        <w:r w:rsidR="006B5EDF" w:rsidDel="00CE1B44">
          <w:delText xml:space="preserve"> the increased concentration of </w:delText>
        </w:r>
      </w:del>
      <w:del w:id="874" w:author="Badhri Hari" w:date="2024-05-08T18:16:00Z">
        <w:r w:rsidR="006B5EDF" w:rsidDel="00B426BD">
          <w:delText>hydroxide</w:delText>
        </w:r>
      </w:del>
      <w:del w:id="875" w:author="Badhri Hari" w:date="2024-05-08T20:10:00Z">
        <w:r w:rsidR="006B5EDF" w:rsidDel="00CE1B44">
          <w:delText xml:space="preserve"> ions (OH</w:delText>
        </w:r>
        <w:r w:rsidR="006B5EDF" w:rsidDel="00CE1B44">
          <w:rPr>
            <w:vertAlign w:val="superscript"/>
          </w:rPr>
          <w:delText>-</w:delText>
        </w:r>
        <w:r w:rsidR="006B5EDF" w:rsidDel="00CE1B44">
          <w:delText>)</w:delText>
        </w:r>
        <w:r w:rsidR="00576922" w:rsidDel="00CE1B44">
          <w:delText xml:space="preserve"> </w:delText>
        </w:r>
        <w:r w:rsidR="000F7E03" w:rsidDel="00CE1B44">
          <w:delText>introduces</w:delText>
        </w:r>
        <w:r w:rsidR="00576922" w:rsidDel="00CE1B44">
          <w:delText xml:space="preserve"> competition for the ligands</w:delText>
        </w:r>
        <w:r w:rsidR="00815B6C" w:rsidDel="00CE1B44">
          <w:delText>, hence leading to the possible precipitation</w:delText>
        </w:r>
        <w:r w:rsidR="00576922" w:rsidDel="00CE1B44">
          <w:delText xml:space="preserve"> </w:delText>
        </w:r>
        <w:r w:rsidR="00815B6C" w:rsidDel="00CE1B44">
          <w:delText xml:space="preserve">of </w:delText>
        </w:r>
        <w:r w:rsidR="00576922" w:rsidDel="00CE1B44">
          <w:delText>copper</w:delText>
        </w:r>
        <w:r w:rsidR="0085302F" w:rsidDel="00CE1B44">
          <w:delText>, affecting complexation efficiency</w:delText>
        </w:r>
        <w:r w:rsidR="00576922" w:rsidDel="00CE1B44">
          <w:delText>.</w:delText>
        </w:r>
        <w:r w:rsidR="0071120B" w:rsidDel="00CE1B44">
          <w:delText xml:space="preserve"> Due to the absence of carboxylic groups in EA, the extent of deprotonation will be </w:delText>
        </w:r>
        <w:r w:rsidR="00DE7E2F" w:rsidDel="00CE1B44">
          <w:delText>insignificant</w:delText>
        </w:r>
        <w:r w:rsidR="0071120B" w:rsidDel="00CE1B44">
          <w:delText>.</w:delText>
        </w:r>
      </w:del>
      <w:ins w:id="876" w:author="Badhri Hari" w:date="2024-05-08T19:30:00Z">
        <w:r w:rsidR="00002F43">
          <w:t xml:space="preserve">In alkaline conditions, </w:t>
        </w:r>
      </w:ins>
      <w:ins w:id="877" w:author="Badhri Hari" w:date="2024-05-08T19:31:00Z">
        <w:r w:rsidR="00CD1D23">
          <w:t xml:space="preserve">the extracted </w:t>
        </w:r>
      </w:ins>
      <w:ins w:id="878" w:author="Badhri Hari" w:date="2024-05-08T19:30:00Z">
        <w:r w:rsidR="00CD1D23">
          <w:t>GA</w:t>
        </w:r>
      </w:ins>
      <w:ins w:id="879" w:author="Badhri Hari" w:date="2024-05-08T19:31:00Z">
        <w:r w:rsidR="00CD1D23">
          <w:t xml:space="preserve"> </w:t>
        </w:r>
        <w:r w:rsidR="00377F33" w:rsidRPr="00377F33">
          <w:t>will deprotonate to a greater degree (due to the presence of a carboxylic group)</w:t>
        </w:r>
      </w:ins>
      <w:ins w:id="880" w:author="Badhri Hari" w:date="2024-05-08T19:30:00Z">
        <w:r w:rsidR="00002F43">
          <w:t xml:space="preserve">. As </w:t>
        </w:r>
      </w:ins>
      <w:ins w:id="881" w:author="Badhri Hari" w:date="2024-05-08T19:38:00Z">
        <w:r w:rsidR="003120EB">
          <w:t>it has a low pK</w:t>
        </w:r>
        <w:r w:rsidR="003120EB" w:rsidRPr="003120EB">
          <w:rPr>
            <w:vertAlign w:val="subscript"/>
            <w:rPrChange w:id="882" w:author="Badhri Hari" w:date="2024-05-08T19:38:00Z">
              <w:rPr/>
            </w:rPrChange>
          </w:rPr>
          <w:t>a</w:t>
        </w:r>
      </w:ins>
      <w:ins w:id="883" w:author="Badhri Hari" w:date="2024-05-08T19:30:00Z">
        <w:r w:rsidR="00002F43">
          <w:t xml:space="preserve"> </w:t>
        </w:r>
      </w:ins>
      <w:ins w:id="884" w:author="Badhri Hari" w:date="2024-05-08T19:38:00Z">
        <w:r w:rsidR="003120EB">
          <w:t>value of 4.40</w:t>
        </w:r>
      </w:ins>
      <w:ins w:id="885" w:author="Badhri Hari" w:date="2024-05-08T19:57:00Z">
        <w:r w:rsidR="00707CEF">
          <w:t xml:space="preserve"> </w:t>
        </w:r>
      </w:ins>
      <w:customXmlInsRangeStart w:id="886" w:author="Badhri Hari" w:date="2024-05-08T20:02:00Z"/>
      <w:sdt>
        <w:sdtPr>
          <w:id w:val="380448605"/>
          <w:citation/>
        </w:sdtPr>
        <w:sdtContent>
          <w:customXmlInsRangeEnd w:id="886"/>
          <w:ins w:id="887" w:author="Badhri Hari" w:date="2024-05-08T20:02:00Z">
            <w:r w:rsidR="00707CEF">
              <w:fldChar w:fldCharType="begin"/>
            </w:r>
          </w:ins>
          <w:ins w:id="888" w:author="Badhri Hari" w:date="2024-05-08T20:29:00Z">
            <w:r w:rsidR="00A30AC3">
              <w:instrText xml:space="preserve">CITATION GApKa \l 1033 </w:instrText>
            </w:r>
          </w:ins>
          <w:r w:rsidR="00707CEF">
            <w:fldChar w:fldCharType="separate"/>
          </w:r>
          <w:ins w:id="889" w:author="Badhri Hari" w:date="2024-05-08T20:29:00Z">
            <w:r w:rsidR="00A30AC3">
              <w:rPr>
                <w:noProof/>
              </w:rPr>
              <w:t>(F.)</w:t>
            </w:r>
          </w:ins>
          <w:ins w:id="890" w:author="Badhri Hari" w:date="2024-05-08T20:02:00Z">
            <w:r w:rsidR="00707CEF">
              <w:fldChar w:fldCharType="end"/>
            </w:r>
          </w:ins>
          <w:customXmlInsRangeStart w:id="891" w:author="Badhri Hari" w:date="2024-05-08T20:02:00Z"/>
        </w:sdtContent>
      </w:sdt>
      <w:customXmlInsRangeEnd w:id="891"/>
      <w:ins w:id="892" w:author="Badhri Hari" w:date="2024-05-08T19:30:00Z">
        <w:r w:rsidR="00002F43">
          <w:t xml:space="preserve">, the carboxylic acid group </w:t>
        </w:r>
      </w:ins>
      <w:ins w:id="893" w:author="Badhri Hari" w:date="2024-05-08T19:39:00Z">
        <w:r w:rsidR="000D4B95">
          <w:t>will</w:t>
        </w:r>
      </w:ins>
      <w:ins w:id="894" w:author="Badhri Hari" w:date="2024-05-08T19:30:00Z">
        <w:r w:rsidR="00002F43">
          <w:t xml:space="preserve"> fully deprotonat</w:t>
        </w:r>
      </w:ins>
      <w:ins w:id="895" w:author="Badhri Hari" w:date="2024-05-08T19:39:00Z">
        <w:r w:rsidR="000D4B95">
          <w:t xml:space="preserve">e </w:t>
        </w:r>
      </w:ins>
      <w:ins w:id="896" w:author="Badhri Hari" w:date="2024-05-08T19:40:00Z">
        <w:r w:rsidR="000D4B95">
          <w:t>in high pH conditions</w:t>
        </w:r>
      </w:ins>
      <w:ins w:id="897" w:author="Badhri Hari" w:date="2024-05-08T19:30:00Z">
        <w:r w:rsidR="00002F43">
          <w:t>, forming the gallate anion</w:t>
        </w:r>
      </w:ins>
      <w:ins w:id="898" w:author="Badhri Hari" w:date="2024-05-08T19:40:00Z">
        <w:r w:rsidR="001B754A">
          <w:t xml:space="preserve"> (</w:t>
        </w:r>
      </w:ins>
      <w:ins w:id="899" w:author="Badhri Hari" w:date="2024-05-08T21:08:00Z">
        <w:r w:rsidR="00835B7D" w:rsidRPr="00835B7D">
          <w:rPr>
            <w:highlight w:val="yellow"/>
            <w:rPrChange w:id="900" w:author="Badhri Hari" w:date="2024-05-08T21:09:00Z">
              <w:rPr>
                <w:b/>
                <w:bCs/>
                <w:highlight w:val="yellow"/>
              </w:rPr>
            </w:rPrChange>
          </w:rPr>
          <w:fldChar w:fldCharType="begin"/>
        </w:r>
        <w:r w:rsidR="00835B7D" w:rsidRPr="00835B7D">
          <w:instrText xml:space="preserve"> REF _Ref162725761 \h </w:instrText>
        </w:r>
        <w:r w:rsidR="00835B7D" w:rsidRPr="00835B7D">
          <w:rPr>
            <w:highlight w:val="yellow"/>
            <w:rPrChange w:id="901" w:author="Badhri Hari" w:date="2024-05-08T21:09:00Z">
              <w:rPr>
                <w:b/>
                <w:bCs/>
                <w:highlight w:val="yellow"/>
              </w:rPr>
            </w:rPrChange>
          </w:rPr>
        </w:r>
      </w:ins>
      <w:r w:rsidR="00835B7D">
        <w:rPr>
          <w:highlight w:val="yellow"/>
        </w:rPr>
        <w:instrText xml:space="preserve"> \* MERGEFORMAT </w:instrText>
      </w:r>
      <w:r w:rsidR="00835B7D" w:rsidRPr="00835B7D">
        <w:rPr>
          <w:highlight w:val="yellow"/>
          <w:rPrChange w:id="902" w:author="Badhri Hari" w:date="2024-05-08T21:09:00Z">
            <w:rPr>
              <w:b/>
              <w:bCs/>
              <w:highlight w:val="yellow"/>
            </w:rPr>
          </w:rPrChange>
        </w:rPr>
        <w:fldChar w:fldCharType="separate"/>
      </w:r>
      <w:ins w:id="903" w:author="Badhri Hari" w:date="2024-05-08T22:44:00Z">
        <w:r w:rsidR="00D90E91" w:rsidRPr="00D90E91">
          <w:rPr>
            <w:rPrChange w:id="904" w:author="Badhri Hari" w:date="2024-05-08T22:44:00Z">
              <w:rPr>
                <w:i/>
                <w:iCs/>
                <w:sz w:val="20"/>
                <w:szCs w:val="16"/>
              </w:rPr>
            </w:rPrChange>
          </w:rPr>
          <w:t xml:space="preserve">Figure </w:t>
        </w:r>
        <w:r w:rsidR="00D90E91" w:rsidRPr="00D90E91">
          <w:rPr>
            <w:rPrChange w:id="905" w:author="Badhri Hari" w:date="2024-05-08T22:44:00Z">
              <w:rPr>
                <w:i/>
                <w:iCs/>
                <w:noProof/>
                <w:sz w:val="20"/>
                <w:szCs w:val="16"/>
              </w:rPr>
            </w:rPrChange>
          </w:rPr>
          <w:t>14</w:t>
        </w:r>
      </w:ins>
      <w:ins w:id="906" w:author="Badhri Hari" w:date="2024-05-08T21:08:00Z">
        <w:r w:rsidR="00835B7D" w:rsidRPr="00835B7D">
          <w:rPr>
            <w:highlight w:val="yellow"/>
            <w:rPrChange w:id="907" w:author="Badhri Hari" w:date="2024-05-08T21:09:00Z">
              <w:rPr>
                <w:b/>
                <w:bCs/>
                <w:highlight w:val="yellow"/>
              </w:rPr>
            </w:rPrChange>
          </w:rPr>
          <w:fldChar w:fldCharType="end"/>
        </w:r>
      </w:ins>
      <w:ins w:id="908" w:author="Badhri Hari" w:date="2024-05-08T19:40:00Z">
        <w:r w:rsidR="001B754A">
          <w:t>)</w:t>
        </w:r>
      </w:ins>
      <w:ins w:id="909" w:author="Badhri Hari" w:date="2024-05-08T19:30:00Z">
        <w:r w:rsidR="00002F43">
          <w:t xml:space="preserve">. This ionization increases the negative charges on the molecule, enhancing its ability to act as a </w:t>
        </w:r>
      </w:ins>
      <w:ins w:id="910" w:author="Badhri Hari" w:date="2024-05-08T19:41:00Z">
        <w:r w:rsidR="00B21FCD">
          <w:t>ligand since the ion</w:t>
        </w:r>
      </w:ins>
      <w:ins w:id="911" w:author="Badhri Hari" w:date="2024-05-08T19:30:00Z">
        <w:r w:rsidR="00002F43">
          <w:t xml:space="preserve"> offers more binding sites </w:t>
        </w:r>
      </w:ins>
      <w:ins w:id="912" w:author="Badhri Hari" w:date="2024-05-08T19:49:00Z">
        <w:r w:rsidR="00C02D81">
          <w:t xml:space="preserve">– </w:t>
        </w:r>
      </w:ins>
      <w:ins w:id="913" w:author="Badhri Hari" w:date="2024-05-08T19:30:00Z">
        <w:r w:rsidR="00002F43">
          <w:t>specifically the deprotonated carboxyl and hydroxyl groups</w:t>
        </w:r>
      </w:ins>
      <w:ins w:id="914" w:author="Badhri Hari" w:date="2024-05-08T19:49:00Z">
        <w:r w:rsidR="002068F5">
          <w:t xml:space="preserve"> – hence increasing the EI</w:t>
        </w:r>
      </w:ins>
      <w:ins w:id="915" w:author="Badhri Hari" w:date="2024-05-08T20:55:00Z">
        <w:r w:rsidR="004A738D">
          <w:t>.</w:t>
        </w:r>
      </w:ins>
    </w:p>
    <w:p w14:paraId="039567FC" w14:textId="55D83958" w:rsidR="00D31A5B" w:rsidRDefault="001C233C" w:rsidP="00002F43">
      <w:pPr>
        <w:rPr>
          <w:ins w:id="916" w:author="Badhri Hari" w:date="2024-05-08T21:05:00Z"/>
        </w:rPr>
      </w:pPr>
      <w:ins w:id="917" w:author="Badhri Hari" w:date="2024-05-08T20:13:00Z">
        <w:r>
          <w:lastRenderedPageBreak/>
          <w:t xml:space="preserve">EA will </w:t>
        </w:r>
      </w:ins>
      <w:ins w:id="918" w:author="Badhri Hari" w:date="2024-05-08T20:14:00Z">
        <w:r>
          <w:t xml:space="preserve">have a similar situation since, in alkaline conditions, </w:t>
        </w:r>
        <w:r w:rsidR="00881A62">
          <w:t>the pH of the solution will exceed</w:t>
        </w:r>
      </w:ins>
      <w:ins w:id="919" w:author="Badhri Hari" w:date="2024-05-08T20:25:00Z">
        <w:r w:rsidR="00894598">
          <w:t xml:space="preserve"> </w:t>
        </w:r>
      </w:ins>
      <w:ins w:id="920" w:author="Badhri Hari" w:date="2024-05-08T20:14:00Z">
        <w:r w:rsidR="00881A62">
          <w:t xml:space="preserve">its </w:t>
        </w:r>
      </w:ins>
      <w:ins w:id="921" w:author="Badhri Hari" w:date="2024-05-08T20:24:00Z">
        <w:r w:rsidR="00894598">
          <w:t>du</w:t>
        </w:r>
      </w:ins>
      <w:ins w:id="922" w:author="Badhri Hari" w:date="2024-05-08T20:25:00Z">
        <w:r w:rsidR="00894598">
          <w:t xml:space="preserve">al </w:t>
        </w:r>
      </w:ins>
      <w:ins w:id="923" w:author="Badhri Hari" w:date="2024-05-08T20:14:00Z">
        <w:r w:rsidR="00881A62">
          <w:t>pK</w:t>
        </w:r>
        <w:r w:rsidR="00881A62" w:rsidRPr="00881A62">
          <w:rPr>
            <w:vertAlign w:val="subscript"/>
            <w:rPrChange w:id="924" w:author="Badhri Hari" w:date="2024-05-08T20:14:00Z">
              <w:rPr/>
            </w:rPrChange>
          </w:rPr>
          <w:t>a</w:t>
        </w:r>
        <w:r w:rsidR="00881A62">
          <w:rPr>
            <w:vertAlign w:val="subscript"/>
          </w:rPr>
          <w:t xml:space="preserve"> </w:t>
        </w:r>
        <w:r w:rsidR="00881A62">
          <w:t>values</w:t>
        </w:r>
      </w:ins>
      <w:ins w:id="925" w:author="Badhri Hari" w:date="2024-05-08T20:29:00Z">
        <w:r w:rsidR="00A30AC3">
          <w:t xml:space="preserve"> </w:t>
        </w:r>
      </w:ins>
      <w:customXmlInsRangeStart w:id="926" w:author="Badhri Hari" w:date="2024-05-08T20:29:00Z"/>
      <w:sdt>
        <w:sdtPr>
          <w:id w:val="1817610120"/>
          <w:citation/>
        </w:sdtPr>
        <w:sdtContent>
          <w:customXmlInsRangeEnd w:id="926"/>
          <w:ins w:id="927" w:author="Badhri Hari" w:date="2024-05-08T20:29:00Z">
            <w:r w:rsidR="00A30AC3">
              <w:fldChar w:fldCharType="begin"/>
            </w:r>
          </w:ins>
          <w:ins w:id="928" w:author="Badhri Hari" w:date="2024-05-08T20:37:00Z">
            <w:r w:rsidR="00A30AC3">
              <w:instrText xml:space="preserve">CITATION EApKa \l 1033 </w:instrText>
            </w:r>
          </w:ins>
          <w:r w:rsidR="00A30AC3">
            <w:fldChar w:fldCharType="separate"/>
          </w:r>
          <w:ins w:id="929" w:author="Badhri Hari" w:date="2024-05-08T20:37:00Z">
            <w:r w:rsidR="00A30AC3">
              <w:rPr>
                <w:noProof/>
              </w:rPr>
              <w:t>(Bianconi, Gidari and Souma)</w:t>
            </w:r>
          </w:ins>
          <w:ins w:id="930" w:author="Badhri Hari" w:date="2024-05-08T20:29:00Z">
            <w:r w:rsidR="00A30AC3">
              <w:fldChar w:fldCharType="end"/>
            </w:r>
          </w:ins>
          <w:customXmlInsRangeStart w:id="931" w:author="Badhri Hari" w:date="2024-05-08T20:29:00Z"/>
        </w:sdtContent>
      </w:sdt>
      <w:customXmlInsRangeEnd w:id="931"/>
      <w:ins w:id="932" w:author="Badhri Hari" w:date="2024-05-08T20:15:00Z">
        <w:r w:rsidR="004858DE">
          <w:t xml:space="preserve">, thus all the hydroxyl groups </w:t>
        </w:r>
      </w:ins>
      <w:ins w:id="933" w:author="Badhri Hari" w:date="2024-05-08T20:16:00Z">
        <w:r w:rsidR="003619F1">
          <w:t xml:space="preserve">present in the molecule </w:t>
        </w:r>
      </w:ins>
      <w:ins w:id="934" w:author="Badhri Hari" w:date="2024-05-08T20:15:00Z">
        <w:r w:rsidR="004858DE">
          <w:t>will deprotonate</w:t>
        </w:r>
        <w:r w:rsidR="00A211BD">
          <w:t xml:space="preserve"> and </w:t>
        </w:r>
      </w:ins>
      <w:ins w:id="935" w:author="Badhri Hari" w:date="2024-05-08T20:16:00Z">
        <w:r w:rsidR="003619F1">
          <w:t>result</w:t>
        </w:r>
      </w:ins>
      <w:ins w:id="936" w:author="Badhri Hari" w:date="2024-05-08T20:15:00Z">
        <w:r w:rsidR="00A211BD">
          <w:t xml:space="preserve"> </w:t>
        </w:r>
      </w:ins>
      <w:ins w:id="937" w:author="Badhri Hari" w:date="2024-05-08T20:16:00Z">
        <w:r w:rsidR="003619F1">
          <w:t>in</w:t>
        </w:r>
      </w:ins>
      <w:ins w:id="938" w:author="Badhri Hari" w:date="2024-05-08T20:15:00Z">
        <w:r w:rsidR="00A211BD">
          <w:t xml:space="preserve"> </w:t>
        </w:r>
      </w:ins>
      <w:ins w:id="939" w:author="Badhri Hari" w:date="2024-05-08T20:16:00Z">
        <w:r w:rsidR="003619F1">
          <w:t xml:space="preserve">the formation of the </w:t>
        </w:r>
      </w:ins>
      <w:ins w:id="940" w:author="Badhri Hari" w:date="2024-05-08T20:24:00Z">
        <w:r w:rsidR="00C93007">
          <w:t>ellagate</w:t>
        </w:r>
      </w:ins>
      <w:ins w:id="941" w:author="Badhri Hari" w:date="2024-05-08T20:16:00Z">
        <w:r w:rsidR="003619F1">
          <w:t xml:space="preserve"> anion</w:t>
        </w:r>
      </w:ins>
      <w:ins w:id="942" w:author="Badhri Hari" w:date="2024-05-08T20:24:00Z">
        <w:r w:rsidR="00C93007">
          <w:t xml:space="preserve"> </w:t>
        </w:r>
      </w:ins>
      <w:ins w:id="943" w:author="Badhri Hari" w:date="2024-05-08T21:09:00Z">
        <w:r w:rsidR="000F6ED6">
          <w:t>(</w:t>
        </w:r>
        <w:r w:rsidR="000F6ED6" w:rsidRPr="00776678">
          <w:rPr>
            <w:highlight w:val="yellow"/>
          </w:rPr>
          <w:fldChar w:fldCharType="begin"/>
        </w:r>
        <w:r w:rsidR="000F6ED6" w:rsidRPr="00835B7D">
          <w:instrText xml:space="preserve"> REF _Ref162725761 \h </w:instrText>
        </w:r>
        <w:r w:rsidR="000F6ED6" w:rsidRPr="00776678">
          <w:rPr>
            <w:highlight w:val="yellow"/>
          </w:rPr>
        </w:r>
        <w:r w:rsidR="000F6ED6">
          <w:rPr>
            <w:highlight w:val="yellow"/>
          </w:rPr>
          <w:instrText xml:space="preserve"> \* MERGEFORMAT </w:instrText>
        </w:r>
        <w:r w:rsidR="000F6ED6" w:rsidRPr="00776678">
          <w:rPr>
            <w:highlight w:val="yellow"/>
          </w:rPr>
          <w:fldChar w:fldCharType="separate"/>
        </w:r>
      </w:ins>
      <w:ins w:id="944" w:author="Badhri Hari" w:date="2024-05-08T22:44:00Z">
        <w:r w:rsidR="00D90E91" w:rsidRPr="00D90E91">
          <w:rPr>
            <w:rPrChange w:id="945" w:author="Badhri Hari" w:date="2024-05-08T22:44:00Z">
              <w:rPr>
                <w:i/>
                <w:iCs/>
                <w:sz w:val="20"/>
                <w:szCs w:val="16"/>
              </w:rPr>
            </w:rPrChange>
          </w:rPr>
          <w:t xml:space="preserve">Figure </w:t>
        </w:r>
        <w:r w:rsidR="00D90E91" w:rsidRPr="00D90E91">
          <w:rPr>
            <w:rPrChange w:id="946" w:author="Badhri Hari" w:date="2024-05-08T22:44:00Z">
              <w:rPr>
                <w:i/>
                <w:iCs/>
                <w:noProof/>
                <w:sz w:val="20"/>
                <w:szCs w:val="16"/>
              </w:rPr>
            </w:rPrChange>
          </w:rPr>
          <w:t>14</w:t>
        </w:r>
      </w:ins>
      <w:ins w:id="947" w:author="Badhri Hari" w:date="2024-05-08T21:09:00Z">
        <w:r w:rsidR="000F6ED6" w:rsidRPr="00776678">
          <w:rPr>
            <w:highlight w:val="yellow"/>
          </w:rPr>
          <w:fldChar w:fldCharType="end"/>
        </w:r>
      </w:ins>
      <w:ins w:id="948" w:author="Badhri Hari" w:date="2024-05-08T20:24:00Z">
        <w:r w:rsidR="00C93007">
          <w:t>)</w:t>
        </w:r>
      </w:ins>
      <w:ins w:id="949" w:author="Badhri Hari" w:date="2024-05-08T20:16:00Z">
        <w:r w:rsidR="003619F1">
          <w:t xml:space="preserve">, leading to </w:t>
        </w:r>
      </w:ins>
      <w:ins w:id="950" w:author="Badhri Hari" w:date="2024-05-08T20:15:00Z">
        <w:r w:rsidR="00A211BD">
          <w:t>greater complexation between EA a</w:t>
        </w:r>
      </w:ins>
      <w:ins w:id="951" w:author="Badhri Hari" w:date="2024-05-08T20:16:00Z">
        <w:r w:rsidR="00A211BD">
          <w:t>nd copper.</w:t>
        </w:r>
      </w:ins>
    </w:p>
    <w:p w14:paraId="12283C1D" w14:textId="4F5C00E9" w:rsidR="00D31A5B" w:rsidRPr="00881A62" w:rsidRDefault="0055085B" w:rsidP="003A5527">
      <w:pPr>
        <w:jc w:val="center"/>
        <w:rPr>
          <w:ins w:id="952" w:author="Badhri Hari" w:date="2024-05-08T20:10:00Z"/>
        </w:rPr>
        <w:pPrChange w:id="953" w:author="Badhri Hari" w:date="2024-05-08T21:08:00Z">
          <w:pPr/>
        </w:pPrChange>
      </w:pPr>
      <w:r>
        <w:rPr>
          <w:noProof/>
        </w:rPr>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0549C4A6" w:rsidR="005B7051" w:rsidRPr="00206A1B" w:rsidRDefault="005B7051" w:rsidP="005B7051">
                            <w:pPr>
                              <w:rPr>
                                <w:i/>
                                <w:iCs/>
                                <w:noProof/>
                                <w:sz w:val="20"/>
                                <w:szCs w:val="16"/>
                              </w:rPr>
                            </w:pPr>
                            <w:bookmarkStart w:id="954"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ins w:id="955" w:author="Badhri Hari" w:date="2024-05-08T21:39:00Z">
                              <w:r w:rsidR="006D1FAD">
                                <w:rPr>
                                  <w:i/>
                                  <w:iCs/>
                                  <w:noProof/>
                                  <w:sz w:val="20"/>
                                  <w:szCs w:val="16"/>
                                </w:rPr>
                                <w:t>14</w:t>
                              </w:r>
                            </w:ins>
                            <w:del w:id="956" w:author="Badhri Hari" w:date="2024-05-08T17:37:00Z">
                              <w:r w:rsidR="00AD6761" w:rsidDel="008E483F">
                                <w:rPr>
                                  <w:i/>
                                  <w:iCs/>
                                  <w:noProof/>
                                  <w:sz w:val="20"/>
                                  <w:szCs w:val="16"/>
                                </w:rPr>
                                <w:delText>12</w:delText>
                              </w:r>
                            </w:del>
                            <w:r w:rsidRPr="005B7051">
                              <w:rPr>
                                <w:i/>
                                <w:iCs/>
                                <w:sz w:val="20"/>
                                <w:szCs w:val="16"/>
                              </w:rPr>
                              <w:fldChar w:fldCharType="end"/>
                            </w:r>
                            <w:r w:rsidRPr="00206A1B">
                              <w:rPr>
                                <w:i/>
                                <w:iCs/>
                                <w:sz w:val="20"/>
                                <w:szCs w:val="16"/>
                              </w:rPr>
                              <w:t>:</w:t>
                            </w:r>
                            <w:r w:rsidR="00E75A26">
                              <w:rPr>
                                <w:i/>
                                <w:iCs/>
                                <w:sz w:val="20"/>
                                <w:szCs w:val="16"/>
                              </w:rPr>
                              <w:t xml:space="preserve"> </w:t>
                            </w:r>
                            <w:del w:id="957" w:author="Badhri Hari" w:date="2024-05-08T21:09:00Z">
                              <w:r w:rsidR="009F514A" w:rsidRPr="009F514A" w:rsidDel="000F6ED6">
                                <w:rPr>
                                  <w:i/>
                                  <w:iCs/>
                                  <w:sz w:val="20"/>
                                  <w:szCs w:val="16"/>
                                </w:rPr>
                                <w:delText xml:space="preserve">Possible Cu-GA complex that may </w:delText>
                              </w:r>
                              <w:r w:rsidR="009F514A" w:rsidDel="000F6ED6">
                                <w:rPr>
                                  <w:i/>
                                  <w:iCs/>
                                  <w:sz w:val="20"/>
                                  <w:szCs w:val="16"/>
                                </w:rPr>
                                <w:delText xml:space="preserve">form in </w:delText>
                              </w:r>
                              <w:r w:rsidR="003B080A" w:rsidDel="000F6ED6">
                                <w:rPr>
                                  <w:i/>
                                  <w:iCs/>
                                  <w:sz w:val="20"/>
                                  <w:szCs w:val="16"/>
                                </w:rPr>
                                <w:delText>alkaline</w:delText>
                              </w:r>
                              <w:r w:rsidR="009F514A" w:rsidDel="000F6ED6">
                                <w:rPr>
                                  <w:i/>
                                  <w:iCs/>
                                  <w:sz w:val="20"/>
                                  <w:szCs w:val="16"/>
                                </w:rPr>
                                <w:delText xml:space="preserve"> conditions. The deprotonation of the carboxylic group allows the singly-bonded oxygen to form a coordinate bond with the copper ion</w:delText>
                              </w:r>
                              <w:r w:rsidR="00DA4CDC" w:rsidDel="000F6ED6">
                                <w:rPr>
                                  <w:i/>
                                  <w:iCs/>
                                  <w:sz w:val="20"/>
                                  <w:szCs w:val="16"/>
                                </w:rPr>
                                <w:delText>, resulting in a theoretical 50% increase in the IE (ignoring possible precipitation of copper</w:delText>
                              </w:r>
                              <w:r w:rsidR="00D96A6B" w:rsidDel="000F6ED6">
                                <w:rPr>
                                  <w:i/>
                                  <w:iCs/>
                                  <w:sz w:val="20"/>
                                  <w:szCs w:val="16"/>
                                </w:rPr>
                                <w:delText xml:space="preserve"> in alkaline conditions</w:delText>
                              </w:r>
                              <w:r w:rsidR="00DA4CDC" w:rsidDel="000F6ED6">
                                <w:rPr>
                                  <w:i/>
                                  <w:iCs/>
                                  <w:sz w:val="20"/>
                                  <w:szCs w:val="16"/>
                                </w:rPr>
                                <w:delText xml:space="preserve">) </w:delText>
                              </w:r>
                            </w:del>
                            <w:ins w:id="958" w:author="Badhri Hari" w:date="2024-05-08T21:14:00Z">
                              <w:r w:rsidR="00434FED">
                                <w:rPr>
                                  <w:i/>
                                  <w:iCs/>
                                  <w:sz w:val="20"/>
                                  <w:szCs w:val="16"/>
                                </w:rPr>
                                <w:t>Ionic</w:t>
                              </w:r>
                            </w:ins>
                            <w:ins w:id="959" w:author="Badhri Hari" w:date="2024-05-08T21:12:00Z">
                              <w:r w:rsidR="009B5FC7" w:rsidRPr="009B5FC7">
                                <w:rPr>
                                  <w:i/>
                                  <w:iCs/>
                                  <w:sz w:val="20"/>
                                  <w:szCs w:val="16"/>
                                </w:rPr>
                                <w:t xml:space="preserve"> structures of </w:t>
                              </w:r>
                            </w:ins>
                            <w:ins w:id="960" w:author="Badhri Hari" w:date="2024-05-08T21:15:00Z">
                              <w:r w:rsidR="00434FED">
                                <w:rPr>
                                  <w:i/>
                                  <w:iCs/>
                                  <w:sz w:val="20"/>
                                  <w:szCs w:val="16"/>
                                </w:rPr>
                                <w:t>the gallate</w:t>
                              </w:r>
                            </w:ins>
                            <w:ins w:id="961" w:author="Badhri Hari" w:date="2024-05-08T21:12:00Z">
                              <w:r w:rsidR="009B5FC7" w:rsidRPr="009B5FC7">
                                <w:rPr>
                                  <w:i/>
                                  <w:iCs/>
                                  <w:sz w:val="20"/>
                                  <w:szCs w:val="16"/>
                                </w:rPr>
                                <w:t xml:space="preserve"> and </w:t>
                              </w:r>
                            </w:ins>
                            <w:ins w:id="962" w:author="Badhri Hari" w:date="2024-05-08T21:15:00Z">
                              <w:r w:rsidR="00434FED">
                                <w:rPr>
                                  <w:i/>
                                  <w:iCs/>
                                  <w:sz w:val="20"/>
                                  <w:szCs w:val="16"/>
                                </w:rPr>
                                <w:t>ellagate anions</w:t>
                              </w:r>
                            </w:ins>
                            <w:ins w:id="963" w:author="Badhri Hari" w:date="2024-05-08T21:12:00Z">
                              <w:r w:rsidR="009B5FC7" w:rsidRPr="009B5FC7">
                                <w:rPr>
                                  <w:i/>
                                  <w:iCs/>
                                  <w:sz w:val="20"/>
                                  <w:szCs w:val="16"/>
                                </w:rPr>
                                <w:t xml:space="preserve"> (right to left)</w:t>
                              </w:r>
                            </w:ins>
                            <w:ins w:id="964" w:author="Badhri Hari" w:date="2024-05-08T21:15:00Z">
                              <w:r w:rsidR="005559CB">
                                <w:rPr>
                                  <w:i/>
                                  <w:iCs/>
                                  <w:sz w:val="20"/>
                                  <w:szCs w:val="16"/>
                                </w:rPr>
                                <w:t>. Negative charges marked on the oxygen atoms of the de</w:t>
                              </w:r>
                            </w:ins>
                            <w:ins w:id="965" w:author="Badhri Hari" w:date="2024-05-08T21:16:00Z">
                              <w:r w:rsidR="005559CB">
                                <w:rPr>
                                  <w:i/>
                                  <w:iCs/>
                                  <w:sz w:val="20"/>
                                  <w:szCs w:val="16"/>
                                </w:rPr>
                                <w:t>protonated hydroxyl groups</w:t>
                              </w:r>
                              <w:r w:rsidR="00B34E8F">
                                <w:rPr>
                                  <w:i/>
                                  <w:iCs/>
                                  <w:sz w:val="20"/>
                                  <w:szCs w:val="16"/>
                                </w:rPr>
                                <w:t>.</w:t>
                              </w:r>
                            </w:ins>
                            <w:ins w:id="966" w:author="Badhri Hari" w:date="2024-05-08T21:12:00Z">
                              <w:r w:rsidR="009B5FC7" w:rsidRPr="009B5FC7">
                                <w:rPr>
                                  <w:i/>
                                  <w:iCs/>
                                  <w:sz w:val="20"/>
                                  <w:szCs w:val="16"/>
                                </w:rPr>
                                <w:t xml:space="preserve"> (MolView)</w:t>
                              </w:r>
                            </w:ins>
                            <w:del w:id="967" w:author="Badhri Hari" w:date="2024-05-08T21:12:00Z">
                              <w:r w:rsidR="009F514A" w:rsidDel="009B5FC7">
                                <w:rPr>
                                  <w:i/>
                                  <w:iCs/>
                                  <w:sz w:val="20"/>
                                  <w:szCs w:val="16"/>
                                </w:rPr>
                                <w:delText xml:space="preserve"> </w:delText>
                              </w:r>
                            </w:del>
                            <w:customXmlDelRangeStart w:id="968" w:author="Badhri Hari" w:date="2024-05-08T21:12:00Z"/>
                            <w:sdt>
                              <w:sdtPr>
                                <w:rPr>
                                  <w:i/>
                                  <w:iCs/>
                                  <w:sz w:val="20"/>
                                  <w:szCs w:val="16"/>
                                </w:rPr>
                                <w:id w:val="-37897502"/>
                                <w:citation/>
                              </w:sdtPr>
                              <w:sdtEndPr/>
                              <w:sdtContent>
                                <w:customXmlDelRangeEnd w:id="968"/>
                                <w:del w:id="969" w:author="Badhri Hari" w:date="2024-05-08T21:12:00Z">
                                  <w:r w:rsidR="009F514A" w:rsidRPr="00220F5F" w:rsidDel="009B5FC7">
                                    <w:rPr>
                                      <w:i/>
                                      <w:iCs/>
                                      <w:sz w:val="20"/>
                                      <w:szCs w:val="16"/>
                                    </w:rPr>
                                    <w:fldChar w:fldCharType="begin"/>
                                  </w:r>
                                  <w:r w:rsidR="009F514A" w:rsidRPr="00220F5F" w:rsidDel="009B5FC7">
                                    <w:rPr>
                                      <w:i/>
                                      <w:iCs/>
                                      <w:sz w:val="20"/>
                                      <w:szCs w:val="16"/>
                                    </w:rPr>
                                    <w:delInstrText xml:space="preserve"> CITATION MolView \l 1033 </w:delInstrText>
                                  </w:r>
                                  <w:r w:rsidR="009F514A" w:rsidRPr="00220F5F" w:rsidDel="009B5FC7">
                                    <w:rPr>
                                      <w:i/>
                                      <w:iCs/>
                                      <w:sz w:val="20"/>
                                      <w:szCs w:val="16"/>
                                    </w:rPr>
                                    <w:fldChar w:fldCharType="separate"/>
                                  </w:r>
                                  <w:r w:rsidR="00E11B19" w:rsidRPr="00E11B19" w:rsidDel="009B5FC7">
                                    <w:rPr>
                                      <w:noProof/>
                                      <w:sz w:val="20"/>
                                      <w:szCs w:val="16"/>
                                    </w:rPr>
                                    <w:delText>(MolView)</w:delText>
                                  </w:r>
                                  <w:r w:rsidR="009F514A" w:rsidRPr="00220F5F" w:rsidDel="009B5FC7">
                                    <w:rPr>
                                      <w:i/>
                                      <w:iCs/>
                                      <w:sz w:val="20"/>
                                      <w:szCs w:val="16"/>
                                    </w:rPr>
                                    <w:fldChar w:fldCharType="end"/>
                                  </w:r>
                                </w:del>
                                <w:customXmlDelRangeStart w:id="970" w:author="Badhri Hari" w:date="2024-05-08T21:12:00Z"/>
                              </w:sdtContent>
                            </w:sdt>
                            <w:customXmlDelRangeEnd w:id="970"/>
                            <w:del w:id="971" w:author="Badhri Hari" w:date="2024-05-08T21:12:00Z">
                              <w:r w:rsidR="009F514A" w:rsidDel="009B5FC7">
                                <w:rPr>
                                  <w:i/>
                                  <w:iCs/>
                                  <w:sz w:val="20"/>
                                  <w:szCs w:val="16"/>
                                </w:rPr>
                                <w:delText>.</w:delText>
                              </w:r>
                            </w:del>
                            <w:bookmarkEnd w:id="95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40"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">
                <v:textbox>
                  <w:txbxContent>
                    <w:p w14:paraId="07F1DC2F" w14:textId="0549C4A6" w:rsidR="005B7051" w:rsidRPr="00206A1B" w:rsidRDefault="005B7051" w:rsidP="005B7051">
                      <w:pPr>
                        <w:rPr>
                          <w:i/>
                          <w:iCs/>
                          <w:noProof/>
                          <w:sz w:val="20"/>
                          <w:szCs w:val="16"/>
                        </w:rPr>
                      </w:pPr>
                      <w:bookmarkStart w:id="972"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ins w:id="973" w:author="Badhri Hari" w:date="2024-05-08T21:39:00Z">
                        <w:r w:rsidR="006D1FAD">
                          <w:rPr>
                            <w:i/>
                            <w:iCs/>
                            <w:noProof/>
                            <w:sz w:val="20"/>
                            <w:szCs w:val="16"/>
                          </w:rPr>
                          <w:t>14</w:t>
                        </w:r>
                      </w:ins>
                      <w:del w:id="974" w:author="Badhri Hari" w:date="2024-05-08T17:37:00Z">
                        <w:r w:rsidR="00AD6761" w:rsidDel="008E483F">
                          <w:rPr>
                            <w:i/>
                            <w:iCs/>
                            <w:noProof/>
                            <w:sz w:val="20"/>
                            <w:szCs w:val="16"/>
                          </w:rPr>
                          <w:delText>12</w:delText>
                        </w:r>
                      </w:del>
                      <w:r w:rsidRPr="005B7051">
                        <w:rPr>
                          <w:i/>
                          <w:iCs/>
                          <w:sz w:val="20"/>
                          <w:szCs w:val="16"/>
                        </w:rPr>
                        <w:fldChar w:fldCharType="end"/>
                      </w:r>
                      <w:r w:rsidRPr="00206A1B">
                        <w:rPr>
                          <w:i/>
                          <w:iCs/>
                          <w:sz w:val="20"/>
                          <w:szCs w:val="16"/>
                        </w:rPr>
                        <w:t>:</w:t>
                      </w:r>
                      <w:r w:rsidR="00E75A26">
                        <w:rPr>
                          <w:i/>
                          <w:iCs/>
                          <w:sz w:val="20"/>
                          <w:szCs w:val="16"/>
                        </w:rPr>
                        <w:t xml:space="preserve"> </w:t>
                      </w:r>
                      <w:del w:id="975" w:author="Badhri Hari" w:date="2024-05-08T21:09:00Z">
                        <w:r w:rsidR="009F514A" w:rsidRPr="009F514A" w:rsidDel="000F6ED6">
                          <w:rPr>
                            <w:i/>
                            <w:iCs/>
                            <w:sz w:val="20"/>
                            <w:szCs w:val="16"/>
                          </w:rPr>
                          <w:delText xml:space="preserve">Possible Cu-GA complex that may </w:delText>
                        </w:r>
                        <w:r w:rsidR="009F514A" w:rsidDel="000F6ED6">
                          <w:rPr>
                            <w:i/>
                            <w:iCs/>
                            <w:sz w:val="20"/>
                            <w:szCs w:val="16"/>
                          </w:rPr>
                          <w:delText xml:space="preserve">form in </w:delText>
                        </w:r>
                        <w:r w:rsidR="003B080A" w:rsidDel="000F6ED6">
                          <w:rPr>
                            <w:i/>
                            <w:iCs/>
                            <w:sz w:val="20"/>
                            <w:szCs w:val="16"/>
                          </w:rPr>
                          <w:delText>alkaline</w:delText>
                        </w:r>
                        <w:r w:rsidR="009F514A" w:rsidDel="000F6ED6">
                          <w:rPr>
                            <w:i/>
                            <w:iCs/>
                            <w:sz w:val="20"/>
                            <w:szCs w:val="16"/>
                          </w:rPr>
                          <w:delText xml:space="preserve"> conditions. The deprotonation of the carboxylic group allows the singly-bonded oxygen to form a coordinate bond with the copper ion</w:delText>
                        </w:r>
                        <w:r w:rsidR="00DA4CDC" w:rsidDel="000F6ED6">
                          <w:rPr>
                            <w:i/>
                            <w:iCs/>
                            <w:sz w:val="20"/>
                            <w:szCs w:val="16"/>
                          </w:rPr>
                          <w:delText>, resulting in a theoretical 50% increase in the IE (ignoring possible precipitation of copper</w:delText>
                        </w:r>
                        <w:r w:rsidR="00D96A6B" w:rsidDel="000F6ED6">
                          <w:rPr>
                            <w:i/>
                            <w:iCs/>
                            <w:sz w:val="20"/>
                            <w:szCs w:val="16"/>
                          </w:rPr>
                          <w:delText xml:space="preserve"> in alkaline conditions</w:delText>
                        </w:r>
                        <w:r w:rsidR="00DA4CDC" w:rsidDel="000F6ED6">
                          <w:rPr>
                            <w:i/>
                            <w:iCs/>
                            <w:sz w:val="20"/>
                            <w:szCs w:val="16"/>
                          </w:rPr>
                          <w:delText xml:space="preserve">) </w:delText>
                        </w:r>
                      </w:del>
                      <w:ins w:id="976" w:author="Badhri Hari" w:date="2024-05-08T21:14:00Z">
                        <w:r w:rsidR="00434FED">
                          <w:rPr>
                            <w:i/>
                            <w:iCs/>
                            <w:sz w:val="20"/>
                            <w:szCs w:val="16"/>
                          </w:rPr>
                          <w:t>Ionic</w:t>
                        </w:r>
                      </w:ins>
                      <w:ins w:id="977" w:author="Badhri Hari" w:date="2024-05-08T21:12:00Z">
                        <w:r w:rsidR="009B5FC7" w:rsidRPr="009B5FC7">
                          <w:rPr>
                            <w:i/>
                            <w:iCs/>
                            <w:sz w:val="20"/>
                            <w:szCs w:val="16"/>
                          </w:rPr>
                          <w:t xml:space="preserve"> structures of </w:t>
                        </w:r>
                      </w:ins>
                      <w:ins w:id="978" w:author="Badhri Hari" w:date="2024-05-08T21:15:00Z">
                        <w:r w:rsidR="00434FED">
                          <w:rPr>
                            <w:i/>
                            <w:iCs/>
                            <w:sz w:val="20"/>
                            <w:szCs w:val="16"/>
                          </w:rPr>
                          <w:t>the gallate</w:t>
                        </w:r>
                      </w:ins>
                      <w:ins w:id="979" w:author="Badhri Hari" w:date="2024-05-08T21:12:00Z">
                        <w:r w:rsidR="009B5FC7" w:rsidRPr="009B5FC7">
                          <w:rPr>
                            <w:i/>
                            <w:iCs/>
                            <w:sz w:val="20"/>
                            <w:szCs w:val="16"/>
                          </w:rPr>
                          <w:t xml:space="preserve"> and </w:t>
                        </w:r>
                      </w:ins>
                      <w:ins w:id="980" w:author="Badhri Hari" w:date="2024-05-08T21:15:00Z">
                        <w:r w:rsidR="00434FED">
                          <w:rPr>
                            <w:i/>
                            <w:iCs/>
                            <w:sz w:val="20"/>
                            <w:szCs w:val="16"/>
                          </w:rPr>
                          <w:t>ellagate anions</w:t>
                        </w:r>
                      </w:ins>
                      <w:ins w:id="981" w:author="Badhri Hari" w:date="2024-05-08T21:12:00Z">
                        <w:r w:rsidR="009B5FC7" w:rsidRPr="009B5FC7">
                          <w:rPr>
                            <w:i/>
                            <w:iCs/>
                            <w:sz w:val="20"/>
                            <w:szCs w:val="16"/>
                          </w:rPr>
                          <w:t xml:space="preserve"> (right to left)</w:t>
                        </w:r>
                      </w:ins>
                      <w:ins w:id="982" w:author="Badhri Hari" w:date="2024-05-08T21:15:00Z">
                        <w:r w:rsidR="005559CB">
                          <w:rPr>
                            <w:i/>
                            <w:iCs/>
                            <w:sz w:val="20"/>
                            <w:szCs w:val="16"/>
                          </w:rPr>
                          <w:t>. Negative charges marked on the oxygen atoms of the de</w:t>
                        </w:r>
                      </w:ins>
                      <w:ins w:id="983" w:author="Badhri Hari" w:date="2024-05-08T21:16:00Z">
                        <w:r w:rsidR="005559CB">
                          <w:rPr>
                            <w:i/>
                            <w:iCs/>
                            <w:sz w:val="20"/>
                            <w:szCs w:val="16"/>
                          </w:rPr>
                          <w:t>protonated hydroxyl groups</w:t>
                        </w:r>
                        <w:r w:rsidR="00B34E8F">
                          <w:rPr>
                            <w:i/>
                            <w:iCs/>
                            <w:sz w:val="20"/>
                            <w:szCs w:val="16"/>
                          </w:rPr>
                          <w:t>.</w:t>
                        </w:r>
                      </w:ins>
                      <w:ins w:id="984" w:author="Badhri Hari" w:date="2024-05-08T21:12:00Z">
                        <w:r w:rsidR="009B5FC7" w:rsidRPr="009B5FC7">
                          <w:rPr>
                            <w:i/>
                            <w:iCs/>
                            <w:sz w:val="20"/>
                            <w:szCs w:val="16"/>
                          </w:rPr>
                          <w:t xml:space="preserve"> (MolView)</w:t>
                        </w:r>
                      </w:ins>
                      <w:del w:id="985" w:author="Badhri Hari" w:date="2024-05-08T21:12:00Z">
                        <w:r w:rsidR="009F514A" w:rsidDel="009B5FC7">
                          <w:rPr>
                            <w:i/>
                            <w:iCs/>
                            <w:sz w:val="20"/>
                            <w:szCs w:val="16"/>
                          </w:rPr>
                          <w:delText xml:space="preserve"> </w:delText>
                        </w:r>
                      </w:del>
                      <w:customXmlDelRangeStart w:id="986" w:author="Badhri Hari" w:date="2024-05-08T21:12:00Z"/>
                      <w:sdt>
                        <w:sdtPr>
                          <w:rPr>
                            <w:i/>
                            <w:iCs/>
                            <w:sz w:val="20"/>
                            <w:szCs w:val="16"/>
                          </w:rPr>
                          <w:id w:val="-37897502"/>
                          <w:citation/>
                        </w:sdtPr>
                        <w:sdtEndPr/>
                        <w:sdtContent>
                          <w:customXmlDelRangeEnd w:id="986"/>
                          <w:del w:id="987" w:author="Badhri Hari" w:date="2024-05-08T21:12:00Z">
                            <w:r w:rsidR="009F514A" w:rsidRPr="00220F5F" w:rsidDel="009B5FC7">
                              <w:rPr>
                                <w:i/>
                                <w:iCs/>
                                <w:sz w:val="20"/>
                                <w:szCs w:val="16"/>
                              </w:rPr>
                              <w:fldChar w:fldCharType="begin"/>
                            </w:r>
                            <w:r w:rsidR="009F514A" w:rsidRPr="00220F5F" w:rsidDel="009B5FC7">
                              <w:rPr>
                                <w:i/>
                                <w:iCs/>
                                <w:sz w:val="20"/>
                                <w:szCs w:val="16"/>
                              </w:rPr>
                              <w:delInstrText xml:space="preserve"> CITATION MolView \l 1033 </w:delInstrText>
                            </w:r>
                            <w:r w:rsidR="009F514A" w:rsidRPr="00220F5F" w:rsidDel="009B5FC7">
                              <w:rPr>
                                <w:i/>
                                <w:iCs/>
                                <w:sz w:val="20"/>
                                <w:szCs w:val="16"/>
                              </w:rPr>
                              <w:fldChar w:fldCharType="separate"/>
                            </w:r>
                            <w:r w:rsidR="00E11B19" w:rsidRPr="00E11B19" w:rsidDel="009B5FC7">
                              <w:rPr>
                                <w:noProof/>
                                <w:sz w:val="20"/>
                                <w:szCs w:val="16"/>
                              </w:rPr>
                              <w:delText>(MolView)</w:delText>
                            </w:r>
                            <w:r w:rsidR="009F514A" w:rsidRPr="00220F5F" w:rsidDel="009B5FC7">
                              <w:rPr>
                                <w:i/>
                                <w:iCs/>
                                <w:sz w:val="20"/>
                                <w:szCs w:val="16"/>
                              </w:rPr>
                              <w:fldChar w:fldCharType="end"/>
                            </w:r>
                          </w:del>
                          <w:customXmlDelRangeStart w:id="988" w:author="Badhri Hari" w:date="2024-05-08T21:12:00Z"/>
                        </w:sdtContent>
                      </w:sdt>
                      <w:customXmlDelRangeEnd w:id="988"/>
                      <w:del w:id="989" w:author="Badhri Hari" w:date="2024-05-08T21:12:00Z">
                        <w:r w:rsidR="009F514A" w:rsidDel="009B5FC7">
                          <w:rPr>
                            <w:i/>
                            <w:iCs/>
                            <w:sz w:val="20"/>
                            <w:szCs w:val="16"/>
                          </w:rPr>
                          <w:delText>.</w:delText>
                        </w:r>
                      </w:del>
                      <w:bookmarkEnd w:id="972"/>
                    </w:p>
                  </w:txbxContent>
                </v:textbox>
              </v:shape>
            </w:pict>
          </mc:Fallback>
        </mc:AlternateContent>
      </w:r>
      <w:ins w:id="990" w:author="Badhri Hari" w:date="2024-05-08T21:04:00Z">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ins>
    </w:p>
    <w:p w14:paraId="77F5062D" w14:textId="1F4FB192" w:rsidR="00D31A5B" w:rsidRDefault="00D31A5B" w:rsidP="00D31A5B">
      <w:pPr>
        <w:rPr>
          <w:ins w:id="991" w:author="Badhri Hari" w:date="2024-05-08T21:06:00Z"/>
        </w:rPr>
      </w:pPr>
    </w:p>
    <w:p w14:paraId="09761242" w14:textId="60D2888B" w:rsidR="000B4DCD" w:rsidDel="00267807" w:rsidRDefault="00002F43" w:rsidP="000A7C04">
      <w:pPr>
        <w:rPr>
          <w:del w:id="992" w:author="Badhri Hari" w:date="2024-05-08T19:55:00Z"/>
        </w:rPr>
      </w:pPr>
      <w:ins w:id="993" w:author="Badhri Hari" w:date="2024-05-08T19:30:00Z">
        <w:r>
          <w:t>However, the presence of excess hydroxide ions (OH</w:t>
        </w:r>
        <w:r w:rsidRPr="00665798">
          <w:rPr>
            <w:vertAlign w:val="superscript"/>
            <w:rPrChange w:id="994" w:author="Badhri Hari" w:date="2024-05-08T19:53:00Z">
              <w:rPr/>
            </w:rPrChange>
          </w:rPr>
          <w:t>-</w:t>
        </w:r>
        <w:r>
          <w:t xml:space="preserve">) in an alkaline </w:t>
        </w:r>
      </w:ins>
      <w:ins w:id="995" w:author="Badhri Hari" w:date="2024-05-08T19:54:00Z">
        <w:r w:rsidR="00724F53">
          <w:t>environment</w:t>
        </w:r>
      </w:ins>
      <w:ins w:id="996" w:author="Badhri Hari" w:date="2024-05-08T19:30:00Z">
        <w:r>
          <w:t xml:space="preserve"> can compete with the anion</w:t>
        </w:r>
      </w:ins>
      <w:ins w:id="997" w:author="Badhri Hari" w:date="2024-05-08T20:25:00Z">
        <w:r w:rsidR="006A61C0">
          <w:t>s</w:t>
        </w:r>
      </w:ins>
      <w:ins w:id="998" w:author="Badhri Hari" w:date="2024-05-08T19:30:00Z">
        <w:r>
          <w:t xml:space="preserve"> for binding with the copper ions. This competition may lead to the formation of insoluble copper hydroxide precipitates, which would decrease the availability of free copper ions to form complexes with </w:t>
        </w:r>
      </w:ins>
      <w:ins w:id="999" w:author="Badhri Hari" w:date="2024-05-08T20:25:00Z">
        <w:r w:rsidR="006A61C0">
          <w:t>the ligands from the PPP extract</w:t>
        </w:r>
      </w:ins>
      <w:ins w:id="1000" w:author="Badhri Hari" w:date="2024-05-08T19:54:00Z">
        <w:r w:rsidR="00724F53">
          <w:t>, thus affecting</w:t>
        </w:r>
      </w:ins>
      <w:ins w:id="1001" w:author="Badhri Hari" w:date="2024-05-08T19:30:00Z">
        <w:r>
          <w:t xml:space="preserve"> the </w:t>
        </w:r>
      </w:ins>
      <w:ins w:id="1002" w:author="Badhri Hari" w:date="2024-05-08T19:55:00Z">
        <w:r w:rsidR="00724F53">
          <w:t>EI</w:t>
        </w:r>
      </w:ins>
      <w:ins w:id="1003" w:author="Badhri Hari" w:date="2024-05-08T19:30:00Z">
        <w:r>
          <w:t>.</w:t>
        </w:r>
      </w:ins>
    </w:p>
    <w:p w14:paraId="6FA55C5E" w14:textId="37157C40" w:rsidR="005B7051" w:rsidDel="00D31A5B" w:rsidRDefault="001D4113" w:rsidP="00D31A5B">
      <w:pPr>
        <w:rPr>
          <w:del w:id="1004" w:author="Badhri Hari" w:date="2024-05-08T21:06:00Z"/>
        </w:rPr>
        <w:pPrChange w:id="1005" w:author="Badhri Hari" w:date="2024-05-08T21:06:00Z">
          <w:pPr>
            <w:jc w:val="center"/>
          </w:pPr>
        </w:pPrChange>
      </w:pPr>
      <w:del w:id="1006" w:author="Badhri Hari" w:date="2024-05-08T20:38:00Z">
        <w:r w:rsidDel="002373EE">
          <w:rPr>
            <w:noProof/>
          </w:rPr>
          <w:drawing>
            <wp:inline distT="0" distB="0" distL="0" distR="0" wp14:anchorId="19541385" wp14:editId="1B1F0724">
              <wp:extent cx="1327326" cy="3669030"/>
              <wp:effectExtent l="19050" t="19050" r="25400" b="26670"/>
              <wp:docPr id="45763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2">
                        <a:extLst>
                          <a:ext uri="{28A0092B-C50C-407E-A947-70E740481C1C}">
                            <a14:useLocalDpi xmlns:a14="http://schemas.microsoft.com/office/drawing/2010/main" val="0"/>
                          </a:ext>
                        </a:extLst>
                      </a:blip>
                      <a:srcRect l="37928" t="3531" r="35790" b="21430"/>
                      <a:stretch/>
                    </pic:blipFill>
                    <pic:spPr bwMode="auto">
                      <a:xfrm>
                        <a:off x="0" y="0"/>
                        <a:ext cx="1327678" cy="367000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del>
    </w:p>
    <w:p w14:paraId="4A5E635A" w14:textId="589BB731" w:rsidR="005B7051" w:rsidDel="00D31A5B" w:rsidRDefault="005B7051" w:rsidP="000A7C04">
      <w:pPr>
        <w:rPr>
          <w:del w:id="1007" w:author="Badhri Hari" w:date="2024-05-08T21:06:00Z"/>
        </w:rPr>
      </w:pPr>
    </w:p>
    <w:p w14:paraId="143D40E0" w14:textId="3C656A31" w:rsidR="00377A62" w:rsidRDefault="00377A62" w:rsidP="00D31A5B">
      <w:pPr>
        <w:rPr>
          <w:noProof/>
        </w:rPr>
      </w:pPr>
    </w:p>
    <w:p w14:paraId="5CBD1CA7" w14:textId="6ED06630" w:rsidR="00990F72" w:rsidRPr="00903C62" w:rsidRDefault="000A7600" w:rsidP="001B2DDB">
      <w:pPr>
        <w:ind w:left="2880"/>
      </w:pPr>
      <w:r>
        <w:rPr>
          <w:noProof/>
        </w:rPr>
        <w:lastRenderedPageBreak/>
        <w:drawing>
          <wp:anchor distT="0" distB="0" distL="114300" distR="114300" simplePos="0" relativeHeight="251764224" behindDoc="0" locked="0" layoutInCell="1" allowOverlap="1" wp14:anchorId="2A9019BA" wp14:editId="729AF490">
            <wp:simplePos x="0" y="0"/>
            <wp:positionH relativeFrom="column">
              <wp:posOffset>205740</wp:posOffset>
            </wp:positionH>
            <wp:positionV relativeFrom="paragraph">
              <wp:posOffset>118843</wp:posOffset>
            </wp:positionV>
            <wp:extent cx="1364673" cy="1170709"/>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3" cstate="print">
                      <a:extLst>
                        <a:ext uri="{28A0092B-C50C-407E-A947-70E740481C1C}">
                          <a14:useLocalDpi xmlns:a14="http://schemas.microsoft.com/office/drawing/2010/main" val="0"/>
                        </a:ext>
                      </a:extLst>
                    </a:blip>
                    <a:srcRect l="23508" t="38207" r="33605" b="23804"/>
                    <a:stretch/>
                  </pic:blipFill>
                  <pic:spPr bwMode="auto">
                    <a:xfrm>
                      <a:off x="0" y="0"/>
                      <a:ext cx="1364673" cy="11707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01CE06B9">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6"/>
                    <wp:lineTo x="21650" y="21656"/>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404FA6F2" w:rsidR="00E75A26" w:rsidRPr="00206A1B" w:rsidRDefault="00E75A26" w:rsidP="002916AB">
                            <w:pPr>
                              <w:rPr>
                                <w:i/>
                                <w:iCs/>
                                <w:noProof/>
                                <w:sz w:val="20"/>
                                <w:szCs w:val="16"/>
                              </w:rPr>
                            </w:pPr>
                            <w:bookmarkStart w:id="1008"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ins w:id="1009" w:author="Badhri Hari" w:date="2024-05-08T21:39:00Z">
                              <w:r w:rsidR="006D1FAD">
                                <w:rPr>
                                  <w:i/>
                                  <w:iCs/>
                                  <w:noProof/>
                                  <w:sz w:val="20"/>
                                  <w:szCs w:val="16"/>
                                </w:rPr>
                                <w:t>15</w:t>
                              </w:r>
                            </w:ins>
                            <w:del w:id="1010" w:author="Badhri Hari" w:date="2024-05-08T17:37:00Z">
                              <w:r w:rsidR="00AD6761" w:rsidDel="008E483F">
                                <w:rPr>
                                  <w:i/>
                                  <w:iCs/>
                                  <w:noProof/>
                                  <w:sz w:val="20"/>
                                  <w:szCs w:val="16"/>
                                </w:rPr>
                                <w:delText>13</w:delText>
                              </w:r>
                            </w:del>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del w:id="1011" w:author="Badhri Hari" w:date="2024-05-08T18:16:00Z">
                              <w:r w:rsidRPr="002916AB" w:rsidDel="00B426BD">
                                <w:rPr>
                                  <w:i/>
                                  <w:iCs/>
                                  <w:sz w:val="20"/>
                                  <w:szCs w:val="16"/>
                                </w:rPr>
                                <w:delText>hydroxide</w:delText>
                              </w:r>
                            </w:del>
                            <w:ins w:id="1012" w:author="Badhri Hari" w:date="2024-05-08T18:16:00Z">
                              <w:r w:rsidR="00B426BD">
                                <w:rPr>
                                  <w:i/>
                                  <w:iCs/>
                                  <w:sz w:val="20"/>
                                  <w:szCs w:val="16"/>
                                </w:rPr>
                                <w:t>hydroxyl</w:t>
                              </w:r>
                            </w:ins>
                            <w:r w:rsidRPr="002916AB">
                              <w:rPr>
                                <w:i/>
                                <w:iCs/>
                                <w:sz w:val="20"/>
                                <w:szCs w:val="16"/>
                              </w:rPr>
                              <w:t xml:space="preserve"> group in low pH environments </w:t>
                            </w:r>
                            <w:sdt>
                              <w:sdtPr>
                                <w:rPr>
                                  <w:i/>
                                  <w:iCs/>
                                  <w:sz w:val="20"/>
                                  <w:szCs w:val="16"/>
                                </w:rPr>
                                <w:id w:val="-825811864"/>
                                <w:citation/>
                              </w:sdtPr>
                              <w:sdtEnd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E11B19" w:rsidRPr="00E11B19">
                                  <w:rPr>
                                    <w:noProof/>
                                    <w:sz w:val="20"/>
                                    <w:szCs w:val="16"/>
                                  </w:rPr>
                                  <w:t>(MolView)</w:t>
                                </w:r>
                                <w:r w:rsidRPr="00220F5F">
                                  <w:rPr>
                                    <w:i/>
                                    <w:iCs/>
                                    <w:sz w:val="20"/>
                                    <w:szCs w:val="16"/>
                                  </w:rPr>
                                  <w:fldChar w:fldCharType="end"/>
                                </w:r>
                              </w:sdtContent>
                            </w:sdt>
                            <w:r w:rsidRPr="002916AB">
                              <w:rPr>
                                <w:i/>
                                <w:iCs/>
                                <w:sz w:val="20"/>
                                <w:szCs w:val="16"/>
                              </w:rPr>
                              <w:t>.</w:t>
                            </w:r>
                            <w:bookmarkEnd w:id="100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1"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wJ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lJ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ykocCRoCAAA0BAAADgAAAAAAAAAAAAAAAAAuAgAAZHJzL2Uyb0RvYy54bWxQSwEC&#10;LQAUAAYACAAAACEA/ubJd+EAAAAKAQAADwAAAAAAAAAAAAAAAAB0BAAAZHJzL2Rvd25yZXYueG1s&#10;UEsFBgAAAAAEAAQA8wAAAIIFAAAAAA==&#10;">
                <v:textbox>
                  <w:txbxContent>
                    <w:p w14:paraId="0CFAC230" w14:textId="404FA6F2" w:rsidR="00E75A26" w:rsidRPr="00206A1B" w:rsidRDefault="00E75A26" w:rsidP="002916AB">
                      <w:pPr>
                        <w:rPr>
                          <w:i/>
                          <w:iCs/>
                          <w:noProof/>
                          <w:sz w:val="20"/>
                          <w:szCs w:val="16"/>
                        </w:rPr>
                      </w:pPr>
                      <w:bookmarkStart w:id="1013"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ins w:id="1014" w:author="Badhri Hari" w:date="2024-05-08T21:39:00Z">
                        <w:r w:rsidR="006D1FAD">
                          <w:rPr>
                            <w:i/>
                            <w:iCs/>
                            <w:noProof/>
                            <w:sz w:val="20"/>
                            <w:szCs w:val="16"/>
                          </w:rPr>
                          <w:t>15</w:t>
                        </w:r>
                      </w:ins>
                      <w:del w:id="1015" w:author="Badhri Hari" w:date="2024-05-08T17:37:00Z">
                        <w:r w:rsidR="00AD6761" w:rsidDel="008E483F">
                          <w:rPr>
                            <w:i/>
                            <w:iCs/>
                            <w:noProof/>
                            <w:sz w:val="20"/>
                            <w:szCs w:val="16"/>
                          </w:rPr>
                          <w:delText>13</w:delText>
                        </w:r>
                      </w:del>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del w:id="1016" w:author="Badhri Hari" w:date="2024-05-08T18:16:00Z">
                        <w:r w:rsidRPr="002916AB" w:rsidDel="00B426BD">
                          <w:rPr>
                            <w:i/>
                            <w:iCs/>
                            <w:sz w:val="20"/>
                            <w:szCs w:val="16"/>
                          </w:rPr>
                          <w:delText>hydroxide</w:delText>
                        </w:r>
                      </w:del>
                      <w:ins w:id="1017" w:author="Badhri Hari" w:date="2024-05-08T18:16:00Z">
                        <w:r w:rsidR="00B426BD">
                          <w:rPr>
                            <w:i/>
                            <w:iCs/>
                            <w:sz w:val="20"/>
                            <w:szCs w:val="16"/>
                          </w:rPr>
                          <w:t>hydroxyl</w:t>
                        </w:r>
                      </w:ins>
                      <w:r w:rsidRPr="002916AB">
                        <w:rPr>
                          <w:i/>
                          <w:iCs/>
                          <w:sz w:val="20"/>
                          <w:szCs w:val="16"/>
                        </w:rPr>
                        <w:t xml:space="preserve"> group in low pH environments </w:t>
                      </w:r>
                      <w:sdt>
                        <w:sdtPr>
                          <w:rPr>
                            <w:i/>
                            <w:iCs/>
                            <w:sz w:val="20"/>
                            <w:szCs w:val="16"/>
                          </w:rPr>
                          <w:id w:val="-825811864"/>
                          <w:citation/>
                        </w:sdtPr>
                        <w:sdtEnd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E11B19" w:rsidRPr="00E11B19">
                            <w:rPr>
                              <w:noProof/>
                              <w:sz w:val="20"/>
                              <w:szCs w:val="16"/>
                            </w:rPr>
                            <w:t>(MolView)</w:t>
                          </w:r>
                          <w:r w:rsidRPr="00220F5F">
                            <w:rPr>
                              <w:i/>
                              <w:iCs/>
                              <w:sz w:val="20"/>
                              <w:szCs w:val="16"/>
                            </w:rPr>
                            <w:fldChar w:fldCharType="end"/>
                          </w:r>
                        </w:sdtContent>
                      </w:sdt>
                      <w:r w:rsidRPr="002916AB">
                        <w:rPr>
                          <w:i/>
                          <w:iCs/>
                          <w:sz w:val="20"/>
                          <w:szCs w:val="16"/>
                        </w:rPr>
                        <w:t>.</w:t>
                      </w:r>
                      <w:bookmarkEnd w:id="1013"/>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atom in </w:t>
      </w:r>
      <w:del w:id="1018" w:author="Badhri Hari" w:date="2024-05-08T20:42:00Z">
        <w:r w:rsidR="002E0A02" w:rsidRPr="00785D76" w:rsidDel="00B333B5">
          <w:rPr>
            <w:color w:val="F79646" w:themeColor="accent6"/>
            <w:rPrChange w:id="1019" w:author="Bindhu" w:date="2024-04-27T21:31:00Z">
              <w:rPr/>
            </w:rPrChange>
          </w:rPr>
          <w:delText xml:space="preserve">the </w:delText>
        </w:r>
      </w:del>
      <w:del w:id="1020" w:author="Badhri Hari" w:date="2024-05-08T18:16:00Z">
        <w:r w:rsidR="00C643B2" w:rsidRPr="00785D76" w:rsidDel="00B426BD">
          <w:rPr>
            <w:color w:val="F79646" w:themeColor="accent6"/>
            <w:rPrChange w:id="1021" w:author="Bindhu" w:date="2024-04-27T21:31:00Z">
              <w:rPr/>
            </w:rPrChange>
          </w:rPr>
          <w:delText>hydroxide</w:delText>
        </w:r>
      </w:del>
      <w:ins w:id="1022" w:author="Badhri Hari" w:date="2024-05-08T20:42:00Z">
        <w:r w:rsidR="00B333B5">
          <w:rPr>
            <w:color w:val="F79646" w:themeColor="accent6"/>
          </w:rPr>
          <w:t>the hydroxyl</w:t>
        </w:r>
      </w:ins>
      <w:r w:rsidR="00C643B2" w:rsidRPr="00785D76">
        <w:rPr>
          <w:color w:val="F79646" w:themeColor="accent6"/>
          <w:rPrChange w:id="1023" w:author="Bindhu" w:date="2024-04-27T21:31:00Z">
            <w:rPr/>
          </w:rPrChange>
        </w:rPr>
        <w:t xml:space="preserve"> groups </w:t>
      </w:r>
      <w:r w:rsidR="002E0A02" w:rsidRPr="00785D76">
        <w:rPr>
          <w:color w:val="F79646" w:themeColor="accent6"/>
          <w:rPrChange w:id="1024" w:author="Bindhu" w:date="2024-04-27T21:31:00Z">
            <w:rPr/>
          </w:rPrChange>
        </w:rPr>
        <w:t xml:space="preserve">(due </w:t>
      </w:r>
      <w:r w:rsidR="002E0A02">
        <w:t xml:space="preserve">to the </w:t>
      </w:r>
      <w:del w:id="1025" w:author="Badhri Hari" w:date="2024-05-08T20:53:00Z">
        <w:r w:rsidR="00A704B9" w:rsidDel="00DE6CDA">
          <w:delText xml:space="preserve">temporary </w:delText>
        </w:r>
      </w:del>
      <w:r w:rsidR="002E0A02">
        <w:t>formation of a dative bond</w:t>
      </w:r>
      <w:ins w:id="1026" w:author="Badhri Hari" w:date="2024-05-08T20:52:00Z">
        <w:r w:rsidR="001A02D3">
          <w:t xml:space="preserve"> as shown in </w:t>
        </w:r>
        <w:r w:rsidR="001A02D3" w:rsidRPr="001A02D3">
          <w:fldChar w:fldCharType="begin"/>
        </w:r>
        <w:r w:rsidR="001A02D3" w:rsidRPr="001A02D3">
          <w:instrText xml:space="preserve"> REF _Ref166093978 \h </w:instrText>
        </w:r>
      </w:ins>
      <w:r w:rsidR="001A02D3">
        <w:instrText xml:space="preserve"> \* MERGEFORMAT </w:instrText>
      </w:r>
      <w:r w:rsidR="001A02D3" w:rsidRPr="001A02D3">
        <w:fldChar w:fldCharType="separate"/>
      </w:r>
      <w:ins w:id="1027" w:author="Badhri Hari" w:date="2024-05-08T22:44:00Z">
        <w:r w:rsidR="00D90E91" w:rsidRPr="00D90E91">
          <w:rPr>
            <w:rPrChange w:id="1028" w:author="Badhri Hari" w:date="2024-05-08T22:44:00Z">
              <w:rPr>
                <w:i/>
                <w:iCs/>
                <w:sz w:val="20"/>
                <w:szCs w:val="16"/>
              </w:rPr>
            </w:rPrChange>
          </w:rPr>
          <w:t xml:space="preserve">Figure </w:t>
        </w:r>
        <w:r w:rsidR="00D90E91" w:rsidRPr="00D90E91">
          <w:rPr>
            <w:rPrChange w:id="1029" w:author="Badhri Hari" w:date="2024-05-08T22:44:00Z">
              <w:rPr>
                <w:i/>
                <w:iCs/>
                <w:noProof/>
                <w:sz w:val="20"/>
                <w:szCs w:val="16"/>
              </w:rPr>
            </w:rPrChange>
          </w:rPr>
          <w:t>15</w:t>
        </w:r>
      </w:ins>
      <w:ins w:id="1030" w:author="Badhri Hari" w:date="2024-05-08T20:52:00Z">
        <w:r w:rsidR="001A02D3" w:rsidRPr="001A02D3">
          <w:fldChar w:fldCharType="end"/>
        </w:r>
      </w:ins>
      <w:r w:rsidR="002E0A02">
        <w:t xml:space="preserve">) </w:t>
      </w:r>
      <w:r w:rsidR="00C643B2">
        <w:t xml:space="preserve">present in GA and EA </w:t>
      </w:r>
      <w:r w:rsidR="0040556C">
        <w:t>sh</w:t>
      </w:r>
      <w:r w:rsidR="00C643B2">
        <w:t xml:space="preserve">ould </w:t>
      </w:r>
      <w:r w:rsidR="0021064F">
        <w:t xml:space="preserve">negatively </w:t>
      </w:r>
      <w:r w:rsidR="00ED1D0C">
        <w:t>affect</w:t>
      </w:r>
      <w:r w:rsidR="00C643B2">
        <w:t xml:space="preserve"> complex</w:t>
      </w:r>
      <w:r w:rsidR="00424BE8">
        <w:t xml:space="preserve"> formation</w:t>
      </w:r>
      <w:r w:rsidR="001E1396">
        <w:t xml:space="preserve"> </w:t>
      </w:r>
      <w:r w:rsidR="00446FFF">
        <w:t>since the oxygen atoms’ lone pairs are used for the protonation of the OH</w:t>
      </w:r>
      <w:r w:rsidR="00446FFF">
        <w:rPr>
          <w:vertAlign w:val="superscript"/>
        </w:rPr>
        <w:t xml:space="preserve"> </w:t>
      </w:r>
      <w:r w:rsidR="00446FFF">
        <w:t xml:space="preserve">group, </w:t>
      </w:r>
      <w:r w:rsidR="00202634">
        <w:t xml:space="preserve">resulting in </w:t>
      </w:r>
      <w:r w:rsidR="00446FFF" w:rsidRPr="00446FFF">
        <w:t>the loss of</w:t>
      </w:r>
      <w:r w:rsidR="00446FFF">
        <w:t xml:space="preserve"> </w:t>
      </w:r>
      <w:r w:rsidR="00356291">
        <w:t xml:space="preserve">available </w:t>
      </w:r>
      <w:r w:rsidR="00446FFF" w:rsidRPr="00446FFF">
        <w:t>binding sites in the ligand</w:t>
      </w:r>
      <w:r w:rsidR="00356291">
        <w:t>s</w:t>
      </w:r>
      <w:r w:rsidR="00446FFF">
        <w:t>.</w:t>
      </w:r>
      <w:ins w:id="1031" w:author="Badhri Hari" w:date="2024-05-08T20:40:00Z">
        <w:r w:rsidR="00903C62">
          <w:t xml:space="preserve"> Moreover, the </w:t>
        </w:r>
        <w:r w:rsidR="006F2032">
          <w:t xml:space="preserve">excess </w:t>
        </w:r>
        <w:r w:rsidR="00903C62">
          <w:t>H</w:t>
        </w:r>
        <w:r w:rsidR="00903C62" w:rsidRPr="00903C62">
          <w:rPr>
            <w:vertAlign w:val="superscript"/>
            <w:rPrChange w:id="1032" w:author="Badhri Hari" w:date="2024-05-08T20:40:00Z">
              <w:rPr/>
            </w:rPrChange>
          </w:rPr>
          <w:t>+</w:t>
        </w:r>
        <w:r w:rsidR="00903C62">
          <w:t xml:space="preserve"> </w:t>
        </w:r>
        <w:r w:rsidR="006F2032">
          <w:t xml:space="preserve">ions present in the acidic medium will compete with the </w:t>
        </w:r>
      </w:ins>
      <w:ins w:id="1033" w:author="Badhri Hari" w:date="2024-05-08T20:43:00Z">
        <w:r w:rsidR="00FF6AE9">
          <w:t xml:space="preserve">already </w:t>
        </w:r>
      </w:ins>
      <w:ins w:id="1034" w:author="Badhri Hari" w:date="2024-05-08T20:44:00Z">
        <w:r w:rsidR="00B72DF3">
          <w:t>weakened ligands</w:t>
        </w:r>
        <w:r>
          <w:t xml:space="preserve"> for the copper ions, further negatively affect</w:t>
        </w:r>
      </w:ins>
      <w:ins w:id="1035" w:author="Badhri Hari" w:date="2024-05-08T20:45:00Z">
        <w:r>
          <w:t>ing the EI.</w:t>
        </w:r>
      </w:ins>
    </w:p>
    <w:p w14:paraId="4679298D" w14:textId="6E6CCEC7" w:rsidR="00BA2CF3" w:rsidRDefault="00AA3E43" w:rsidP="00BA2CF3">
      <w:pPr>
        <w:pStyle w:val="Heading2"/>
      </w:pPr>
      <w:bookmarkStart w:id="1036" w:name="_Toc166100453"/>
      <w:r>
        <w:t>4</w:t>
      </w:r>
      <w:r w:rsidR="0001009F">
        <w:t>.</w:t>
      </w:r>
      <w:r w:rsidR="00A35D0D">
        <w:t>9</w:t>
      </w:r>
      <w:r w:rsidR="00BA2CF3">
        <w:t xml:space="preserve"> Determination of </w:t>
      </w:r>
      <w:r w:rsidR="00391D19">
        <w:t>Extent of Interaction</w:t>
      </w:r>
      <w:bookmarkEnd w:id="1036"/>
    </w:p>
    <w:p w14:paraId="6162F3BB" w14:textId="33714916"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End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E11B19">
            <w:rPr>
              <w:i/>
              <w:iCs/>
              <w:noProof/>
            </w:rPr>
            <w:t xml:space="preserve"> </w:t>
          </w:r>
          <w:r w:rsidR="00E11B19">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24710821" w:rsidR="00B173ED" w:rsidRPr="00BA2CF3" w:rsidRDefault="004C52F7" w:rsidP="003A18DC">
      <w:pPr>
        <w:jc w:val="center"/>
      </w:pPr>
      <w:bookmarkStart w:id="1037"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2C00F5">
        <w:rPr>
          <w:noProof/>
        </w:rPr>
        <w:t>2</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1037"/>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49609C7E" w:rsidR="000078C1" w:rsidRPr="000078C1" w:rsidRDefault="003E0517" w:rsidP="000078C1">
      <w:pPr>
        <w:jc w:val="center"/>
      </w:pPr>
      <w:bookmarkStart w:id="1038"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2C00F5">
        <w:rPr>
          <w:noProof/>
        </w:rPr>
        <w:t>3</w:t>
      </w:r>
      <w:r w:rsidR="00FE1D2F">
        <w:rPr>
          <w:noProof/>
        </w:rPr>
        <w:fldChar w:fldCharType="end"/>
      </w:r>
      <w:r w:rsidR="000078C1">
        <w:t>]</w:t>
      </w:r>
      <w:bookmarkEnd w:id="1038"/>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AE1000">
      <w:pPr>
        <w:pStyle w:val="Heading1"/>
        <w:rPr>
          <w:ins w:id="1039" w:author="Badhri Hari" w:date="2024-05-08T20:45:00Z"/>
        </w:rPr>
      </w:pPr>
      <w:bookmarkStart w:id="1040" w:name="_Ref154082745"/>
      <w:bookmarkStart w:id="1041" w:name="_Ref154082923"/>
    </w:p>
    <w:p w14:paraId="74090C2D" w14:textId="56F2BFB5" w:rsidR="00AE1000" w:rsidRPr="007E368C" w:rsidRDefault="00AE1000" w:rsidP="00AE1000">
      <w:pPr>
        <w:pStyle w:val="Heading1"/>
      </w:pPr>
      <w:bookmarkStart w:id="1042" w:name="_Toc166100454"/>
      <w:r w:rsidRPr="007E368C">
        <w:t>5 Hypothes</w:t>
      </w:r>
      <w:r w:rsidR="005642A3" w:rsidRPr="007E368C">
        <w:t>i</w:t>
      </w:r>
      <w:r w:rsidRPr="007E368C">
        <w:t>s</w:t>
      </w:r>
      <w:bookmarkEnd w:id="1042"/>
    </w:p>
    <w:p w14:paraId="1A251229" w14:textId="77777777" w:rsidR="0045021F" w:rsidRDefault="0045021F" w:rsidP="00E4609E">
      <w:pPr>
        <w:pStyle w:val="Heading2"/>
      </w:pPr>
      <w:bookmarkStart w:id="1043" w:name="_Ref161808865"/>
      <w:bookmarkStart w:id="1044" w:name="_Toc166100455"/>
      <w:r w:rsidRPr="007E368C">
        <w:t>5.1 Hypothesis 1</w:t>
      </w:r>
      <w:r>
        <w:t xml:space="preserve"> – </w:t>
      </w:r>
      <w:r w:rsidR="000A02FA">
        <w:t xml:space="preserve">Solvent </w:t>
      </w:r>
      <w:r w:rsidR="00E4609E">
        <w:t>Performance</w:t>
      </w:r>
      <w:bookmarkEnd w:id="1043"/>
      <w:bookmarkEnd w:id="1044"/>
    </w:p>
    <w:p w14:paraId="1B367375" w14:textId="74063681" w:rsidR="00B5025D" w:rsidRPr="00785D76" w:rsidRDefault="004C4D77" w:rsidP="0007628F">
      <w:pPr>
        <w:rPr>
          <w:color w:val="F79646" w:themeColor="accent6"/>
          <w:rPrChange w:id="1045" w:author="Bindhu" w:date="2024-04-27T21:33:00Z">
            <w:rPr/>
          </w:rPrChange>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785D76">
        <w:rPr>
          <w:color w:val="F79646" w:themeColor="accent6"/>
          <w:rPrChange w:id="1046" w:author="Bindhu" w:date="2024-04-27T21:33:00Z">
            <w:rPr/>
          </w:rPrChange>
        </w:rPr>
        <w:t>ethanol and water respectively</w:t>
      </w:r>
      <w:r w:rsidR="00173A94" w:rsidRPr="00785D76">
        <w:rPr>
          <w:color w:val="F79646" w:themeColor="accent6"/>
          <w:rPrChange w:id="1047" w:author="Bindhu" w:date="2024-04-27T21:33:00Z">
            <w:rPr/>
          </w:rPrChange>
        </w:rPr>
        <w:t xml:space="preserve"> as it </w:t>
      </w:r>
      <w:r w:rsidR="00471D52" w:rsidRPr="00785D76">
        <w:rPr>
          <w:color w:val="F79646" w:themeColor="accent6"/>
          <w:rPrChange w:id="1048" w:author="Bindhu" w:date="2024-04-27T21:33:00Z">
            <w:rPr/>
          </w:rPrChange>
        </w:rPr>
        <w:t xml:space="preserve">strikes a balance between polarity and </w:t>
      </w:r>
      <w:r w:rsidR="005532FC" w:rsidRPr="00785D76">
        <w:rPr>
          <w:color w:val="F79646" w:themeColor="accent6"/>
          <w:rPrChange w:id="1049" w:author="Bindhu" w:date="2024-04-27T21:33:00Z">
            <w:rPr/>
          </w:rPrChange>
        </w:rPr>
        <w:t>van Der Waals interactions</w:t>
      </w:r>
      <w:r w:rsidR="00067014" w:rsidRPr="00785D76">
        <w:rPr>
          <w:color w:val="F79646" w:themeColor="accent6"/>
          <w:rPrChange w:id="1050" w:author="Bindhu" w:date="2024-04-27T21:33:00Z">
            <w:rPr/>
          </w:rPrChange>
        </w:rPr>
        <w:t xml:space="preserve"> (relative to ethanol and water)</w:t>
      </w:r>
      <w:r w:rsidR="005532FC" w:rsidRPr="00785D76">
        <w:rPr>
          <w:color w:val="F79646" w:themeColor="accent6"/>
          <w:rPrChange w:id="1051" w:author="Bindhu" w:date="2024-04-27T21:33:00Z">
            <w:rPr/>
          </w:rPrChange>
        </w:rPr>
        <w:t xml:space="preserve">, </w:t>
      </w:r>
      <w:r w:rsidR="009F17E9" w:rsidRPr="00785D76">
        <w:rPr>
          <w:color w:val="F79646" w:themeColor="accent6"/>
          <w:rPrChange w:id="1052" w:author="Bindhu" w:date="2024-04-27T21:33:00Z">
            <w:rPr/>
          </w:rPrChange>
        </w:rPr>
        <w:t xml:space="preserve">thus </w:t>
      </w:r>
      <w:r w:rsidR="00173A94" w:rsidRPr="00785D76">
        <w:rPr>
          <w:color w:val="F79646" w:themeColor="accent6"/>
          <w:rPrChange w:id="1053" w:author="Bindhu" w:date="2024-04-27T21:33:00Z">
            <w:rPr/>
          </w:rPrChange>
        </w:rPr>
        <w:t>lead</w:t>
      </w:r>
      <w:r w:rsidR="009F17E9" w:rsidRPr="00785D76">
        <w:rPr>
          <w:color w:val="F79646" w:themeColor="accent6"/>
          <w:rPrChange w:id="1054" w:author="Bindhu" w:date="2024-04-27T21:33:00Z">
            <w:rPr/>
          </w:rPrChange>
        </w:rPr>
        <w:t>ing</w:t>
      </w:r>
      <w:r w:rsidR="00173A94" w:rsidRPr="00785D76">
        <w:rPr>
          <w:color w:val="F79646" w:themeColor="accent6"/>
          <w:rPrChange w:id="1055" w:author="Bindhu" w:date="2024-04-27T21:33:00Z">
            <w:rPr/>
          </w:rPrChange>
        </w:rPr>
        <w:t xml:space="preserve"> to </w:t>
      </w:r>
      <w:r w:rsidR="00140629" w:rsidRPr="00785D76">
        <w:rPr>
          <w:color w:val="F79646" w:themeColor="accent6"/>
          <w:rPrChange w:id="1056" w:author="Bindhu" w:date="2024-04-27T21:33:00Z">
            <w:rPr/>
          </w:rPrChange>
        </w:rPr>
        <w:t xml:space="preserve">higher </w:t>
      </w:r>
      <w:r w:rsidR="00A515C8" w:rsidRPr="00785D76">
        <w:rPr>
          <w:color w:val="F79646" w:themeColor="accent6"/>
          <w:rPrChange w:id="1057" w:author="Bindhu" w:date="2024-04-27T21:33:00Z">
            <w:rPr/>
          </w:rPrChange>
        </w:rPr>
        <w:t>complexation</w:t>
      </w:r>
      <w:r w:rsidR="006A7221" w:rsidRPr="00785D76">
        <w:rPr>
          <w:color w:val="F79646" w:themeColor="accent6"/>
          <w:rPrChange w:id="1058" w:author="Bindhu" w:date="2024-04-27T21:33:00Z">
            <w:rPr/>
          </w:rPrChange>
        </w:rPr>
        <w:t xml:space="preserve"> </w:t>
      </w:r>
      <w:r w:rsidR="00140629" w:rsidRPr="00785D76">
        <w:rPr>
          <w:color w:val="F79646" w:themeColor="accent6"/>
          <w:rPrChange w:id="1059" w:author="Bindhu" w:date="2024-04-27T21:33:00Z">
            <w:rPr/>
          </w:rPrChange>
        </w:rPr>
        <w:t>rates</w:t>
      </w:r>
      <w:r w:rsidR="00E06654" w:rsidRPr="00785D76">
        <w:rPr>
          <w:color w:val="F79646" w:themeColor="accent6"/>
          <w:rPrChange w:id="1060" w:author="Bindhu" w:date="2024-04-27T21:33:00Z">
            <w:rPr/>
          </w:rPrChange>
        </w:rPr>
        <w:t>.</w:t>
      </w:r>
    </w:p>
    <w:p w14:paraId="15A94199" w14:textId="57A459DE"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 xml:space="preserve">it </w:t>
      </w:r>
      <w:proofErr w:type="gramStart"/>
      <w:r w:rsidR="00D56C6B">
        <w:t>has</w:t>
      </w:r>
      <w:proofErr w:type="gramEnd"/>
      <w:r w:rsidR="00D56C6B">
        <w:t xml:space="preserve"> been</w:t>
      </w:r>
      <w:r w:rsidR="007F5430">
        <w:t xml:space="preserve"> established </w:t>
      </w:r>
      <w:r w:rsidR="00F20F3A">
        <w:t xml:space="preserve">in </w:t>
      </w:r>
      <w:r w:rsidR="00F20F3A" w:rsidRPr="00206A1B">
        <w:t xml:space="preserve">Section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F20F3A" w:rsidRPr="00206A1B">
        <w:t>4.7</w:t>
      </w:r>
      <w:r w:rsidR="00F20F3A" w:rsidRPr="00206A1B">
        <w:fldChar w:fldCharType="end"/>
      </w:r>
      <w:r w:rsidR="00F20F3A">
        <w:rPr>
          <w:i/>
          <w:iCs/>
        </w:rPr>
        <w:t xml:space="preserve"> </w:t>
      </w:r>
      <w:r w:rsidR="007F5430">
        <w:t>that the water solvent is the least performant</w:t>
      </w:r>
      <w:r w:rsidR="00E52649">
        <w:t xml:space="preserve">, thus, </w:t>
      </w:r>
      <w:r w:rsidR="007F5430">
        <w:t>diluting methanol and ethanol should</w:t>
      </w:r>
      <w:r w:rsidR="00E52649">
        <w:t xml:space="preserve"> affect their ligand extraction efficiency.</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35BCDAF" w14:textId="77777777" w:rsidR="00485DEC" w:rsidRDefault="00485DEC" w:rsidP="00C72332"/>
    <w:p w14:paraId="03EEA764" w14:textId="77777777" w:rsidR="00AE1000" w:rsidRDefault="0045021F" w:rsidP="00AE1000">
      <w:pPr>
        <w:pStyle w:val="Heading2"/>
      </w:pPr>
      <w:bookmarkStart w:id="1061" w:name="_Ref161911469"/>
      <w:bookmarkStart w:id="1062" w:name="_Toc166100456"/>
      <w:r>
        <w:t>5.2 Hypothesis 2</w:t>
      </w:r>
      <w:r w:rsidR="007E368C">
        <w:t xml:space="preserve"> – </w:t>
      </w:r>
      <w:r w:rsidR="00470506">
        <w:t>Effect of PPP Mass Used</w:t>
      </w:r>
      <w:bookmarkEnd w:id="1061"/>
      <w:bookmarkEnd w:id="1062"/>
    </w:p>
    <w:p w14:paraId="7598619F" w14:textId="365ACC85" w:rsidR="007E368C" w:rsidRDefault="00470506" w:rsidP="007E368C">
      <w:r>
        <w:t xml:space="preserve">As the mass of the PPP used for extraction increases, the </w:t>
      </w:r>
      <w:r w:rsidR="00C33958">
        <w:t>number</w:t>
      </w:r>
      <w:r>
        <w:t xml:space="preserve"> of </w:t>
      </w:r>
      <w:del w:id="1063" w:author="Badhri Hari" w:date="2024-05-08T22:07:00Z">
        <w:r w:rsidDel="00ED605D">
          <w:delText>chelating molecules</w:delText>
        </w:r>
      </w:del>
      <w:ins w:id="1064" w:author="Badhri Hari" w:date="2024-05-08T22:07:00Z">
        <w:r w:rsidR="00ED605D">
          <w:t>interacting species</w:t>
        </w:r>
      </w:ins>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lastRenderedPageBreak/>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1065" w:name="_Toc166100457"/>
      <w:r>
        <w:t>5.3 Hypothesis 3 – Effect of Metal Ion concentration</w:t>
      </w:r>
      <w:bookmarkEnd w:id="1065"/>
    </w:p>
    <w:p w14:paraId="5207D04B" w14:textId="77777777"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the ligands complexing with the metal ion.</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1066" w:name="_Toc166100458"/>
      <w:r>
        <w:t>5.</w:t>
      </w:r>
      <w:r w:rsidR="007D2B5C">
        <w:t>4</w:t>
      </w:r>
      <w:r>
        <w:t xml:space="preserve"> Hypothesis </w:t>
      </w:r>
      <w:r w:rsidR="007D2B5C">
        <w:t>4</w:t>
      </w:r>
      <w:r w:rsidR="00C267F8">
        <w:t xml:space="preserve"> – Effect of Metal Ligand Voluminal Ratio</w:t>
      </w:r>
      <w:bookmarkEnd w:id="1066"/>
    </w:p>
    <w:p w14:paraId="354F499C" w14:textId="1F494CDA" w:rsidR="00A62E46" w:rsidRDefault="009E3B8D" w:rsidP="00A62E46">
      <w:commentRangeStart w:id="1067"/>
      <w:r>
        <w:t xml:space="preserve">Due to the </w:t>
      </w:r>
      <w:r w:rsidR="00D80094">
        <w:t xml:space="preserve">monodentate and </w:t>
      </w:r>
      <w:r>
        <w:t>bidentate nature of</w:t>
      </w:r>
      <w:r w:rsidR="00D80094">
        <w:t xml:space="preserve"> GA and EA respectively, the most optimal </w:t>
      </w:r>
      <w:r w:rsidR="00DA399E">
        <w:t>metal-to-ligand ratio would be around 2:3</w:t>
      </w:r>
      <w:r w:rsidR="00094E37">
        <w:t xml:space="preserve"> (as there is a balance between the total number of binding sites in the Copper ions as well as the total number of binding sites in the ligands).</w:t>
      </w:r>
      <w:r w:rsidR="006359C3">
        <w:t xml:space="preserve"> </w:t>
      </w:r>
      <w:r w:rsidR="00CB27EB">
        <w:t xml:space="preserve">This is followed by lower </w:t>
      </w:r>
      <w:r w:rsidR="00CC53C8">
        <w:t xml:space="preserve">metal:ligand </w:t>
      </w:r>
      <w:r w:rsidR="00CB27EB">
        <w:t xml:space="preserve">ratios due to the </w:t>
      </w:r>
      <w:r w:rsidR="007B5C77">
        <w:t>high</w:t>
      </w:r>
      <w:r w:rsidR="004D6252">
        <w:t>er</w:t>
      </w:r>
      <w:r w:rsidR="007B5C77">
        <w:t xml:space="preserve"> availability of ligands and then followed by higher </w:t>
      </w:r>
      <w:r w:rsidR="00EA0F2F">
        <w:t xml:space="preserve">metal:ligand </w:t>
      </w:r>
      <w:r w:rsidR="007B5C77">
        <w:t xml:space="preserve">ratios due to the </w:t>
      </w:r>
      <w:r w:rsidR="00A123E2">
        <w:t>low</w:t>
      </w:r>
      <w:r w:rsidR="006359C3">
        <w:t xml:space="preserve">er </w:t>
      </w:r>
      <w:r w:rsidR="00A123E2">
        <w:t>availability of ligands.</w:t>
      </w:r>
      <w:commentRangeEnd w:id="1067"/>
      <w:r w:rsidR="00D43F22">
        <w:rPr>
          <w:rStyle w:val="CommentReference"/>
        </w:rPr>
        <w:commentReference w:id="1067"/>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384F3182" w:rsidR="004C38B2" w:rsidRPr="00ED601A" w:rsidRDefault="004C38B2" w:rsidP="00ED601A">
            <w:pPr>
              <w:spacing w:line="240" w:lineRule="auto"/>
              <w:jc w:val="center"/>
              <w:rPr>
                <w:b/>
                <w:bCs/>
              </w:rPr>
            </w:pPr>
            <w:del w:id="1068" w:author="Badhri Hari" w:date="2024-05-08T22:07:00Z">
              <w:r w:rsidDel="009C3368">
                <w:rPr>
                  <w:b/>
                  <w:bCs/>
                </w:rPr>
                <w:delText>2</w:delText>
              </w:r>
              <w:r w:rsidRPr="00ED601A" w:rsidDel="009C3368">
                <w:rPr>
                  <w:b/>
                  <w:bCs/>
                </w:rPr>
                <w:delText>0:30</w:delText>
              </w:r>
              <w:r w:rsidR="00D42947" w:rsidDel="009C3368">
                <w:rPr>
                  <w:b/>
                  <w:bCs/>
                </w:rPr>
                <w:delText xml:space="preserve"> </w:delText>
              </w:r>
              <w:r w:rsidDel="009C3368">
                <w:rPr>
                  <w:b/>
                  <w:bCs/>
                </w:rPr>
                <w:delText>&gt;</w:delText>
              </w:r>
              <w:r w:rsidR="00D42947" w:rsidDel="009C3368">
                <w:rPr>
                  <w:b/>
                  <w:bCs/>
                </w:rPr>
                <w:delText xml:space="preserve"> </w:delText>
              </w:r>
            </w:del>
            <w:r w:rsidRPr="00ED601A">
              <w:rPr>
                <w:b/>
                <w:bCs/>
              </w:rPr>
              <w:t>10:20</w:t>
            </w:r>
            <w:r w:rsidR="00D42947">
              <w:rPr>
                <w:b/>
                <w:bCs/>
              </w:rPr>
              <w:t xml:space="preserve"> </w:t>
            </w:r>
            <w:r w:rsidR="00FA6C69">
              <w:rPr>
                <w:b/>
                <w:bCs/>
              </w:rPr>
              <w:t>&gt;</w:t>
            </w:r>
            <w:r w:rsidR="00D42947">
              <w:rPr>
                <w:b/>
                <w:bCs/>
              </w:rPr>
              <w:t xml:space="preserve"> </w:t>
            </w:r>
            <w:r w:rsidR="00FA6C69">
              <w:rPr>
                <w:b/>
                <w:bCs/>
              </w:rPr>
              <w:t>1</w:t>
            </w:r>
            <w:r w:rsidRPr="00ED601A">
              <w:rPr>
                <w:b/>
                <w:bCs/>
              </w:rPr>
              <w:t>0:30</w:t>
            </w:r>
            <w:r w:rsidR="00D42947">
              <w:rPr>
                <w:b/>
                <w:bCs/>
              </w:rPr>
              <w:t xml:space="preserve"> </w:t>
            </w:r>
            <w:r w:rsidR="00FA6C69">
              <w:rPr>
                <w:b/>
                <w:bCs/>
              </w:rPr>
              <w:t>&gt;</w:t>
            </w:r>
            <w:r w:rsidR="00D42947">
              <w:rPr>
                <w:b/>
                <w:bCs/>
              </w:rPr>
              <w:t xml:space="preserve"> </w:t>
            </w:r>
            <w:r w:rsidRPr="00ED601A">
              <w:rPr>
                <w:b/>
                <w:bCs/>
              </w:rPr>
              <w:t>10:10</w:t>
            </w:r>
            <w:r w:rsidR="00D42947">
              <w:rPr>
                <w:b/>
                <w:bCs/>
              </w:rPr>
              <w:t xml:space="preserve"> </w:t>
            </w:r>
            <w:r w:rsidR="00FA6C69">
              <w:rPr>
                <w:b/>
                <w:bCs/>
              </w:rPr>
              <w:t>&gt;</w:t>
            </w:r>
            <w:ins w:id="1069" w:author="Badhri Hari" w:date="2024-05-08T22:07:00Z">
              <w:r w:rsidR="009C3368">
                <w:rPr>
                  <w:b/>
                  <w:bCs/>
                </w:rPr>
                <w:t xml:space="preserve"> 20:30 &gt;</w:t>
              </w:r>
            </w:ins>
            <w:r w:rsidR="00D42947">
              <w:rPr>
                <w:b/>
                <w:bCs/>
              </w:rPr>
              <w:t xml:space="preserve"> </w:t>
            </w:r>
            <w:r w:rsidRPr="00ED601A">
              <w:rPr>
                <w:b/>
                <w:bCs/>
              </w:rPr>
              <w:t>30:20</w:t>
            </w:r>
            <w:r w:rsidR="00D42947">
              <w:rPr>
                <w:b/>
                <w:bCs/>
              </w:rPr>
              <w:t xml:space="preserve"> </w:t>
            </w:r>
            <w:r w:rsidR="00FA6C69">
              <w:rPr>
                <w:b/>
                <w:bCs/>
              </w:rPr>
              <w:t>&gt;</w:t>
            </w:r>
            <w:r w:rsidR="00D42947">
              <w:rPr>
                <w:b/>
                <w:bCs/>
              </w:rPr>
              <w:t xml:space="preserve"> </w:t>
            </w:r>
            <w:r w:rsidRPr="00ED601A">
              <w:rPr>
                <w:b/>
                <w:bCs/>
              </w:rPr>
              <w:t>20:10</w:t>
            </w:r>
            <w:r w:rsidR="00D42947">
              <w:rPr>
                <w:b/>
                <w:bCs/>
              </w:rPr>
              <w:t xml:space="preserve"> </w:t>
            </w:r>
            <w:r w:rsidR="00FA6C69">
              <w:rPr>
                <w:b/>
                <w:bCs/>
              </w:rPr>
              <w:t>&gt;</w:t>
            </w:r>
            <w:r w:rsidR="00D42947">
              <w:rPr>
                <w:b/>
                <w:bCs/>
              </w:rPr>
              <w:t xml:space="preserve"> </w:t>
            </w:r>
            <w:r w:rsidRPr="00ED601A">
              <w:rPr>
                <w:b/>
                <w:bCs/>
              </w:rPr>
              <w:t>30:10</w:t>
            </w:r>
          </w:p>
        </w:tc>
      </w:tr>
    </w:tbl>
    <w:p w14:paraId="3C15F58A" w14:textId="77777777" w:rsidR="00DE6F71" w:rsidRDefault="00DE6F71">
      <w:pPr>
        <w:spacing w:line="276" w:lineRule="auto"/>
        <w:rPr>
          <w:rFonts w:eastAsiaTheme="majorEastAsia" w:cstheme="majorBidi"/>
          <w:b/>
          <w:bCs/>
          <w:szCs w:val="25"/>
          <w:u w:val="single"/>
        </w:rPr>
      </w:pPr>
    </w:p>
    <w:p w14:paraId="5DD8A1EA" w14:textId="368E9793" w:rsidR="00EB2F97" w:rsidRDefault="00EB2F97" w:rsidP="00EB2F97">
      <w:pPr>
        <w:pStyle w:val="Heading2"/>
      </w:pPr>
      <w:bookmarkStart w:id="1070" w:name="_Toc166100459"/>
      <w:r w:rsidRPr="000A223E">
        <w:t>5.5 Hypothesis 5 – Effect of pH Environment</w:t>
      </w:r>
      <w:bookmarkEnd w:id="1070"/>
    </w:p>
    <w:p w14:paraId="66DBC115" w14:textId="614E6204" w:rsidR="000A223E" w:rsidRDefault="00007FAD" w:rsidP="000A223E">
      <w:r>
        <w:t xml:space="preserve">The </w:t>
      </w:r>
      <w:r w:rsidR="003E0517">
        <w:t>EI</w:t>
      </w:r>
      <w:r>
        <w:t xml:space="preserve">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p>
    <w:tbl>
      <w:tblPr>
        <w:tblStyle w:val="TableGrid"/>
        <w:tblW w:w="0" w:type="auto"/>
        <w:tblLook w:val="04A0" w:firstRow="1" w:lastRow="0" w:firstColumn="1" w:lastColumn="0" w:noHBand="0" w:noVBand="1"/>
      </w:tblPr>
      <w:tblGrid>
        <w:gridCol w:w="9350"/>
      </w:tblGrid>
      <w:tr w:rsidR="00DF726B" w14:paraId="273EA57D" w14:textId="77777777" w:rsidTr="00DF726B">
        <w:tc>
          <w:tcPr>
            <w:tcW w:w="9576" w:type="dxa"/>
            <w:vAlign w:val="center"/>
          </w:tcPr>
          <w:p w14:paraId="4E978E65" w14:textId="44EA69E5" w:rsidR="00DF726B" w:rsidRPr="00DF726B" w:rsidRDefault="00DF726B" w:rsidP="00DF726B">
            <w:pPr>
              <w:spacing w:before="120" w:after="120" w:line="240" w:lineRule="auto"/>
              <w:jc w:val="center"/>
              <w:rPr>
                <w:b/>
                <w:bCs/>
              </w:rPr>
            </w:pPr>
            <w:r>
              <w:rPr>
                <w:b/>
                <w:bCs/>
              </w:rPr>
              <w:t>pH 7  &gt; pH 5 &gt; pH 2</w:t>
            </w:r>
          </w:p>
        </w:tc>
      </w:tr>
    </w:tbl>
    <w:p w14:paraId="30521F02" w14:textId="77777777" w:rsidR="00DF726B" w:rsidRPr="000A223E" w:rsidRDefault="00DF726B" w:rsidP="00DF726B"/>
    <w:p w14:paraId="31797B43" w14:textId="74D6571B" w:rsidR="007E368C" w:rsidRDefault="00AE1000" w:rsidP="007E368C">
      <w:pPr>
        <w:pStyle w:val="Heading1"/>
      </w:pPr>
      <w:bookmarkStart w:id="1071" w:name="_Toc166100460"/>
      <w:r>
        <w:lastRenderedPageBreak/>
        <w:t>6</w:t>
      </w:r>
      <w:r w:rsidR="00222A40">
        <w:t xml:space="preserve"> Preliminary I</w:t>
      </w:r>
      <w:r w:rsidR="00222A40" w:rsidRPr="0065347A">
        <w:t>nvestigation</w:t>
      </w:r>
      <w:bookmarkEnd w:id="1040"/>
      <w:r w:rsidR="00D529B5">
        <w:t>s</w:t>
      </w:r>
      <w:bookmarkEnd w:id="1041"/>
      <w:bookmarkEnd w:id="1071"/>
    </w:p>
    <w:p w14:paraId="1C7A81CC" w14:textId="77777777" w:rsidR="007B4433" w:rsidRDefault="007B4433" w:rsidP="007B4433">
      <w:pPr>
        <w:rPr>
          <w:ins w:id="1072" w:author="Badhri Hari" w:date="2024-05-08T22:09:00Z"/>
        </w:rPr>
      </w:pPr>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ins w:id="1073" w:author="Badhri Hari" w:date="2024-05-08T22:09:00Z"/>
          <w:rFonts w:eastAsiaTheme="majorEastAsia" w:cstheme="majorBidi"/>
          <w:b/>
          <w:szCs w:val="23"/>
        </w:rPr>
      </w:pPr>
      <w:bookmarkStart w:id="1074" w:name="_Toc166100461"/>
      <w:ins w:id="1075" w:author="Badhri Hari" w:date="2024-05-08T22:09:00Z">
        <w:r w:rsidRPr="00F14B93">
          <w:rPr>
            <w:rFonts w:eastAsiaTheme="majorEastAsia" w:cstheme="majorBidi"/>
            <w:b/>
            <w:szCs w:val="23"/>
          </w:rPr>
          <w:t>6.4 UV-Vis Spectroscopy</w:t>
        </w:r>
        <w:bookmarkEnd w:id="1074"/>
      </w:ins>
    </w:p>
    <w:p w14:paraId="7B3ECBE7" w14:textId="77777777" w:rsidR="00F14B93" w:rsidRPr="00F14B93" w:rsidRDefault="00F14B93" w:rsidP="00F14B93">
      <w:pPr>
        <w:keepNext/>
        <w:keepLines/>
        <w:spacing w:before="200" w:after="0"/>
        <w:outlineLvl w:val="2"/>
        <w:rPr>
          <w:ins w:id="1076" w:author="Badhri Hari" w:date="2024-05-08T22:09:00Z"/>
          <w:rFonts w:eastAsiaTheme="majorEastAsia" w:cstheme="majorBidi"/>
          <w:b/>
          <w:bCs/>
          <w:i/>
          <w:color w:val="000000" w:themeColor="text1"/>
          <w:szCs w:val="23"/>
        </w:rPr>
      </w:pPr>
      <w:bookmarkStart w:id="1077" w:name="_Toc166100462"/>
      <w:ins w:id="1078" w:author="Badhri Hari" w:date="2024-05-08T22:09:00Z">
        <w:r w:rsidRPr="00F14B93">
          <w:rPr>
            <w:rFonts w:eastAsiaTheme="majorEastAsia" w:cstheme="majorBidi"/>
            <w:b/>
            <w:bCs/>
            <w:i/>
            <w:color w:val="000000" w:themeColor="text1"/>
            <w:szCs w:val="23"/>
          </w:rPr>
          <w:t>6.4.1 Lambda Max Determination</w:t>
        </w:r>
        <w:bookmarkEnd w:id="1077"/>
      </w:ins>
    </w:p>
    <w:p w14:paraId="332156AD" w14:textId="77777777" w:rsidR="00F14B93" w:rsidRPr="00F14B93" w:rsidRDefault="00F14B93" w:rsidP="00F14B93">
      <w:pPr>
        <w:rPr>
          <w:ins w:id="1079" w:author="Badhri Hari" w:date="2024-05-08T22:09:00Z"/>
        </w:rPr>
      </w:pPr>
      <w:ins w:id="1080" w:author="Badhri Hari" w:date="2024-05-08T22:09:00Z">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ins>
    </w:p>
    <w:p w14:paraId="21070B22" w14:textId="77777777" w:rsidR="00F14B93" w:rsidRPr="00F14B93" w:rsidRDefault="00F14B93" w:rsidP="00F14B93">
      <w:pPr>
        <w:jc w:val="center"/>
        <w:rPr>
          <w:ins w:id="1081" w:author="Badhri Hari" w:date="2024-05-08T22:09:00Z"/>
        </w:rPr>
      </w:pPr>
      <w:ins w:id="1082" w:author="Badhri Hari" w:date="2024-05-08T22:09:00Z">
        <w:r w:rsidRPr="00F14B93">
          <w:rPr>
            <w:noProof/>
            <w:lang w:eastAsia="zh-TW" w:bidi="ar-SA"/>
          </w:rPr>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2"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Xj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UdOYoXIawX1kZhFmJxLL402HeBPzgZybcn9j71AxZn5YEmd63y5jDZPQWKWM7zM&#10;VJcZYSVBlTxwNm23YXoae4e67ajS5AcLt6RooxPZT12d+idnJg1Oryha/zJOp57e+uYXAA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AXPoXj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4D101876">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2642DA7D" w14:textId="77777777" w:rsidR="00F14B93" w:rsidRPr="00F14B93" w:rsidRDefault="00F14B93" w:rsidP="00F14B93">
      <w:pPr>
        <w:rPr>
          <w:ins w:id="1083" w:author="Badhri Hari" w:date="2024-05-08T22:09:00Z"/>
        </w:rPr>
      </w:pPr>
    </w:p>
    <w:p w14:paraId="6DC4BDA8" w14:textId="77777777" w:rsidR="00F14B93" w:rsidRPr="00F14B93" w:rsidRDefault="00F14B93" w:rsidP="00F14B93">
      <w:pPr>
        <w:keepNext/>
        <w:keepLines/>
        <w:spacing w:before="200" w:after="0"/>
        <w:outlineLvl w:val="2"/>
        <w:rPr>
          <w:ins w:id="1084" w:author="Badhri Hari" w:date="2024-05-08T22:09:00Z"/>
          <w:rFonts w:eastAsiaTheme="majorEastAsia" w:cstheme="majorBidi"/>
          <w:b/>
          <w:bCs/>
          <w:i/>
          <w:color w:val="000000" w:themeColor="text1"/>
          <w:szCs w:val="23"/>
        </w:rPr>
      </w:pPr>
      <w:bookmarkStart w:id="1085" w:name="_Toc166100463"/>
      <w:ins w:id="1086" w:author="Badhri Hari" w:date="2024-05-08T22:09:00Z">
        <w:r w:rsidRPr="00F14B93">
          <w:rPr>
            <w:rFonts w:eastAsiaTheme="majorEastAsia" w:cstheme="majorBidi"/>
            <w:b/>
            <w:bCs/>
            <w:i/>
            <w:color w:val="000000" w:themeColor="text1"/>
            <w:szCs w:val="23"/>
          </w:rPr>
          <w:t>6.4.2 Standard Calibration Curve</w:t>
        </w:r>
        <w:bookmarkEnd w:id="1085"/>
      </w:ins>
    </w:p>
    <w:p w14:paraId="2FACC47A" w14:textId="77777777" w:rsidR="00F14B93" w:rsidRPr="00F14B93" w:rsidRDefault="00F14B93" w:rsidP="00F14B93">
      <w:pPr>
        <w:rPr>
          <w:ins w:id="1087" w:author="Badhri Hari" w:date="2024-05-08T22:09:00Z"/>
        </w:rPr>
      </w:pPr>
      <w:ins w:id="1088" w:author="Badhri Hari" w:date="2024-05-08T22:09:00Z">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lastRenderedPageBreak/>
          <w:t>wavelength is used to measure the absorbance for each concentration. The high R</w:t>
        </w:r>
        <w:r w:rsidRPr="00F14B93">
          <w:rPr>
            <w:vertAlign w:val="superscript"/>
          </w:rPr>
          <w:t>2</w:t>
        </w:r>
        <w:r w:rsidRPr="00F14B93">
          <w:t xml:space="preserve"> value (0.977) proves the precision and reliability of the spectrophotometer used.</w:t>
        </w:r>
      </w:ins>
    </w:p>
    <w:p w14:paraId="11FA4C46" w14:textId="77777777" w:rsidR="00F14B93" w:rsidRPr="00F14B93" w:rsidRDefault="00F14B93" w:rsidP="00F14B93">
      <w:pPr>
        <w:jc w:val="center"/>
        <w:rPr>
          <w:ins w:id="1089" w:author="Badhri Hari" w:date="2024-05-08T22:09:00Z"/>
        </w:rPr>
      </w:pPr>
      <w:ins w:id="1090" w:author="Badhri Hari" w:date="2024-05-08T22:09:00Z">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3"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tJ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k2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ckj7S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3DA1ED7">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2FCB530" w14:textId="77777777" w:rsidR="00F14B93" w:rsidRPr="007B4433" w:rsidRDefault="00F14B93" w:rsidP="007B4433"/>
    <w:p w14:paraId="22D23B63" w14:textId="77777777" w:rsidR="000E5A19" w:rsidRDefault="000E5A19" w:rsidP="000E5A19">
      <w:pPr>
        <w:pStyle w:val="Heading2"/>
      </w:pPr>
      <w:bookmarkStart w:id="1091" w:name="_Toc166100464"/>
      <w:r w:rsidRPr="00101C45">
        <w:t xml:space="preserve">6.1 </w:t>
      </w:r>
      <w:r w:rsidRPr="00EA1741">
        <w:t>Selection of Extraction Method</w:t>
      </w:r>
      <w:bookmarkEnd w:id="1091"/>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1092" w:name="_Toc166100465"/>
      <w:r w:rsidRPr="00101C45">
        <w:t>6</w:t>
      </w:r>
      <w:r w:rsidR="00CF0018">
        <w:t>.2</w:t>
      </w:r>
      <w:r w:rsidR="007B2F12">
        <w:t xml:space="preserve"> </w:t>
      </w:r>
      <w:r w:rsidR="00BA0F34" w:rsidRPr="003A486E">
        <w:t xml:space="preserve">Selection of </w:t>
      </w:r>
      <w:r w:rsidR="00CF0018" w:rsidRPr="003A486E">
        <w:t>Boiling Duration</w:t>
      </w:r>
      <w:bookmarkEnd w:id="1092"/>
    </w:p>
    <w:p w14:paraId="7C9ACBA4" w14:textId="014F92BB" w:rsidR="00631AFF" w:rsidRPr="00631AFF" w:rsidRDefault="00631AFF" w:rsidP="00631AFF">
      <w:r>
        <w:t xml:space="preserve">A range of boiling durations were chosen </w:t>
      </w:r>
      <w:ins w:id="1093" w:author="Badhri Hari" w:date="2024-05-08T22:33:00Z">
        <w:r w:rsidR="001372F5">
          <w:t xml:space="preserve">– 5, </w:t>
        </w:r>
        <w:r w:rsidR="001372F5" w:rsidRPr="001372F5">
          <w:t>10</w:t>
        </w:r>
      </w:ins>
      <w:ins w:id="1094" w:author="Badhri Hari" w:date="2024-05-08T22:34:00Z">
        <w:r w:rsidR="001372F5">
          <w:t>,</w:t>
        </w:r>
      </w:ins>
      <w:ins w:id="1095" w:author="Badhri Hari" w:date="2024-05-08T22:33:00Z">
        <w:r w:rsidR="001372F5">
          <w:t xml:space="preserve"> and </w:t>
        </w:r>
        <w:r w:rsidR="001372F5" w:rsidRPr="001372F5">
          <w:t>15</w:t>
        </w:r>
        <w:r w:rsidR="001372F5">
          <w:t xml:space="preserve"> minutes– </w:t>
        </w:r>
      </w:ins>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ins w:id="1096" w:author="Badhri Hari" w:date="2024-05-08T22:33:00Z">
        <w:r w:rsidR="001372F5">
          <w:t xml:space="preserve">. Finally, 5 minutes was chosen since </w:t>
        </w:r>
      </w:ins>
      <w:ins w:id="1097" w:author="Badhri Hari" w:date="2024-05-08T22:34:00Z">
        <w:r w:rsidR="00B9253D">
          <w:t xml:space="preserve">the alcohol solutions experienced </w:t>
        </w:r>
        <w:r w:rsidR="002810A9">
          <w:t>high levels of e</w:t>
        </w:r>
      </w:ins>
      <w:ins w:id="1098" w:author="Badhri Hari" w:date="2024-05-08T22:35:00Z">
        <w:r w:rsidR="002810A9">
          <w:t>vaporation and were boiling off in extended boiling durations.</w:t>
        </w:r>
      </w:ins>
      <w:del w:id="1099" w:author="Badhri Hari" w:date="2024-05-08T22:33:00Z">
        <w:r w:rsidR="005C5649" w:rsidDel="001372F5">
          <w:delText>.</w:delText>
        </w:r>
      </w:del>
    </w:p>
    <w:p w14:paraId="59835C4C" w14:textId="77777777" w:rsidR="003F7844" w:rsidRPr="003F7844" w:rsidRDefault="003F7844" w:rsidP="003F7844">
      <w:pPr>
        <w:pStyle w:val="Heading2"/>
      </w:pPr>
      <w:bookmarkStart w:id="1100" w:name="_Toc166100466"/>
      <w:r w:rsidRPr="00101C45">
        <w:lastRenderedPageBreak/>
        <w:t>6</w:t>
      </w:r>
      <w:r>
        <w:t>.3</w:t>
      </w:r>
      <w:r w:rsidRPr="00101C45">
        <w:t xml:space="preserve"> Selection of </w:t>
      </w:r>
      <w:r>
        <w:t>Solvents</w:t>
      </w:r>
      <w:bookmarkEnd w:id="1100"/>
    </w:p>
    <w:p w14:paraId="1F78A40E" w14:textId="6828ED7B" w:rsidR="00B424D6" w:rsidDel="007B77DD" w:rsidRDefault="0054535C" w:rsidP="00F14B93">
      <w:pPr>
        <w:rPr>
          <w:del w:id="1101" w:author="Badhri Hari" w:date="2024-05-08T22:08:00Z"/>
        </w:rPr>
      </w:pPr>
      <w:r>
        <w:t>W</w:t>
      </w:r>
      <w:r w:rsidR="00C65A6A">
        <w:t>ater, ethanol, methanol, and their binary equivalents</w:t>
      </w:r>
      <w:r w:rsidR="00D02934" w:rsidRPr="00101C45">
        <w:t xml:space="preserve"> were considered for the study as </w:t>
      </w:r>
      <w:del w:id="1102" w:author="Badhri Hari" w:date="2024-05-08T22:15:00Z">
        <w:r w:rsidR="00D02934" w:rsidRPr="00101C45" w:rsidDel="002D0427">
          <w:delText xml:space="preserve">they are </w:delText>
        </w:r>
        <w:r w:rsidR="00B45E4E" w:rsidDel="002D0427">
          <w:delText>easy</w:delText>
        </w:r>
        <w:r w:rsidR="00D02934" w:rsidRPr="00101C45" w:rsidDel="002D0427">
          <w:delText xml:space="preserve"> to </w:delText>
        </w:r>
        <w:r w:rsidR="003F5F6E" w:rsidRPr="00101C45" w:rsidDel="002D0427">
          <w:delText>source</w:delText>
        </w:r>
      </w:del>
      <w:ins w:id="1103" w:author="Badhri Hari" w:date="2024-05-08T22:15:00Z">
        <w:r w:rsidR="002D0427">
          <w:t xml:space="preserve">reasoned in </w:t>
        </w:r>
        <w:r w:rsidR="002D0427">
          <w:fldChar w:fldCharType="begin"/>
        </w:r>
        <w:r w:rsidR="002D0427">
          <w:instrText xml:space="preserve"> REF _Ref166098964 \h </w:instrText>
        </w:r>
      </w:ins>
      <w:r w:rsidR="002D0427">
        <w:fldChar w:fldCharType="separate"/>
      </w:r>
      <w:ins w:id="1104" w:author="Badhri Hari" w:date="2024-05-08T22:17:00Z">
        <w:r w:rsidR="00283513">
          <w:t>Sec</w:t>
        </w:r>
      </w:ins>
      <w:ins w:id="1105" w:author="Badhri Hari" w:date="2024-05-08T22:18:00Z">
        <w:r w:rsidR="00283513">
          <w:t>tion 4</w:t>
        </w:r>
      </w:ins>
      <w:ins w:id="1106" w:author="Badhri Hari" w:date="2024-05-08T22:15:00Z">
        <w:r w:rsidR="002D0427">
          <w:t>.7</w:t>
        </w:r>
        <w:r w:rsidR="002D0427">
          <w:fldChar w:fldCharType="end"/>
        </w:r>
      </w:ins>
      <w:del w:id="1107" w:author="Badhri Hari" w:date="2024-05-08T22:15:00Z">
        <w:r w:rsidR="00B45E4E" w:rsidDel="002D0427">
          <w:delText xml:space="preserve"> and have a low impact on the environment</w:delText>
        </w:r>
        <w:r w:rsidR="00D92279" w:rsidDel="002D0427">
          <w:delText xml:space="preserve"> relative to other organic compounds</w:delText>
        </w:r>
        <w:r w:rsidR="00B45E4E" w:rsidDel="002D0427">
          <w:delText>,</w:delText>
        </w:r>
        <w:r w:rsidR="00EA1C0B" w:rsidDel="002D0427">
          <w:delText xml:space="preserve"> </w:delText>
        </w:r>
        <w:r w:rsidR="00B45E4E" w:rsidDel="002D0427">
          <w:delText>hence</w:delText>
        </w:r>
        <w:r w:rsidR="003F5F6E" w:rsidRPr="00101C45" w:rsidDel="002D0427">
          <w:delText xml:space="preserve"> support</w:delText>
        </w:r>
        <w:r w:rsidR="00B45E4E" w:rsidDel="002D0427">
          <w:delText>ing</w:delText>
        </w:r>
        <w:r w:rsidR="003F5F6E" w:rsidRPr="00101C45" w:rsidDel="002D0427">
          <w:delText xml:space="preserve"> the sustainable focus of the study</w:delText>
        </w:r>
      </w:del>
      <w:r w:rsidR="003F5F6E" w:rsidRPr="00101C45">
        <w:t>.</w:t>
      </w:r>
    </w:p>
    <w:p w14:paraId="7F49BF0A" w14:textId="77777777" w:rsidR="007B77DD" w:rsidRDefault="007B77DD" w:rsidP="006D4BE4">
      <w:pPr>
        <w:rPr>
          <w:ins w:id="1108" w:author="Badhri Hari" w:date="2024-05-08T22:11:00Z"/>
        </w:rPr>
      </w:pPr>
    </w:p>
    <w:p w14:paraId="723A7BC2" w14:textId="0C9A121F" w:rsidR="000A3F73" w:rsidDel="00F14B93" w:rsidRDefault="007B77DD" w:rsidP="007B77DD">
      <w:pPr>
        <w:pStyle w:val="Heading2"/>
        <w:rPr>
          <w:del w:id="1109" w:author="Badhri Hari" w:date="2024-05-08T22:08:00Z"/>
        </w:rPr>
        <w:pPrChange w:id="1110" w:author="Badhri Hari" w:date="2024-05-08T22:11:00Z">
          <w:pPr>
            <w:pStyle w:val="Heading2"/>
          </w:pPr>
        </w:pPrChange>
      </w:pPr>
      <w:bookmarkStart w:id="1111" w:name="_Toc166100467"/>
      <w:ins w:id="1112" w:author="Badhri Hari" w:date="2024-05-08T22:11:00Z">
        <w:r w:rsidRPr="00255852">
          <w:t>6.4 Selection of PPP Mass</w:t>
        </w:r>
      </w:ins>
      <w:bookmarkEnd w:id="1111"/>
      <w:del w:id="1113" w:author="Badhri Hari" w:date="2024-05-08T22:08:00Z">
        <w:r w:rsidR="00B424D6" w:rsidRPr="00255852" w:rsidDel="00F14B93">
          <w:delText>6.4 UV-Vis Spectroscopy</w:delText>
        </w:r>
      </w:del>
    </w:p>
    <w:p w14:paraId="48AAB70A" w14:textId="6C6A1143" w:rsidR="00356EF5" w:rsidRPr="00356EF5" w:rsidDel="00F14B93" w:rsidRDefault="00356EF5" w:rsidP="007B77DD">
      <w:pPr>
        <w:pStyle w:val="Heading2"/>
        <w:rPr>
          <w:del w:id="1114" w:author="Badhri Hari" w:date="2024-05-08T22:08:00Z"/>
        </w:rPr>
        <w:pPrChange w:id="1115" w:author="Badhri Hari" w:date="2024-05-08T22:11:00Z">
          <w:pPr>
            <w:pStyle w:val="Heading3"/>
          </w:pPr>
        </w:pPrChange>
      </w:pPr>
      <w:del w:id="1116" w:author="Badhri Hari" w:date="2024-05-08T22:08:00Z">
        <w:r w:rsidDel="00F14B93">
          <w:delText>6.4.1 Lambda Max Determinatio</w:delText>
        </w:r>
        <w:r w:rsidR="009B7AEC" w:rsidDel="00F14B93">
          <w:delText>n</w:delText>
        </w:r>
      </w:del>
    </w:p>
    <w:p w14:paraId="583CD452" w14:textId="7BCF62D5" w:rsidR="005A0D6D" w:rsidDel="00F14B93" w:rsidRDefault="00357BB0" w:rsidP="007B77DD">
      <w:pPr>
        <w:pStyle w:val="Heading2"/>
        <w:rPr>
          <w:del w:id="1117" w:author="Badhri Hari" w:date="2024-05-08T22:08:00Z"/>
        </w:rPr>
        <w:pPrChange w:id="1118" w:author="Badhri Hari" w:date="2024-05-08T22:11:00Z">
          <w:pPr/>
        </w:pPrChange>
      </w:pPr>
      <w:del w:id="1119" w:author="Badhri Hari" w:date="2024-05-08T22:08:00Z">
        <w:r w:rsidDel="00F14B93">
          <w:delText xml:space="preserve">The </w:delText>
        </w:r>
        <w:r w:rsidR="00852DDE" w:rsidDel="00F14B93">
          <w:delText xml:space="preserve">determination of the </w:delText>
        </w:r>
        <w:r w:rsidR="00BE0CDB" w:rsidDel="00F14B93">
          <w:rPr>
            <w:rFonts w:cs="Times New Roman"/>
          </w:rPr>
          <w:delText>λ</w:delText>
        </w:r>
        <w:r w:rsidR="00BE0CDB" w:rsidRPr="00BE0CDB" w:rsidDel="00F14B93">
          <w:rPr>
            <w:vertAlign w:val="subscript"/>
          </w:rPr>
          <w:delText>max</w:delText>
        </w:r>
        <w:r w:rsidR="00BE0CDB" w:rsidDel="00F14B93">
          <w:delText xml:space="preserve"> value </w:delText>
        </w:r>
        <w:r w:rsidR="00852DDE" w:rsidDel="00F14B93">
          <w:delText>is essential for this study as it</w:delText>
        </w:r>
        <w:r w:rsidR="00FE67D7" w:rsidDel="00F14B93">
          <w:delText xml:space="preserve"> will be used to determine the </w:delText>
        </w:r>
        <w:r w:rsidR="003E0517" w:rsidDel="00F14B93">
          <w:delText>EI</w:delText>
        </w:r>
        <w:r w:rsidR="00852DDE" w:rsidDel="00F14B93">
          <w:delText>.</w:delText>
        </w:r>
        <w:r w:rsidR="00522A81" w:rsidDel="00F14B93">
          <w:delText xml:space="preserve"> The lambda scan graph for 0.05 moldm</w:delText>
        </w:r>
        <w:r w:rsidR="00522A81" w:rsidRPr="00522A81" w:rsidDel="00F14B93">
          <w:rPr>
            <w:vertAlign w:val="superscript"/>
          </w:rPr>
          <w:delText>-3</w:delText>
        </w:r>
        <w:r w:rsidR="00522A81" w:rsidDel="00F14B93">
          <w:delText xml:space="preserve"> CuSO</w:delText>
        </w:r>
        <w:r w:rsidR="00522A81" w:rsidRPr="00522A81" w:rsidDel="00F14B93">
          <w:rPr>
            <w:vertAlign w:val="subscript"/>
          </w:rPr>
          <w:delText>4</w:delText>
        </w:r>
        <w:r w:rsidR="00522A81" w:rsidDel="00F14B93">
          <w:delText>.xH</w:delText>
        </w:r>
        <w:r w:rsidR="00522A81" w:rsidRPr="00522A81" w:rsidDel="00F14B93">
          <w:rPr>
            <w:vertAlign w:val="subscript"/>
          </w:rPr>
          <w:delText>2</w:delText>
        </w:r>
        <w:r w:rsidR="00522A81" w:rsidDel="00F14B93">
          <w:delText>O solution</w:delText>
        </w:r>
        <w:r w:rsidR="00E42F48" w:rsidDel="00F14B93">
          <w:delText xml:space="preserve"> </w:delText>
        </w:r>
        <w:r w:rsidR="00492D28" w:rsidDel="00F14B93">
          <w:delText>(</w:delText>
        </w:r>
        <w:r w:rsidR="00FE1D2F" w:rsidRPr="006C2B66" w:rsidDel="00F14B93">
          <w:fldChar w:fldCharType="begin"/>
        </w:r>
        <w:r w:rsidR="00492D28" w:rsidRPr="006C2B66" w:rsidDel="00F14B93">
          <w:delInstrText xml:space="preserve"> REF _Ref158079745 \h </w:delInstrText>
        </w:r>
        <w:r w:rsidR="006C2B66" w:rsidDel="00F14B93">
          <w:delInstrText xml:space="preserve"> \* MERGEFORMAT </w:delInstrText>
        </w:r>
        <w:r w:rsidR="00FE1D2F" w:rsidRPr="006C2B66" w:rsidDel="00F14B93">
          <w:fldChar w:fldCharType="separate"/>
        </w:r>
        <w:r w:rsidR="00492D28" w:rsidRPr="006C2B66" w:rsidDel="00F14B93">
          <w:delText>Graph 1</w:delText>
        </w:r>
        <w:r w:rsidR="00FE1D2F" w:rsidRPr="006C2B66" w:rsidDel="00F14B93">
          <w:fldChar w:fldCharType="end"/>
        </w:r>
        <w:r w:rsidR="00492D28" w:rsidDel="00F14B93">
          <w:delText>)</w:delText>
        </w:r>
        <w:r w:rsidR="00D83E6F" w:rsidDel="00F14B93">
          <w:delText xml:space="preserve"> </w:delText>
        </w:r>
        <w:r w:rsidR="00774285" w:rsidDel="00F14B93">
          <w:delText xml:space="preserve">has a peak at 775 nm which was set as the </w:delText>
        </w:r>
        <w:r w:rsidR="00774285" w:rsidDel="00F14B93">
          <w:rPr>
            <w:rFonts w:cs="Times New Roman"/>
          </w:rPr>
          <w:delText>λ</w:delText>
        </w:r>
        <w:r w:rsidR="00774285" w:rsidRPr="00BE0CDB" w:rsidDel="00F14B93">
          <w:rPr>
            <w:vertAlign w:val="subscript"/>
          </w:rPr>
          <w:delText>max</w:delText>
        </w:r>
        <w:r w:rsidR="00525022" w:rsidDel="00F14B93">
          <w:delText xml:space="preserve"> value.</w:delText>
        </w:r>
      </w:del>
    </w:p>
    <w:p w14:paraId="30AA37E4" w14:textId="090E3FFF" w:rsidR="00084CFA" w:rsidDel="00F14B93" w:rsidRDefault="00CB5D7A" w:rsidP="007B77DD">
      <w:pPr>
        <w:pStyle w:val="Heading2"/>
        <w:rPr>
          <w:del w:id="1120" w:author="Badhri Hari" w:date="2024-05-08T22:08:00Z"/>
        </w:rPr>
        <w:pPrChange w:id="1121" w:author="Badhri Hari" w:date="2024-05-08T22:11:00Z">
          <w:pPr>
            <w:jc w:val="center"/>
          </w:pPr>
        </w:pPrChange>
      </w:pPr>
      <w:del w:id="1122" w:author="Badhri Hari" w:date="2024-05-08T22:08:00Z">
        <w:r w:rsidDel="00F14B93">
          <w:rPr>
            <w:noProof/>
            <w:lang w:eastAsia="zh-TW" w:bidi="ar-SA"/>
          </w:rPr>
          <mc:AlternateContent>
            <mc:Choice Requires="wps">
              <w:drawing>
                <wp:anchor distT="0" distB="0" distL="114300" distR="114300" simplePos="0" relativeHeight="251552256" behindDoc="0" locked="0" layoutInCell="1" allowOverlap="1" wp14:anchorId="0925ED88" wp14:editId="61C6A6D7">
                  <wp:simplePos x="0" y="0"/>
                  <wp:positionH relativeFrom="column">
                    <wp:posOffset>687070</wp:posOffset>
                  </wp:positionH>
                  <wp:positionV relativeFrom="paragraph">
                    <wp:posOffset>2792095</wp:posOffset>
                  </wp:positionV>
                  <wp:extent cx="4572000" cy="245110"/>
                  <wp:effectExtent l="10795" t="10795" r="8255" b="10795"/>
                  <wp:wrapNone/>
                  <wp:docPr id="23026778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1ABE57A4" w14:textId="4D65AFB3" w:rsidR="005531F3" w:rsidRPr="004D4B51" w:rsidRDefault="005531F3" w:rsidP="004D4B51">
                              <w:pPr>
                                <w:rPr>
                                  <w:i/>
                                  <w:iCs/>
                                  <w:sz w:val="20"/>
                                </w:rPr>
                              </w:pPr>
                              <w:bookmarkStart w:id="1123" w:name="_Ref158079745"/>
                              <w:r w:rsidRPr="004D4B51">
                                <w:rPr>
                                  <w:i/>
                                  <w:iCs/>
                                  <w:sz w:val="20"/>
                                </w:rPr>
                                <w:t xml:space="preserve">Graph </w:t>
                              </w:r>
                              <w:r w:rsidR="00FE1D2F" w:rsidRPr="004D4B51">
                                <w:rPr>
                                  <w:i/>
                                  <w:iCs/>
                                  <w:sz w:val="20"/>
                                </w:rPr>
                                <w:fldChar w:fldCharType="begin"/>
                              </w:r>
                              <w:r w:rsidRPr="004D4B51">
                                <w:rPr>
                                  <w:i/>
                                  <w:iCs/>
                                  <w:sz w:val="20"/>
                                </w:rPr>
                                <w:instrText xml:space="preserve"> SEQ Graph \* ARABIC </w:instrText>
                              </w:r>
                              <w:r w:rsidR="00FE1D2F" w:rsidRPr="004D4B51">
                                <w:rPr>
                                  <w:i/>
                                  <w:iCs/>
                                  <w:sz w:val="20"/>
                                </w:rPr>
                                <w:fldChar w:fldCharType="separate"/>
                              </w:r>
                              <w:r w:rsidR="00A6116E">
                                <w:rPr>
                                  <w:i/>
                                  <w:iCs/>
                                  <w:noProof/>
                                  <w:sz w:val="20"/>
                                </w:rPr>
                                <w:t>1</w:t>
                              </w:r>
                              <w:r w:rsidR="00FE1D2F" w:rsidRPr="004D4B51">
                                <w:rPr>
                                  <w:i/>
                                  <w:iCs/>
                                  <w:sz w:val="20"/>
                                </w:rPr>
                                <w:fldChar w:fldCharType="end"/>
                              </w:r>
                              <w:bookmarkEnd w:id="1123"/>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25ED88" id="_x0000_s1044" type="#_x0000_t202" style="position:absolute;margin-left:54.1pt;margin-top:219.85pt;width:5in;height:19.3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E3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y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ALcEE3GwIAADMEAAAOAAAAAAAAAAAAAAAAAC4CAABkcnMvZTJvRG9jLnhtbFBLAQIt&#10;ABQABgAIAAAAIQDF5XHi3wAAAAsBAAAPAAAAAAAAAAAAAAAAAHUEAABkcnMvZG93bnJldi54bWxQ&#10;SwUGAAAAAAQABADzAAAAgQUAAAAA&#10;">
                  <v:textbox>
                    <w:txbxContent>
                      <w:p w14:paraId="1ABE57A4" w14:textId="4D65AFB3" w:rsidR="005531F3" w:rsidRPr="004D4B51" w:rsidRDefault="005531F3" w:rsidP="004D4B51">
                        <w:pPr>
                          <w:rPr>
                            <w:i/>
                            <w:iCs/>
                            <w:sz w:val="20"/>
                          </w:rPr>
                        </w:pPr>
                        <w:bookmarkStart w:id="1124" w:name="_Ref158079745"/>
                        <w:r w:rsidRPr="004D4B51">
                          <w:rPr>
                            <w:i/>
                            <w:iCs/>
                            <w:sz w:val="20"/>
                          </w:rPr>
                          <w:t xml:space="preserve">Graph </w:t>
                        </w:r>
                        <w:r w:rsidR="00FE1D2F" w:rsidRPr="004D4B51">
                          <w:rPr>
                            <w:i/>
                            <w:iCs/>
                            <w:sz w:val="20"/>
                          </w:rPr>
                          <w:fldChar w:fldCharType="begin"/>
                        </w:r>
                        <w:r w:rsidRPr="004D4B51">
                          <w:rPr>
                            <w:i/>
                            <w:iCs/>
                            <w:sz w:val="20"/>
                          </w:rPr>
                          <w:instrText xml:space="preserve"> SEQ Graph \* ARABIC </w:instrText>
                        </w:r>
                        <w:r w:rsidR="00FE1D2F" w:rsidRPr="004D4B51">
                          <w:rPr>
                            <w:i/>
                            <w:iCs/>
                            <w:sz w:val="20"/>
                          </w:rPr>
                          <w:fldChar w:fldCharType="separate"/>
                        </w:r>
                        <w:r w:rsidR="00A6116E">
                          <w:rPr>
                            <w:i/>
                            <w:iCs/>
                            <w:noProof/>
                            <w:sz w:val="20"/>
                          </w:rPr>
                          <w:t>1</w:t>
                        </w:r>
                        <w:r w:rsidR="00FE1D2F" w:rsidRPr="004D4B51">
                          <w:rPr>
                            <w:i/>
                            <w:iCs/>
                            <w:sz w:val="20"/>
                          </w:rPr>
                          <w:fldChar w:fldCharType="end"/>
                        </w:r>
                        <w:bookmarkEnd w:id="1124"/>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005A0D6D" w:rsidRPr="005A0D6D" w:rsidDel="00F14B93">
          <w:rPr>
            <w:noProof/>
          </w:rPr>
          <w:drawing>
            <wp:inline distT="0" distB="0" distL="0" distR="0" wp14:anchorId="0F1626EB" wp14:editId="5FDFB4CD">
              <wp:extent cx="4572000" cy="2743200"/>
              <wp:effectExtent l="0" t="0" r="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p>
    <w:p w14:paraId="0D2EE11A" w14:textId="02B9D608" w:rsidR="007B2C9B" w:rsidDel="00F14B93" w:rsidRDefault="007B2C9B" w:rsidP="007B77DD">
      <w:pPr>
        <w:pStyle w:val="Heading2"/>
        <w:rPr>
          <w:del w:id="1125" w:author="Badhri Hari" w:date="2024-05-08T22:08:00Z"/>
        </w:rPr>
        <w:pPrChange w:id="1126" w:author="Badhri Hari" w:date="2024-05-08T22:11:00Z">
          <w:pPr/>
        </w:pPrChange>
      </w:pPr>
    </w:p>
    <w:p w14:paraId="5A7E498E" w14:textId="414C9901" w:rsidR="00CE5B92" w:rsidDel="00F14B93" w:rsidRDefault="00CE5B92" w:rsidP="007B77DD">
      <w:pPr>
        <w:pStyle w:val="Heading2"/>
        <w:rPr>
          <w:del w:id="1127" w:author="Badhri Hari" w:date="2024-05-08T22:08:00Z"/>
        </w:rPr>
        <w:pPrChange w:id="1128" w:author="Badhri Hari" w:date="2024-05-08T22:11:00Z">
          <w:pPr>
            <w:pStyle w:val="Heading3"/>
          </w:pPr>
        </w:pPrChange>
      </w:pPr>
      <w:del w:id="1129" w:author="Badhri Hari" w:date="2024-05-08T22:08:00Z">
        <w:r w:rsidDel="00F14B93">
          <w:delText>6.4.2 Standard Calibration Curve</w:delText>
        </w:r>
      </w:del>
    </w:p>
    <w:p w14:paraId="39D8C5BF" w14:textId="23A1E449" w:rsidR="00AA799E" w:rsidRPr="000B3C6B" w:rsidDel="00F14B93" w:rsidRDefault="00470479" w:rsidP="007B77DD">
      <w:pPr>
        <w:pStyle w:val="Heading2"/>
        <w:rPr>
          <w:del w:id="1130" w:author="Badhri Hari" w:date="2024-05-08T22:08:00Z"/>
        </w:rPr>
        <w:pPrChange w:id="1131" w:author="Badhri Hari" w:date="2024-05-08T22:11:00Z">
          <w:pPr/>
        </w:pPrChange>
      </w:pPr>
      <w:del w:id="1132" w:author="Badhri Hari" w:date="2024-05-08T22:08:00Z">
        <w:r w:rsidDel="00F14B93">
          <w:delText xml:space="preserve">A standard/calibration curve is used to plot the </w:delText>
        </w:r>
        <w:r w:rsidR="00901B20" w:rsidDel="00F14B93">
          <w:delText xml:space="preserve">linear </w:delText>
        </w:r>
        <w:r w:rsidDel="00F14B93">
          <w:delText xml:space="preserve">relationship between the absorbance and concentration of </w:delText>
        </w:r>
        <w:r w:rsidR="00600EF2" w:rsidDel="00F14B93">
          <w:delText xml:space="preserve">a </w:delText>
        </w:r>
        <w:r w:rsidDel="00F14B93">
          <w:delText xml:space="preserve">metal </w:delText>
        </w:r>
        <w:r w:rsidR="00E41E5E" w:rsidDel="00F14B93">
          <w:delText>complex</w:delText>
        </w:r>
        <w:r w:rsidR="00600EF2" w:rsidDel="00F14B93">
          <w:delText xml:space="preserve"> solution</w:delText>
        </w:r>
        <w:r w:rsidR="00901B20" w:rsidDel="00F14B93">
          <w:delText xml:space="preserve"> as </w:delText>
        </w:r>
        <w:r w:rsidR="00B25E8C" w:rsidDel="00F14B93">
          <w:delText>acc</w:delText>
        </w:r>
        <w:r w:rsidR="009A6C8A" w:rsidDel="00F14B93">
          <w:delText>ording to Beer-Lambert’s Law</w:delText>
        </w:r>
        <w:r w:rsidR="00600EF2" w:rsidDel="00F14B93">
          <w:delText>.</w:delText>
        </w:r>
        <w:r w:rsidR="00BB32F5" w:rsidDel="00F14B93">
          <w:delText xml:space="preserve"> The </w:delText>
        </w:r>
        <w:r w:rsidR="00BB32F5" w:rsidDel="00F14B93">
          <w:rPr>
            <w:rFonts w:cs="Times New Roman"/>
          </w:rPr>
          <w:delText>λ</w:delText>
        </w:r>
        <w:r w:rsidR="00BB32F5" w:rsidRPr="00BB32F5" w:rsidDel="00F14B93">
          <w:rPr>
            <w:vertAlign w:val="subscript"/>
          </w:rPr>
          <w:delText>max</w:delText>
        </w:r>
        <w:r w:rsidR="00C15178" w:rsidDel="00F14B93">
          <w:rPr>
            <w:vertAlign w:val="subscript"/>
          </w:rPr>
          <w:delText xml:space="preserve"> </w:delText>
        </w:r>
        <w:r w:rsidR="00BB32F5" w:rsidDel="00F14B93">
          <w:delText xml:space="preserve">wavelength is used to </w:delText>
        </w:r>
        <w:r w:rsidR="00C421B3" w:rsidDel="00F14B93">
          <w:delText>measure the absorbance for each concentration.</w:delText>
        </w:r>
        <w:r w:rsidR="000B3C6B" w:rsidDel="00F14B93">
          <w:delText xml:space="preserve"> The high R</w:delText>
        </w:r>
        <w:r w:rsidR="000B3C6B" w:rsidRPr="000B3C6B" w:rsidDel="00F14B93">
          <w:rPr>
            <w:vertAlign w:val="superscript"/>
          </w:rPr>
          <w:delText>2</w:delText>
        </w:r>
        <w:r w:rsidR="000B3C6B" w:rsidDel="00F14B93">
          <w:delText xml:space="preserve"> value (0.977) proves the </w:delText>
        </w:r>
        <w:r w:rsidR="00132CDB" w:rsidDel="00F14B93">
          <w:delText>precision and reliability of the spectrophotometer used.</w:delText>
        </w:r>
      </w:del>
    </w:p>
    <w:p w14:paraId="4C26FF36" w14:textId="3C49C4A8" w:rsidR="00CE5B92" w:rsidDel="00F14B93" w:rsidRDefault="00CB5D7A" w:rsidP="007B77DD">
      <w:pPr>
        <w:pStyle w:val="Heading2"/>
        <w:rPr>
          <w:del w:id="1133" w:author="Badhri Hari" w:date="2024-05-08T22:08:00Z"/>
        </w:rPr>
        <w:pPrChange w:id="1134" w:author="Badhri Hari" w:date="2024-05-08T22:11:00Z">
          <w:pPr>
            <w:jc w:val="center"/>
          </w:pPr>
        </w:pPrChange>
      </w:pPr>
      <w:del w:id="1135" w:author="Badhri Hari" w:date="2024-05-08T22:08:00Z">
        <w:r w:rsidDel="00F14B93">
          <w:rPr>
            <w:noProof/>
            <w:lang w:eastAsia="zh-TW" w:bidi="ar-SA"/>
          </w:rPr>
          <mc:AlternateContent>
            <mc:Choice Requires="wps">
              <w:drawing>
                <wp:anchor distT="0" distB="0" distL="114300" distR="114300" simplePos="0" relativeHeight="251558400" behindDoc="0" locked="0" layoutInCell="1" allowOverlap="1" wp14:anchorId="2427F57D" wp14:editId="7570A7CB">
                  <wp:simplePos x="0" y="0"/>
                  <wp:positionH relativeFrom="column">
                    <wp:posOffset>683895</wp:posOffset>
                  </wp:positionH>
                  <wp:positionV relativeFrom="paragraph">
                    <wp:posOffset>2803525</wp:posOffset>
                  </wp:positionV>
                  <wp:extent cx="4569460" cy="247015"/>
                  <wp:effectExtent l="7620" t="5080" r="13970" b="5080"/>
                  <wp:wrapNone/>
                  <wp:docPr id="53637177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70C80E20" w14:textId="1E653169" w:rsidR="005531F3" w:rsidRPr="00AE1DB0" w:rsidRDefault="005531F3" w:rsidP="00AE1DB0">
                              <w:pPr>
                                <w:rPr>
                                  <w:i/>
                                  <w:iCs/>
                                  <w:sz w:val="20"/>
                                </w:rPr>
                              </w:pPr>
                              <w:r w:rsidRPr="00AE1DB0">
                                <w:rPr>
                                  <w:i/>
                                  <w:iCs/>
                                  <w:sz w:val="20"/>
                                </w:rPr>
                                <w:t xml:space="preserve">Graph </w:t>
                              </w:r>
                              <w:r w:rsidR="00FE1D2F" w:rsidRPr="00AE1DB0">
                                <w:rPr>
                                  <w:i/>
                                  <w:iCs/>
                                  <w:sz w:val="20"/>
                                </w:rPr>
                                <w:fldChar w:fldCharType="begin"/>
                              </w:r>
                              <w:r w:rsidRPr="00AE1DB0">
                                <w:rPr>
                                  <w:i/>
                                  <w:iCs/>
                                  <w:sz w:val="20"/>
                                </w:rPr>
                                <w:instrText xml:space="preserve"> SEQ Graph \* ARABIC </w:instrText>
                              </w:r>
                              <w:r w:rsidR="00FE1D2F" w:rsidRPr="00AE1DB0">
                                <w:rPr>
                                  <w:i/>
                                  <w:iCs/>
                                  <w:sz w:val="20"/>
                                </w:rPr>
                                <w:fldChar w:fldCharType="separate"/>
                              </w:r>
                              <w:r w:rsidR="00A6116E">
                                <w:rPr>
                                  <w:i/>
                                  <w:iCs/>
                                  <w:noProof/>
                                  <w:sz w:val="20"/>
                                </w:rPr>
                                <w:t>2</w:t>
                              </w:r>
                              <w:r w:rsidR="00FE1D2F"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7F57D" id="_x0000_s1045" type="#_x0000_t202" style="position:absolute;margin-left:53.85pt;margin-top:220.75pt;width:359.8pt;height:19.4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SfGg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">
                  <v:textbox>
                    <w:txbxContent>
                      <w:p w14:paraId="70C80E20" w14:textId="1E653169" w:rsidR="005531F3" w:rsidRPr="00AE1DB0" w:rsidRDefault="005531F3" w:rsidP="00AE1DB0">
                        <w:pPr>
                          <w:rPr>
                            <w:i/>
                            <w:iCs/>
                            <w:sz w:val="20"/>
                          </w:rPr>
                        </w:pPr>
                        <w:r w:rsidRPr="00AE1DB0">
                          <w:rPr>
                            <w:i/>
                            <w:iCs/>
                            <w:sz w:val="20"/>
                          </w:rPr>
                          <w:t xml:space="preserve">Graph </w:t>
                        </w:r>
                        <w:r w:rsidR="00FE1D2F" w:rsidRPr="00AE1DB0">
                          <w:rPr>
                            <w:i/>
                            <w:iCs/>
                            <w:sz w:val="20"/>
                          </w:rPr>
                          <w:fldChar w:fldCharType="begin"/>
                        </w:r>
                        <w:r w:rsidRPr="00AE1DB0">
                          <w:rPr>
                            <w:i/>
                            <w:iCs/>
                            <w:sz w:val="20"/>
                          </w:rPr>
                          <w:instrText xml:space="preserve"> SEQ Graph \* ARABIC </w:instrText>
                        </w:r>
                        <w:r w:rsidR="00FE1D2F" w:rsidRPr="00AE1DB0">
                          <w:rPr>
                            <w:i/>
                            <w:iCs/>
                            <w:sz w:val="20"/>
                          </w:rPr>
                          <w:fldChar w:fldCharType="separate"/>
                        </w:r>
                        <w:r w:rsidR="00A6116E">
                          <w:rPr>
                            <w:i/>
                            <w:iCs/>
                            <w:noProof/>
                            <w:sz w:val="20"/>
                          </w:rPr>
                          <w:t>2</w:t>
                        </w:r>
                        <w:r w:rsidR="00FE1D2F"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00AA799E" w:rsidRPr="00AA799E" w:rsidDel="00F14B93">
          <w:rPr>
            <w:noProof/>
          </w:rPr>
          <w:drawing>
            <wp:inline distT="0" distB="0" distL="0" distR="0" wp14:anchorId="2C018E29" wp14:editId="52B774E3">
              <wp:extent cx="4572000" cy="2743200"/>
              <wp:effectExtent l="0" t="0" r="0"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0F1997C2" w14:textId="77777777" w:rsidR="00BA56BA" w:rsidRDefault="00BA56BA" w:rsidP="007B77DD">
      <w:pPr>
        <w:pStyle w:val="Heading2"/>
        <w:pPrChange w:id="1136" w:author="Badhri Hari" w:date="2024-05-08T22:11:00Z">
          <w:pPr>
            <w:jc w:val="center"/>
          </w:pPr>
        </w:pPrChange>
      </w:pPr>
    </w:p>
    <w:p w14:paraId="3461A69B" w14:textId="30C72B83" w:rsidR="007B77DD" w:rsidRDefault="002D0427" w:rsidP="007B77DD">
      <w:pPr>
        <w:rPr>
          <w:ins w:id="1137" w:author="Badhri Hari" w:date="2024-05-08T22:11:00Z"/>
        </w:rPr>
        <w:pPrChange w:id="1138" w:author="Badhri Hari" w:date="2024-05-08T22:11:00Z">
          <w:pPr>
            <w:pStyle w:val="Heading1"/>
          </w:pPr>
        </w:pPrChange>
      </w:pPr>
      <w:ins w:id="1139" w:author="Badhri Hari" w:date="2024-05-08T22:14:00Z">
        <w:r>
          <w:t>0.1</w:t>
        </w:r>
      </w:ins>
      <w:ins w:id="1140" w:author="Badhri Hari" w:date="2024-05-08T22:19:00Z">
        <w:r w:rsidR="00AB2E5B">
          <w:t>00</w:t>
        </w:r>
      </w:ins>
      <w:ins w:id="1141" w:author="Badhri Hari" w:date="2024-05-08T22:18:00Z">
        <w:r w:rsidR="00F44A6B">
          <w:t>, 0.05</w:t>
        </w:r>
      </w:ins>
      <w:ins w:id="1142" w:author="Badhri Hari" w:date="2024-05-08T22:19:00Z">
        <w:r w:rsidR="00AB2E5B">
          <w:t>0, 0.025</w:t>
        </w:r>
        <w:r w:rsidR="00CA0C83">
          <w:t xml:space="preserve"> and 0.010 grams of PPP were </w:t>
        </w:r>
      </w:ins>
      <w:ins w:id="1143" w:author="Badhri Hari" w:date="2024-05-08T22:20:00Z">
        <w:r w:rsidR="003558E8">
          <w:t xml:space="preserve">used in the preliminary tests to determine the extent of extraction of ligands. 0.100g was </w:t>
        </w:r>
        <w:r w:rsidR="00633445">
          <w:t>not used for the actual study due to the com</w:t>
        </w:r>
      </w:ins>
      <w:ins w:id="1144" w:author="Badhri Hari" w:date="2024-05-08T22:21:00Z">
        <w:r w:rsidR="00633445">
          <w:t xml:space="preserve">plexed solutions being too turbid </w:t>
        </w:r>
        <w:r w:rsidR="0035019E">
          <w:t>to make accurate spectrophotometric measurements.</w:t>
        </w:r>
      </w:ins>
    </w:p>
    <w:p w14:paraId="63DF987C" w14:textId="14C067FA" w:rsidR="005437E1" w:rsidRDefault="00827BD2" w:rsidP="00326D8F">
      <w:pPr>
        <w:pStyle w:val="Heading1"/>
      </w:pPr>
      <w:bookmarkStart w:id="1145" w:name="_Toc166100468"/>
      <w:r>
        <w:t>7 Variables</w:t>
      </w:r>
      <w:bookmarkEnd w:id="1145"/>
    </w:p>
    <w:p w14:paraId="13E9B0EE" w14:textId="77777777" w:rsidR="00540ED9" w:rsidRDefault="00827BD2" w:rsidP="006F4ECA">
      <w:pPr>
        <w:pStyle w:val="Heading2"/>
      </w:pPr>
      <w:bookmarkStart w:id="1146" w:name="_Toc166100469"/>
      <w:r>
        <w:t>7.1 Independent</w:t>
      </w:r>
      <w:bookmarkEnd w:id="1146"/>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6C2EF6">
        <w:tc>
          <w:tcPr>
            <w:tcW w:w="2504" w:type="pct"/>
            <w:vAlign w:val="center"/>
          </w:tcPr>
          <w:p w14:paraId="0E17A18D" w14:textId="77777777" w:rsidR="006F4ECA" w:rsidRPr="00374FC7" w:rsidRDefault="0011071E" w:rsidP="00E1092B">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77777777" w:rsidR="006F4ECA" w:rsidRDefault="004976EE" w:rsidP="00E1092B">
            <w:pPr>
              <w:spacing w:before="120" w:after="120" w:line="240" w:lineRule="auto"/>
            </w:pPr>
            <w:commentRangeStart w:id="1147"/>
            <w:r>
              <w:t>10:10, 10:20, 10:30, 20:10, 20:30, 30:10, 30:20</w:t>
            </w:r>
            <w:commentRangeEnd w:id="1147"/>
            <w:r w:rsidR="00B72F2E">
              <w:rPr>
                <w:rStyle w:val="CommentReference"/>
              </w:rPr>
              <w:commentReference w:id="1147"/>
            </w:r>
          </w:p>
        </w:tc>
      </w:tr>
      <w:tr w:rsidR="00260931" w14:paraId="7DB44223" w14:textId="77777777" w:rsidTr="006C2EF6">
        <w:tc>
          <w:tcPr>
            <w:tcW w:w="2504" w:type="pct"/>
            <w:vAlign w:val="center"/>
          </w:tcPr>
          <w:p w14:paraId="60226F6C" w14:textId="559D9CEA"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of complex solution</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26A42021"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1F0452">
                              <w:rPr>
                                <w:i/>
                                <w:iCs/>
                                <w:noProof/>
                                <w:sz w:val="20"/>
                              </w:rPr>
                              <w:t>1</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6"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1zE6ExwCAAAzBAAADgAAAAAAAAAAAAAAAAAuAgAAZHJzL2Uyb0RvYy54bWxQSwECLQAU&#10;AAYACAAAACEA3TYCHtwAAAAFAQAADwAAAAAAAAAAAAAAAAB2BAAAZHJzL2Rvd25yZXYueG1sUEsF&#10;BgAAAAAEAAQA8wAAAH8FAAAAAA==&#10;">
                <v:textbox>
                  <w:txbxContent>
                    <w:p w14:paraId="4185695C" w14:textId="26A42021"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1F0452">
                        <w:rPr>
                          <w:i/>
                          <w:iCs/>
                          <w:noProof/>
                          <w:sz w:val="20"/>
                        </w:rPr>
                        <w:t>1</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1148" w:name="_Toc166100470"/>
      <w:r>
        <w:t>7.2 Dependent</w:t>
      </w:r>
      <w:bookmarkEnd w:id="1148"/>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76D579D9"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7D0DCE7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1F0452">
                              <w:rPr>
                                <w:i/>
                                <w:iCs/>
                                <w:noProof/>
                                <w:sz w:val="20"/>
                              </w:rPr>
                              <w:t>2</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7"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KJ9ZowcAgAAMwQAAA4AAAAAAAAAAAAAAAAALgIAAGRycy9lMm9Eb2MueG1sUEsBAi0A&#10;FAAGAAgAAAAhAAvFWGzdAAAABQEAAA8AAAAAAAAAAAAAAAAAdgQAAGRycy9kb3ducmV2LnhtbFBL&#10;BQYAAAAABAAEAPMAAACABQAAAAA=&#10;">
                <v:textbox>
                  <w:txbxContent>
                    <w:p w14:paraId="2CBF4098" w14:textId="7D0DCE7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1F0452">
                        <w:rPr>
                          <w:i/>
                          <w:iCs/>
                          <w:noProof/>
                          <w:sz w:val="20"/>
                        </w:rPr>
                        <w:t>2</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1149" w:name="_Toc166100471"/>
      <w:r>
        <w:lastRenderedPageBreak/>
        <w:t>8</w:t>
      </w:r>
      <w:r w:rsidR="00E14E28">
        <w:t xml:space="preserve"> Pre</w:t>
      </w:r>
      <w:r w:rsidR="0072796E">
        <w:t>paration of Reagents</w:t>
      </w:r>
      <w:bookmarkEnd w:id="1149"/>
    </w:p>
    <w:p w14:paraId="1B0862F3" w14:textId="1414A095" w:rsidR="00995F1F" w:rsidDel="00100100" w:rsidRDefault="005437E1" w:rsidP="00A36370">
      <w:pPr>
        <w:pStyle w:val="Heading2"/>
        <w:rPr>
          <w:del w:id="1150" w:author="Badhri Hari" w:date="2024-05-08T22:23:00Z"/>
        </w:rPr>
      </w:pPr>
      <w:del w:id="1151" w:author="Badhri Hari" w:date="2024-05-08T22:23:00Z">
        <w:r w:rsidDel="00100100">
          <w:delText>8</w:delText>
        </w:r>
        <w:r w:rsidR="0072796E" w:rsidDel="00100100">
          <w:delText>.1 Preparation of CuSO</w:delText>
        </w:r>
        <w:r w:rsidR="0072796E" w:rsidRPr="00287546" w:rsidDel="00100100">
          <w:rPr>
            <w:vertAlign w:val="subscript"/>
          </w:rPr>
          <w:delText>4</w:delText>
        </w:r>
        <w:r w:rsidR="00BC3FA7" w:rsidDel="00100100">
          <w:delText xml:space="preserve"> standard</w:delText>
        </w:r>
        <w:r w:rsidR="0072796E" w:rsidDel="00100100">
          <w:delText>s</w:delText>
        </w:r>
        <w:r w:rsidR="00BC3FA7" w:rsidDel="00100100">
          <w:delText xml:space="preserve"> of varying c</w:delText>
        </w:r>
        <w:r w:rsidR="0072796E" w:rsidDel="00100100">
          <w:delText>oncentrations</w:delText>
        </w:r>
      </w:del>
    </w:p>
    <w:tbl>
      <w:tblPr>
        <w:tblStyle w:val="TableGrid"/>
        <w:tblW w:w="0" w:type="auto"/>
        <w:tblLook w:val="04A0" w:firstRow="1" w:lastRow="0" w:firstColumn="1" w:lastColumn="0" w:noHBand="0" w:noVBand="1"/>
      </w:tblPr>
      <w:tblGrid>
        <w:gridCol w:w="4684"/>
        <w:gridCol w:w="4666"/>
      </w:tblGrid>
      <w:tr w:rsidR="00FF5825" w:rsidDel="00100100" w14:paraId="6ABAB338" w14:textId="465AF15D" w:rsidTr="005E586D">
        <w:trPr>
          <w:del w:id="1152" w:author="Badhri Hari" w:date="2024-05-08T22:23:00Z"/>
        </w:trPr>
        <w:tc>
          <w:tcPr>
            <w:tcW w:w="4788" w:type="dxa"/>
            <w:vAlign w:val="center"/>
          </w:tcPr>
          <w:p w14:paraId="2BC8D55A" w14:textId="09FD0854" w:rsidR="00FF5825" w:rsidRPr="000D6518" w:rsidDel="00100100" w:rsidRDefault="00FF5825" w:rsidP="000D6518">
            <w:pPr>
              <w:spacing w:before="120" w:after="120" w:line="240" w:lineRule="auto"/>
              <w:jc w:val="center"/>
              <w:rPr>
                <w:del w:id="1153" w:author="Badhri Hari" w:date="2024-05-08T22:23:00Z"/>
                <w:b/>
                <w:bCs/>
              </w:rPr>
            </w:pPr>
            <w:del w:id="1154" w:author="Badhri Hari" w:date="2024-05-08T22:23:00Z">
              <w:r w:rsidRPr="000D6518" w:rsidDel="00100100">
                <w:rPr>
                  <w:b/>
                  <w:bCs/>
                </w:rPr>
                <w:delText>CuSO</w:delText>
              </w:r>
              <w:r w:rsidRPr="000D6518" w:rsidDel="00100100">
                <w:rPr>
                  <w:b/>
                  <w:bCs/>
                  <w:vertAlign w:val="subscript"/>
                </w:rPr>
                <w:delText>4</w:delText>
              </w:r>
              <w:r w:rsidRPr="000D6518" w:rsidDel="00100100">
                <w:rPr>
                  <w:b/>
                  <w:bCs/>
                </w:rPr>
                <w:delText xml:space="preserve"> Concentration in </w:delText>
              </w:r>
              <w:r w:rsidR="00D636C1" w:rsidDel="00100100">
                <w:rPr>
                  <w:b/>
                  <w:bCs/>
                </w:rPr>
                <w:delText>(</w:delText>
              </w:r>
              <w:r w:rsidRPr="000D6518" w:rsidDel="00100100">
                <w:rPr>
                  <w:b/>
                  <w:bCs/>
                </w:rPr>
                <w:delText>moldm</w:delText>
              </w:r>
              <w:r w:rsidRPr="000D6518" w:rsidDel="00100100">
                <w:rPr>
                  <w:b/>
                  <w:bCs/>
                  <w:vertAlign w:val="superscript"/>
                </w:rPr>
                <w:delText>-3</w:delText>
              </w:r>
              <w:r w:rsidR="00D636C1" w:rsidRPr="00D636C1" w:rsidDel="00100100">
                <w:rPr>
                  <w:b/>
                  <w:bCs/>
                </w:rPr>
                <w:delText>)</w:delText>
              </w:r>
            </w:del>
          </w:p>
        </w:tc>
        <w:tc>
          <w:tcPr>
            <w:tcW w:w="4788" w:type="dxa"/>
            <w:vAlign w:val="center"/>
          </w:tcPr>
          <w:p w14:paraId="52ADA5B3" w14:textId="5634E5A6" w:rsidR="00FF5825" w:rsidRPr="000D6518" w:rsidDel="00100100" w:rsidRDefault="005E586D" w:rsidP="00D636C1">
            <w:pPr>
              <w:spacing w:before="120" w:after="120" w:line="240" w:lineRule="auto"/>
              <w:jc w:val="center"/>
              <w:rPr>
                <w:del w:id="1155" w:author="Badhri Hari" w:date="2024-05-08T22:23:00Z"/>
                <w:b/>
                <w:bCs/>
              </w:rPr>
            </w:pPr>
            <w:del w:id="1156" w:author="Badhri Hari" w:date="2024-05-08T22:23:00Z">
              <w:r w:rsidRPr="000D6518" w:rsidDel="00100100">
                <w:rPr>
                  <w:b/>
                  <w:bCs/>
                </w:rPr>
                <w:delText>Mass required for 100cm</w:delText>
              </w:r>
              <w:r w:rsidRPr="000D6518" w:rsidDel="00100100">
                <w:rPr>
                  <w:b/>
                  <w:bCs/>
                  <w:vertAlign w:val="superscript"/>
                </w:rPr>
                <w:delText>3</w:delText>
              </w:r>
              <w:r w:rsidR="00905E43" w:rsidDel="00100100">
                <w:rPr>
                  <w:b/>
                  <w:bCs/>
                  <w:vertAlign w:val="superscript"/>
                </w:rPr>
                <w:delText xml:space="preserve"> </w:delText>
              </w:r>
              <w:r w:rsidR="00252F7E" w:rsidRPr="000D6518" w:rsidDel="00100100">
                <w:rPr>
                  <w:b/>
                  <w:bCs/>
                </w:rPr>
                <w:delText xml:space="preserve">of </w:delText>
              </w:r>
              <w:r w:rsidRPr="000D6518" w:rsidDel="00100100">
                <w:rPr>
                  <w:b/>
                  <w:bCs/>
                </w:rPr>
                <w:delText xml:space="preserve">standard </w:delText>
              </w:r>
              <w:r w:rsidR="00D636C1" w:rsidDel="00100100">
                <w:rPr>
                  <w:b/>
                  <w:bCs/>
                </w:rPr>
                <w:delText>(g)</w:delText>
              </w:r>
            </w:del>
          </w:p>
        </w:tc>
      </w:tr>
      <w:tr w:rsidR="00FF5825" w:rsidDel="00100100" w14:paraId="69170AB9" w14:textId="3A06216A" w:rsidTr="005E586D">
        <w:trPr>
          <w:del w:id="1157" w:author="Badhri Hari" w:date="2024-05-08T22:23:00Z"/>
        </w:trPr>
        <w:tc>
          <w:tcPr>
            <w:tcW w:w="4788" w:type="dxa"/>
            <w:vAlign w:val="center"/>
          </w:tcPr>
          <w:p w14:paraId="177A5A77" w14:textId="7584837D" w:rsidR="00FF5825" w:rsidDel="00100100" w:rsidRDefault="00AC2D73" w:rsidP="003B67C6">
            <w:pPr>
              <w:spacing w:before="60" w:after="60" w:line="240" w:lineRule="auto"/>
              <w:jc w:val="center"/>
              <w:rPr>
                <w:del w:id="1158" w:author="Badhri Hari" w:date="2024-05-08T22:23:00Z"/>
              </w:rPr>
            </w:pPr>
            <w:del w:id="1159" w:author="Badhri Hari" w:date="2024-05-08T22:23:00Z">
              <w:r w:rsidDel="00100100">
                <w:delText>0.</w:delText>
              </w:r>
              <w:r w:rsidR="000C76E8" w:rsidDel="00100100">
                <w:delText>0</w:delText>
              </w:r>
              <w:r w:rsidDel="00100100">
                <w:delText>2</w:delText>
              </w:r>
              <w:r w:rsidR="003E2653" w:rsidDel="00100100">
                <w:delText>5</w:delText>
              </w:r>
            </w:del>
          </w:p>
        </w:tc>
        <w:tc>
          <w:tcPr>
            <w:tcW w:w="4788" w:type="dxa"/>
            <w:vAlign w:val="center"/>
          </w:tcPr>
          <w:p w14:paraId="4BED4904" w14:textId="57BE4912" w:rsidR="00FF5825" w:rsidDel="00100100" w:rsidRDefault="00A64390" w:rsidP="000D6518">
            <w:pPr>
              <w:spacing w:before="60" w:after="60" w:line="240" w:lineRule="auto"/>
              <w:jc w:val="center"/>
              <w:rPr>
                <w:del w:id="1160" w:author="Badhri Hari" w:date="2024-05-08T22:23:00Z"/>
              </w:rPr>
            </w:pPr>
            <w:del w:id="1161" w:author="Badhri Hari" w:date="2024-05-08T22:23:00Z">
              <w:r w:rsidDel="00100100">
                <w:delText>0.624</w:delText>
              </w:r>
              <w:r w:rsidR="001039CE" w:rsidDel="00100100">
                <w:delText xml:space="preserve"> </w:delText>
              </w:r>
              <w:r w:rsidR="003E2653" w:rsidDel="00100100">
                <w:delText>± 0.001</w:delText>
              </w:r>
            </w:del>
          </w:p>
        </w:tc>
      </w:tr>
      <w:tr w:rsidR="00FF5825" w:rsidDel="00100100" w14:paraId="2AC0BEF2" w14:textId="7B472BC5" w:rsidTr="005E586D">
        <w:trPr>
          <w:del w:id="1162" w:author="Badhri Hari" w:date="2024-05-08T22:23:00Z"/>
        </w:trPr>
        <w:tc>
          <w:tcPr>
            <w:tcW w:w="4788" w:type="dxa"/>
            <w:vAlign w:val="center"/>
          </w:tcPr>
          <w:p w14:paraId="3403471B" w14:textId="569D65E3" w:rsidR="00FF5825" w:rsidDel="00100100" w:rsidRDefault="00FD0188" w:rsidP="003B67C6">
            <w:pPr>
              <w:spacing w:before="60" w:after="60" w:line="240" w:lineRule="auto"/>
              <w:jc w:val="center"/>
              <w:rPr>
                <w:del w:id="1163" w:author="Badhri Hari" w:date="2024-05-08T22:23:00Z"/>
              </w:rPr>
            </w:pPr>
            <w:del w:id="1164" w:author="Badhri Hari" w:date="2024-05-08T22:23:00Z">
              <w:r w:rsidDel="00100100">
                <w:delText>0.05</w:delText>
              </w:r>
              <w:r w:rsidR="008525FB" w:rsidDel="00100100">
                <w:delText>0</w:delText>
              </w:r>
            </w:del>
          </w:p>
        </w:tc>
        <w:tc>
          <w:tcPr>
            <w:tcW w:w="4788" w:type="dxa"/>
            <w:vAlign w:val="center"/>
          </w:tcPr>
          <w:p w14:paraId="7CCB9FDC" w14:textId="002735CA" w:rsidR="00FF5825" w:rsidDel="00100100" w:rsidRDefault="00AC2D73" w:rsidP="000D6518">
            <w:pPr>
              <w:spacing w:before="60" w:after="60" w:line="240" w:lineRule="auto"/>
              <w:jc w:val="center"/>
              <w:rPr>
                <w:del w:id="1165" w:author="Badhri Hari" w:date="2024-05-08T22:23:00Z"/>
              </w:rPr>
            </w:pPr>
            <w:del w:id="1166" w:author="Badhri Hari" w:date="2024-05-08T22:23:00Z">
              <w:r w:rsidDel="00100100">
                <w:delText>1.248 ± 0.001</w:delText>
              </w:r>
            </w:del>
          </w:p>
        </w:tc>
      </w:tr>
      <w:tr w:rsidR="00FF5825" w:rsidDel="00100100" w14:paraId="7E42B158" w14:textId="79207D1C" w:rsidTr="005E586D">
        <w:trPr>
          <w:del w:id="1167" w:author="Badhri Hari" w:date="2024-05-08T22:23:00Z"/>
        </w:trPr>
        <w:tc>
          <w:tcPr>
            <w:tcW w:w="4788" w:type="dxa"/>
            <w:vAlign w:val="center"/>
          </w:tcPr>
          <w:p w14:paraId="3F6A25DA" w14:textId="0DF630D1" w:rsidR="00FF5825" w:rsidDel="00100100" w:rsidRDefault="00AC2D73" w:rsidP="003B67C6">
            <w:pPr>
              <w:spacing w:before="60" w:after="60" w:line="240" w:lineRule="auto"/>
              <w:jc w:val="center"/>
              <w:rPr>
                <w:del w:id="1168" w:author="Badhri Hari" w:date="2024-05-08T22:23:00Z"/>
              </w:rPr>
            </w:pPr>
            <w:del w:id="1169" w:author="Badhri Hari" w:date="2024-05-08T22:23:00Z">
              <w:r w:rsidDel="00100100">
                <w:delText>0.</w:delText>
              </w:r>
              <w:r w:rsidR="000C76E8" w:rsidDel="00100100">
                <w:delText>0</w:delText>
              </w:r>
              <w:r w:rsidR="00FD0188" w:rsidDel="00100100">
                <w:delText>75</w:delText>
              </w:r>
            </w:del>
          </w:p>
        </w:tc>
        <w:tc>
          <w:tcPr>
            <w:tcW w:w="4788" w:type="dxa"/>
            <w:vAlign w:val="center"/>
          </w:tcPr>
          <w:p w14:paraId="663AF129" w14:textId="03E1665C" w:rsidR="00FF5825" w:rsidDel="00100100" w:rsidRDefault="000508F1" w:rsidP="000D6518">
            <w:pPr>
              <w:spacing w:before="60" w:after="60" w:line="240" w:lineRule="auto"/>
              <w:jc w:val="center"/>
              <w:rPr>
                <w:del w:id="1170" w:author="Badhri Hari" w:date="2024-05-08T22:23:00Z"/>
              </w:rPr>
            </w:pPr>
            <w:del w:id="1171" w:author="Badhri Hari" w:date="2024-05-08T22:23:00Z">
              <w:r w:rsidDel="00100100">
                <w:delText>1.872</w:delText>
              </w:r>
              <w:r w:rsidR="001039CE" w:rsidDel="00100100">
                <w:delText xml:space="preserve"> </w:delText>
              </w:r>
              <w:r w:rsidR="00AC2D73" w:rsidDel="00100100">
                <w:delText>± 0.001</w:delText>
              </w:r>
            </w:del>
          </w:p>
        </w:tc>
      </w:tr>
    </w:tbl>
    <w:p w14:paraId="5F9A7C0C" w14:textId="5EFA9354" w:rsidR="008C191D" w:rsidDel="00100100" w:rsidRDefault="00F509CE" w:rsidP="00100100">
      <w:pPr>
        <w:pStyle w:val="Heading2"/>
        <w:rPr>
          <w:del w:id="1172" w:author="Badhri Hari" w:date="2024-05-08T22:23:00Z"/>
        </w:rPr>
        <w:pPrChange w:id="1173" w:author="Badhri Hari" w:date="2024-05-08T22:23:00Z">
          <w:pPr>
            <w:spacing w:before="240"/>
          </w:pPr>
        </w:pPrChange>
      </w:pPr>
      <w:del w:id="1174" w:author="Badhri Hari" w:date="2024-05-08T22:23:00Z">
        <w:r w:rsidDel="00100100">
          <w:delText>The required mass of CuSO</w:delText>
        </w:r>
        <w:r w:rsidRPr="00F509CE" w:rsidDel="00100100">
          <w:rPr>
            <w:vertAlign w:val="subscript"/>
          </w:rPr>
          <w:delText>4</w:delText>
        </w:r>
        <w:r w:rsidDel="00100100">
          <w:delText xml:space="preserve"> (M</w:delText>
        </w:r>
        <w:r w:rsidRPr="00F509CE" w:rsidDel="00100100">
          <w:rPr>
            <w:vertAlign w:val="subscript"/>
          </w:rPr>
          <w:delText>r</w:delText>
        </w:r>
        <w:r w:rsidDel="00100100">
          <w:delText xml:space="preserve"> = 249.609) </w:delText>
        </w:r>
        <w:r w:rsidR="00A335A2" w:rsidDel="00100100">
          <w:delText xml:space="preserve">for each concentration </w:delText>
        </w:r>
        <w:r w:rsidDel="00100100">
          <w:delText>was measured using an</w:delText>
        </w:r>
        <w:r w:rsidR="00050DD3" w:rsidDel="00100100">
          <w:delText xml:space="preserve"> electronic top pan balance and</w:delText>
        </w:r>
        <w:r w:rsidDel="00100100">
          <w:delText xml:space="preserve"> diluted to 100.0 ± 0.5cm</w:delText>
        </w:r>
        <w:r w:rsidRPr="002410F6" w:rsidDel="00100100">
          <w:rPr>
            <w:vertAlign w:val="superscript"/>
          </w:rPr>
          <w:delText>3</w:delText>
        </w:r>
        <w:r w:rsidDel="00100100">
          <w:delText xml:space="preserve"> using a standard flask</w:delText>
        </w:r>
        <w:r w:rsidR="00094B88" w:rsidDel="00100100">
          <w:delText>.</w:delText>
        </w:r>
        <w:r w:rsidR="007C70CA" w:rsidDel="00100100">
          <w:delText xml:space="preserve"> </w:delText>
        </w:r>
        <w:r w:rsidR="00094B88" w:rsidDel="00100100">
          <w:delText>Before use, the standard flasks were</w:delText>
        </w:r>
        <w:r w:rsidDel="00100100">
          <w:delText xml:space="preserve"> shaken thoroughly to ensure uniform composition.</w:delText>
        </w:r>
      </w:del>
    </w:p>
    <w:p w14:paraId="4495B499" w14:textId="0E582558" w:rsidR="00016D3C" w:rsidRDefault="005437E1" w:rsidP="00100100">
      <w:pPr>
        <w:pStyle w:val="Heading2"/>
      </w:pPr>
      <w:bookmarkStart w:id="1175" w:name="_Toc166100472"/>
      <w:r>
        <w:t>8</w:t>
      </w:r>
      <w:r w:rsidR="00656519">
        <w:t>.</w:t>
      </w:r>
      <w:ins w:id="1176" w:author="Badhri Hari" w:date="2024-05-08T22:23:00Z">
        <w:r w:rsidR="00100100">
          <w:t>1</w:t>
        </w:r>
      </w:ins>
      <w:del w:id="1177" w:author="Badhri Hari" w:date="2024-05-08T22:23:00Z">
        <w:r w:rsidR="00656519" w:rsidDel="00100100">
          <w:delText>2</w:delText>
        </w:r>
      </w:del>
      <w:r w:rsidR="00656519">
        <w:t xml:space="preserve"> Preparation of ligand solution</w:t>
      </w:r>
      <w:r w:rsidR="004068EA">
        <w:t>s</w:t>
      </w:r>
      <w:bookmarkEnd w:id="1175"/>
    </w:p>
    <w:p w14:paraId="3E3E1C10" w14:textId="13418EFC" w:rsidR="00E92EA5" w:rsidRDefault="00DB4A70" w:rsidP="00EE4F12">
      <w:r>
        <w:rPr>
          <w:b/>
          <w:bCs/>
        </w:rPr>
        <w:t xml:space="preserve">Step 1: </w:t>
      </w:r>
      <w:r w:rsidR="004561CF" w:rsidRPr="004561CF">
        <w:t xml:space="preserve">The </w:t>
      </w:r>
      <w:del w:id="1178" w:author="Badhri Hari" w:date="2024-05-08T22:35:00Z">
        <w:r w:rsidR="004561CF" w:rsidDel="00282839">
          <w:delText xml:space="preserve">required </w:delText>
        </w:r>
      </w:del>
      <w:ins w:id="1179" w:author="Badhri Hari" w:date="2024-05-08T22:35:00Z">
        <w:r w:rsidR="00282839">
          <w:t>0.1g</w:t>
        </w:r>
        <w:r w:rsidR="00282839">
          <w:t xml:space="preserve"> </w:t>
        </w:r>
      </w:ins>
      <w:del w:id="1180" w:author="Badhri Hari" w:date="2024-05-08T22:35:00Z">
        <w:r w:rsidR="004561CF" w:rsidRPr="004561CF" w:rsidDel="00DE16A9">
          <w:delText xml:space="preserve">mass </w:delText>
        </w:r>
      </w:del>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rPr>
          <w:ins w:id="1181" w:author="Badhri Hari" w:date="2024-05-08T22:23:00Z"/>
        </w:rPr>
      </w:pPr>
      <w:bookmarkStart w:id="1182" w:name="_Toc166100473"/>
      <w:ins w:id="1183" w:author="Badhri Hari" w:date="2024-05-08T22:23:00Z">
        <w:r>
          <w:t>8.</w:t>
        </w:r>
        <w:r>
          <w:t>2</w:t>
        </w:r>
        <w:r>
          <w:t xml:space="preserve"> Preparation of CuSO</w:t>
        </w:r>
        <w:r w:rsidRPr="00287546">
          <w:rPr>
            <w:vertAlign w:val="subscript"/>
          </w:rPr>
          <w:t>4</w:t>
        </w:r>
        <w:r>
          <w:t xml:space="preserve"> standards of varying concentrations</w:t>
        </w:r>
        <w:bookmarkEnd w:id="1182"/>
      </w:ins>
    </w:p>
    <w:tbl>
      <w:tblPr>
        <w:tblStyle w:val="TableGrid"/>
        <w:tblW w:w="0" w:type="auto"/>
        <w:tblLook w:val="04A0" w:firstRow="1" w:lastRow="0" w:firstColumn="1" w:lastColumn="0" w:noHBand="0" w:noVBand="1"/>
      </w:tblPr>
      <w:tblGrid>
        <w:gridCol w:w="4684"/>
        <w:gridCol w:w="4666"/>
      </w:tblGrid>
      <w:tr w:rsidR="00100100" w14:paraId="02BBA350" w14:textId="77777777" w:rsidTr="008165D2">
        <w:trPr>
          <w:ins w:id="1184" w:author="Badhri Hari" w:date="2024-05-08T22:23:00Z"/>
        </w:trPr>
        <w:tc>
          <w:tcPr>
            <w:tcW w:w="4684" w:type="dxa"/>
            <w:vAlign w:val="center"/>
          </w:tcPr>
          <w:p w14:paraId="7F3C82CC" w14:textId="77777777" w:rsidR="00100100" w:rsidRPr="000D6518" w:rsidRDefault="00100100" w:rsidP="00776678">
            <w:pPr>
              <w:spacing w:before="120" w:after="120" w:line="240" w:lineRule="auto"/>
              <w:jc w:val="center"/>
              <w:rPr>
                <w:ins w:id="1185" w:author="Badhri Hari" w:date="2024-05-08T22:23:00Z"/>
                <w:b/>
                <w:bCs/>
              </w:rPr>
            </w:pPr>
            <w:ins w:id="1186" w:author="Badhri Hari" w:date="2024-05-08T22:23:00Z">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ins>
          </w:p>
        </w:tc>
        <w:tc>
          <w:tcPr>
            <w:tcW w:w="4666" w:type="dxa"/>
            <w:vAlign w:val="center"/>
          </w:tcPr>
          <w:p w14:paraId="4F72D0A8" w14:textId="77777777" w:rsidR="00100100" w:rsidRPr="000D6518" w:rsidRDefault="00100100" w:rsidP="00776678">
            <w:pPr>
              <w:spacing w:before="120" w:after="120" w:line="240" w:lineRule="auto"/>
              <w:jc w:val="center"/>
              <w:rPr>
                <w:ins w:id="1187" w:author="Badhri Hari" w:date="2024-05-08T22:23:00Z"/>
                <w:b/>
                <w:bCs/>
              </w:rPr>
            </w:pPr>
            <w:ins w:id="1188" w:author="Badhri Hari" w:date="2024-05-08T22:23:00Z">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ins>
          </w:p>
        </w:tc>
      </w:tr>
      <w:tr w:rsidR="00100100" w14:paraId="62FE7E9E" w14:textId="77777777" w:rsidTr="008165D2">
        <w:trPr>
          <w:ins w:id="1189" w:author="Badhri Hari" w:date="2024-05-08T22:23:00Z"/>
        </w:trPr>
        <w:tc>
          <w:tcPr>
            <w:tcW w:w="4684" w:type="dxa"/>
            <w:vAlign w:val="center"/>
          </w:tcPr>
          <w:p w14:paraId="7374E536" w14:textId="77777777" w:rsidR="00100100" w:rsidRDefault="00100100" w:rsidP="00776678">
            <w:pPr>
              <w:spacing w:before="60" w:after="60" w:line="240" w:lineRule="auto"/>
              <w:jc w:val="center"/>
              <w:rPr>
                <w:ins w:id="1190" w:author="Badhri Hari" w:date="2024-05-08T22:23:00Z"/>
              </w:rPr>
            </w:pPr>
            <w:ins w:id="1191" w:author="Badhri Hari" w:date="2024-05-08T22:23:00Z">
              <w:r>
                <w:t>0.025</w:t>
              </w:r>
            </w:ins>
          </w:p>
        </w:tc>
        <w:tc>
          <w:tcPr>
            <w:tcW w:w="4666" w:type="dxa"/>
            <w:vAlign w:val="center"/>
          </w:tcPr>
          <w:p w14:paraId="668A4ED0" w14:textId="77777777" w:rsidR="00100100" w:rsidRDefault="00100100" w:rsidP="00776678">
            <w:pPr>
              <w:spacing w:before="60" w:after="60" w:line="240" w:lineRule="auto"/>
              <w:jc w:val="center"/>
              <w:rPr>
                <w:ins w:id="1192" w:author="Badhri Hari" w:date="2024-05-08T22:23:00Z"/>
              </w:rPr>
            </w:pPr>
            <w:ins w:id="1193" w:author="Badhri Hari" w:date="2024-05-08T22:23:00Z">
              <w:r>
                <w:t>0.624 ± 0.001</w:t>
              </w:r>
            </w:ins>
          </w:p>
        </w:tc>
      </w:tr>
      <w:tr w:rsidR="00100100" w14:paraId="348DBBEA" w14:textId="77777777" w:rsidTr="008165D2">
        <w:trPr>
          <w:ins w:id="1194" w:author="Badhri Hari" w:date="2024-05-08T22:23:00Z"/>
        </w:trPr>
        <w:tc>
          <w:tcPr>
            <w:tcW w:w="4684" w:type="dxa"/>
            <w:vAlign w:val="center"/>
          </w:tcPr>
          <w:p w14:paraId="584C534E" w14:textId="77777777" w:rsidR="00100100" w:rsidRDefault="00100100" w:rsidP="00776678">
            <w:pPr>
              <w:spacing w:before="60" w:after="60" w:line="240" w:lineRule="auto"/>
              <w:jc w:val="center"/>
              <w:rPr>
                <w:ins w:id="1195" w:author="Badhri Hari" w:date="2024-05-08T22:23:00Z"/>
              </w:rPr>
            </w:pPr>
            <w:ins w:id="1196" w:author="Badhri Hari" w:date="2024-05-08T22:23:00Z">
              <w:r>
                <w:t>0.050</w:t>
              </w:r>
            </w:ins>
          </w:p>
        </w:tc>
        <w:tc>
          <w:tcPr>
            <w:tcW w:w="4666" w:type="dxa"/>
            <w:vAlign w:val="center"/>
          </w:tcPr>
          <w:p w14:paraId="0324C45C" w14:textId="77777777" w:rsidR="00100100" w:rsidRDefault="00100100" w:rsidP="00776678">
            <w:pPr>
              <w:spacing w:before="60" w:after="60" w:line="240" w:lineRule="auto"/>
              <w:jc w:val="center"/>
              <w:rPr>
                <w:ins w:id="1197" w:author="Badhri Hari" w:date="2024-05-08T22:23:00Z"/>
              </w:rPr>
            </w:pPr>
            <w:ins w:id="1198" w:author="Badhri Hari" w:date="2024-05-08T22:23:00Z">
              <w:r>
                <w:t>1.248 ± 0.001</w:t>
              </w:r>
            </w:ins>
          </w:p>
        </w:tc>
      </w:tr>
      <w:tr w:rsidR="00100100" w14:paraId="0CFBE633" w14:textId="77777777" w:rsidTr="008165D2">
        <w:trPr>
          <w:ins w:id="1199" w:author="Badhri Hari" w:date="2024-05-08T22:23:00Z"/>
        </w:trPr>
        <w:tc>
          <w:tcPr>
            <w:tcW w:w="4684" w:type="dxa"/>
            <w:vAlign w:val="center"/>
          </w:tcPr>
          <w:p w14:paraId="3C6EC638" w14:textId="77777777" w:rsidR="00100100" w:rsidRDefault="00100100" w:rsidP="00776678">
            <w:pPr>
              <w:spacing w:before="60" w:after="60" w:line="240" w:lineRule="auto"/>
              <w:jc w:val="center"/>
              <w:rPr>
                <w:ins w:id="1200" w:author="Badhri Hari" w:date="2024-05-08T22:23:00Z"/>
              </w:rPr>
            </w:pPr>
            <w:ins w:id="1201" w:author="Badhri Hari" w:date="2024-05-08T22:23:00Z">
              <w:r>
                <w:t>0.075</w:t>
              </w:r>
            </w:ins>
          </w:p>
        </w:tc>
        <w:tc>
          <w:tcPr>
            <w:tcW w:w="4666" w:type="dxa"/>
            <w:vAlign w:val="center"/>
          </w:tcPr>
          <w:p w14:paraId="00B72465" w14:textId="77777777" w:rsidR="00100100" w:rsidRDefault="00100100" w:rsidP="00776678">
            <w:pPr>
              <w:spacing w:before="60" w:after="60" w:line="240" w:lineRule="auto"/>
              <w:jc w:val="center"/>
              <w:rPr>
                <w:ins w:id="1202" w:author="Badhri Hari" w:date="2024-05-08T22:23:00Z"/>
              </w:rPr>
            </w:pPr>
            <w:ins w:id="1203" w:author="Badhri Hari" w:date="2024-05-08T22:23:00Z">
              <w:r>
                <w:t>1.872 ± 0.001</w:t>
              </w:r>
            </w:ins>
          </w:p>
        </w:tc>
      </w:tr>
      <w:tr w:rsidR="008165D2" w14:paraId="2FA3071E" w14:textId="77777777" w:rsidTr="007069AB">
        <w:trPr>
          <w:ins w:id="1204" w:author="Badhri Hari" w:date="2024-05-08T22:25:00Z"/>
        </w:trPr>
        <w:tc>
          <w:tcPr>
            <w:tcW w:w="9350" w:type="dxa"/>
            <w:gridSpan w:val="2"/>
            <w:vAlign w:val="center"/>
          </w:tcPr>
          <w:p w14:paraId="6CD48299" w14:textId="3073A28E" w:rsidR="008165D2" w:rsidRDefault="008165D2" w:rsidP="008165D2">
            <w:pPr>
              <w:spacing w:before="120" w:after="120" w:line="240" w:lineRule="auto"/>
              <w:rPr>
                <w:ins w:id="1205" w:author="Badhri Hari" w:date="2024-05-08T22:25:00Z"/>
              </w:rPr>
              <w:pPrChange w:id="1206" w:author="Badhri Hari" w:date="2024-05-08T22:25:00Z">
                <w:pPr>
                  <w:spacing w:before="60" w:after="60" w:line="240" w:lineRule="auto"/>
                  <w:jc w:val="center"/>
                </w:pPr>
              </w:pPrChange>
            </w:pPr>
            <w:ins w:id="1207" w:author="Badhri Hari" w:date="2024-05-08T22:25:00Z">
              <w:r w:rsidRPr="008165D2">
                <w:t>The required mass of CuSO4 (Mr = 249.609) for each concentration was measured using an electronic top pan balance and diluted to 100.0 ± 0.5cm3 using a standard flask. Before use, the standard flasks were shaken thoroughly to ensure uniform composition.</w:t>
              </w:r>
            </w:ins>
          </w:p>
        </w:tc>
      </w:tr>
    </w:tbl>
    <w:p w14:paraId="360B6407" w14:textId="77777777" w:rsidR="008165D2" w:rsidRDefault="008165D2" w:rsidP="008E4587">
      <w:pPr>
        <w:pStyle w:val="Heading2"/>
        <w:rPr>
          <w:ins w:id="1208" w:author="Badhri Hari" w:date="2024-05-08T22:26:00Z"/>
        </w:rPr>
      </w:pPr>
    </w:p>
    <w:p w14:paraId="6941BF39" w14:textId="3772469A" w:rsidR="008E4587" w:rsidRDefault="008E4587" w:rsidP="008E4587">
      <w:pPr>
        <w:pStyle w:val="Heading2"/>
      </w:pPr>
      <w:bookmarkStart w:id="1209" w:name="_Toc166100474"/>
      <w:r>
        <w:t>8</w:t>
      </w:r>
      <w:r w:rsidR="00D32AD8">
        <w:t>.3</w:t>
      </w:r>
      <w:r>
        <w:t xml:space="preserve"> Preparation of </w:t>
      </w:r>
      <w:r w:rsidR="00D32AD8">
        <w:t>complex</w:t>
      </w:r>
      <w:r>
        <w:t xml:space="preserve"> solutions</w:t>
      </w:r>
      <w:bookmarkEnd w:id="1209"/>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1210" w:name="_Toc166100475"/>
      <w:r>
        <w:lastRenderedPageBreak/>
        <w:t>8.4 Preparation of pH 2 buffer</w:t>
      </w:r>
      <w:bookmarkEnd w:id="1210"/>
    </w:p>
    <w:p w14:paraId="6D694DE1" w14:textId="1C3E3C65" w:rsidR="005521B5" w:rsidRDefault="005521B5" w:rsidP="005521B5">
      <w:pPr>
        <w:pStyle w:val="Heading3"/>
      </w:pPr>
      <w:bookmarkStart w:id="1211" w:name="_Toc166100476"/>
      <w:r>
        <w:t>8.4.1 Reagent 1 Preparation (0.</w:t>
      </w:r>
      <w:r w:rsidR="00081DAC">
        <w:t>2</w:t>
      </w:r>
      <w:r>
        <w:t>0 moldm</w:t>
      </w:r>
      <w:r w:rsidRPr="004D5FC2">
        <w:rPr>
          <w:vertAlign w:val="superscript"/>
        </w:rPr>
        <w:t>-3</w:t>
      </w:r>
      <w:r>
        <w:t xml:space="preserve"> </w:t>
      </w:r>
      <w:r w:rsidR="00081DAC">
        <w:t>Hydrochloric Acid</w:t>
      </w:r>
      <w:r>
        <w:t>)</w:t>
      </w:r>
      <w:bookmarkEnd w:id="1211"/>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1212" w:name="_Toc166100477"/>
      <w:r>
        <w:t>8.4.2 Reagent 2 Preparation (0.</w:t>
      </w:r>
      <w:r w:rsidR="002E5475">
        <w:t>2</w:t>
      </w:r>
      <w:r>
        <w:t>0 moldm</w:t>
      </w:r>
      <w:r w:rsidRPr="004D5FC2">
        <w:rPr>
          <w:vertAlign w:val="superscript"/>
        </w:rPr>
        <w:t>-3</w:t>
      </w:r>
      <w:r>
        <w:t xml:space="preserve"> </w:t>
      </w:r>
      <w:r w:rsidR="00C01082">
        <w:t>Potassium Chloride</w:t>
      </w:r>
      <w:r>
        <w:t>)</w:t>
      </w:r>
      <w:bookmarkEnd w:id="1212"/>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1213" w:name="_Toc166100478"/>
      <w:r>
        <w:t>8.</w:t>
      </w:r>
      <w:r w:rsidR="00602273">
        <w:t>4.</w:t>
      </w:r>
      <w:r>
        <w:t>3 Buffer Preparation</w:t>
      </w:r>
      <w:bookmarkEnd w:id="1213"/>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1214" w:name="_Toc166100479"/>
      <w:r>
        <w:lastRenderedPageBreak/>
        <w:t>8.</w:t>
      </w:r>
      <w:r w:rsidR="005521B5">
        <w:t>5</w:t>
      </w:r>
      <w:r>
        <w:t xml:space="preserve"> Preparation of pH 5 buffer</w:t>
      </w:r>
      <w:bookmarkEnd w:id="1214"/>
    </w:p>
    <w:p w14:paraId="7F5C57DF" w14:textId="01B463E5" w:rsidR="000F5060" w:rsidRDefault="000F5060" w:rsidP="000F5060">
      <w:pPr>
        <w:pStyle w:val="Heading3"/>
      </w:pPr>
      <w:bookmarkStart w:id="1215" w:name="_Toc166100480"/>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1215"/>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1216" w:name="_Toc166100481"/>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1216"/>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1217" w:name="_Toc166100482"/>
      <w:r>
        <w:t>8.</w:t>
      </w:r>
      <w:r w:rsidR="005521B5">
        <w:t>5</w:t>
      </w:r>
      <w:r>
        <w:t>.3 Buffer Preparation</w:t>
      </w:r>
      <w:bookmarkEnd w:id="1217"/>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1218" w:name="_Toc166100483"/>
      <w:r>
        <w:lastRenderedPageBreak/>
        <w:t>8.</w:t>
      </w:r>
      <w:r w:rsidR="005521B5">
        <w:t>6</w:t>
      </w:r>
      <w:r>
        <w:t xml:space="preserve"> Preparation of pH 7 buffer</w:t>
      </w:r>
      <w:bookmarkEnd w:id="1218"/>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pPr>
        <w:rPr>
          <w:ins w:id="1219" w:author="Badhri Hari" w:date="2024-05-08T22:27:00Z"/>
        </w:rPr>
      </w:pPr>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rPr>
          <w:ins w:id="1220" w:author="Badhri Hari" w:date="2024-05-08T22:27:00Z"/>
        </w:rPr>
      </w:pPr>
      <w:bookmarkStart w:id="1221" w:name="_Toc166100484"/>
      <w:ins w:id="1222" w:author="Badhri Hari" w:date="2024-05-08T22:27:00Z">
        <w:r>
          <w:t>8.</w:t>
        </w:r>
        <w:r>
          <w:t>7</w:t>
        </w:r>
        <w:r>
          <w:t xml:space="preserve"> Preparation of complex solutions</w:t>
        </w:r>
        <w:r>
          <w:t xml:space="preserve"> with buffer</w:t>
        </w:r>
        <w:bookmarkEnd w:id="1221"/>
      </w:ins>
    </w:p>
    <w:p w14:paraId="4895C4E0" w14:textId="77777777" w:rsidR="00AB59D3" w:rsidRDefault="00AB59D3" w:rsidP="00AB59D3">
      <w:pPr>
        <w:rPr>
          <w:ins w:id="1223" w:author="Badhri Hari" w:date="2024-05-08T22:28:00Z"/>
        </w:rPr>
      </w:pPr>
      <w:ins w:id="1224" w:author="Badhri Hari" w:date="2024-05-08T22:27:00Z">
        <w:r>
          <w:rPr>
            <w:b/>
            <w:bCs/>
          </w:rPr>
          <w:t xml:space="preserve">Step 1: </w:t>
        </w:r>
        <w:r>
          <w:t>The required volume of the ligand solution is transferred to a flask using a pipette.</w:t>
        </w:r>
      </w:ins>
    </w:p>
    <w:p w14:paraId="7C40A19A" w14:textId="2788F7DB" w:rsidR="00BC0193" w:rsidRPr="00863193" w:rsidRDefault="00BC0193" w:rsidP="00AB59D3">
      <w:pPr>
        <w:rPr>
          <w:ins w:id="1225" w:author="Badhri Hari" w:date="2024-05-08T22:27:00Z"/>
        </w:rPr>
      </w:pPr>
      <w:ins w:id="1226" w:author="Badhri Hari" w:date="2024-05-08T22:28:00Z">
        <w:r>
          <w:rPr>
            <w:b/>
            <w:bCs/>
          </w:rPr>
          <w:t>Step 2:</w:t>
        </w:r>
        <w:r>
          <w:t xml:space="preserve">  </w:t>
        </w:r>
      </w:ins>
      <w:ins w:id="1227" w:author="Badhri Hari" w:date="2024-05-08T22:31:00Z">
        <w:r w:rsidR="00863193">
          <w:t>5cm</w:t>
        </w:r>
        <w:r w:rsidR="00863193" w:rsidRPr="00863193">
          <w:rPr>
            <w:vertAlign w:val="superscript"/>
            <w:rPrChange w:id="1228" w:author="Badhri Hari" w:date="2024-05-08T22:31:00Z">
              <w:rPr/>
            </w:rPrChange>
          </w:rPr>
          <w:t>3</w:t>
        </w:r>
        <w:r w:rsidR="00863193">
          <w:t xml:space="preserve"> of the required buffer is added to the ligand solution using a pipette.</w:t>
        </w:r>
      </w:ins>
    </w:p>
    <w:p w14:paraId="34AEB0AC" w14:textId="45A37328" w:rsidR="00AB59D3" w:rsidRPr="006821D0" w:rsidRDefault="00AB59D3" w:rsidP="00AB59D3">
      <w:pPr>
        <w:rPr>
          <w:ins w:id="1229" w:author="Badhri Hari" w:date="2024-05-08T22:27:00Z"/>
        </w:rPr>
      </w:pPr>
      <w:ins w:id="1230" w:author="Badhri Hari" w:date="2024-05-08T22:27:00Z">
        <w:r>
          <w:rPr>
            <w:b/>
            <w:bCs/>
          </w:rPr>
          <w:t xml:space="preserve">Step </w:t>
        </w:r>
      </w:ins>
      <w:ins w:id="1231" w:author="Badhri Hari" w:date="2024-05-08T22:28:00Z">
        <w:r w:rsidR="00BC0193">
          <w:rPr>
            <w:b/>
            <w:bCs/>
          </w:rPr>
          <w:t>3</w:t>
        </w:r>
      </w:ins>
      <w:ins w:id="1232" w:author="Badhri Hari" w:date="2024-05-08T22:27:00Z">
        <w:r>
          <w:rPr>
            <w:b/>
            <w:bCs/>
          </w:rPr>
          <w:t>:</w:t>
        </w:r>
        <w:r>
          <w:t xml:space="preserve">  The required volume and concentration of the copper standard is added to the flask using a pipette.</w:t>
        </w:r>
      </w:ins>
    </w:p>
    <w:p w14:paraId="2CBC9485" w14:textId="24CA9E53" w:rsidR="00AB59D3" w:rsidRDefault="00AB59D3" w:rsidP="00AB59D3">
      <w:pPr>
        <w:rPr>
          <w:ins w:id="1233" w:author="Badhri Hari" w:date="2024-05-08T22:27:00Z"/>
        </w:rPr>
      </w:pPr>
      <w:ins w:id="1234" w:author="Badhri Hari" w:date="2024-05-08T22:27:00Z">
        <w:r>
          <w:rPr>
            <w:b/>
            <w:bCs/>
          </w:rPr>
          <w:t xml:space="preserve">Step </w:t>
        </w:r>
      </w:ins>
      <w:ins w:id="1235" w:author="Badhri Hari" w:date="2024-05-08T22:28:00Z">
        <w:r w:rsidR="00BC0193">
          <w:rPr>
            <w:b/>
            <w:bCs/>
          </w:rPr>
          <w:t>4</w:t>
        </w:r>
      </w:ins>
      <w:ins w:id="1236" w:author="Badhri Hari" w:date="2024-05-08T22:27:00Z">
        <w:r>
          <w:rPr>
            <w:b/>
            <w:bCs/>
          </w:rPr>
          <w:t xml:space="preserve">: </w:t>
        </w:r>
        <w:r w:rsidRPr="004561CF">
          <w:t>The</w:t>
        </w:r>
        <w:r>
          <w:t xml:space="preserve"> flask is then left to equilibrate in the rotary shaker for 3 hours.</w:t>
        </w:r>
      </w:ins>
    </w:p>
    <w:p w14:paraId="744FF6F3" w14:textId="0DBFA243" w:rsidR="00EF4041" w:rsidRPr="003060C1" w:rsidRDefault="00AB59D3" w:rsidP="00AB59D3">
      <w:ins w:id="1237" w:author="Badhri Hari" w:date="2024-05-08T22:27:00Z">
        <w:r>
          <w:rPr>
            <w:b/>
            <w:bCs/>
          </w:rPr>
          <w:t xml:space="preserve">Step </w:t>
        </w:r>
      </w:ins>
      <w:ins w:id="1238" w:author="Badhri Hari" w:date="2024-05-08T22:28:00Z">
        <w:r w:rsidR="00BC0193">
          <w:rPr>
            <w:b/>
            <w:bCs/>
          </w:rPr>
          <w:t>5</w:t>
        </w:r>
      </w:ins>
      <w:ins w:id="1239" w:author="Badhri Hari" w:date="2024-05-08T22:27:00Z">
        <w:r>
          <w:rPr>
            <w:b/>
            <w:bCs/>
          </w:rPr>
          <w:t xml:space="preserve">: </w:t>
        </w:r>
        <w:r>
          <w:t>Then a sample is taken from the complexed solution in the flask for further analysis.</w:t>
        </w:r>
      </w:ins>
    </w:p>
    <w:p w14:paraId="433AE014" w14:textId="77777777" w:rsidR="00DE28B3" w:rsidRDefault="00DE28B3" w:rsidP="00326D8F">
      <w:pPr>
        <w:pStyle w:val="Heading1"/>
      </w:pPr>
      <w:bookmarkStart w:id="1240" w:name="_Toc166100485"/>
      <w:r w:rsidRPr="00DE28B3">
        <w:t xml:space="preserve">9 </w:t>
      </w:r>
      <w:r w:rsidR="004E4678">
        <w:t>Data Collection</w:t>
      </w:r>
      <w:bookmarkEnd w:id="1240"/>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1241" w:name="_Toc166100486"/>
      <w:r>
        <w:t>9.1 Qualitative Data</w:t>
      </w:r>
      <w:bookmarkEnd w:id="1241"/>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1242" w:name="_Toc166100487"/>
            <w:r>
              <w:t>9.1.1 Complex Solutions for Varying Solvents</w:t>
            </w:r>
            <w:bookmarkEnd w:id="1242"/>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5CC0F30D" w:rsidR="006875F0" w:rsidRDefault="00C514AD" w:rsidP="003C1D80">
            <w:pPr>
              <w:spacing w:before="120" w:after="120" w:line="240" w:lineRule="auto"/>
              <w:jc w:val="center"/>
            </w:pPr>
            <w:r>
              <w:t>-</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713927CA" w:rsidR="006875F0" w:rsidRDefault="00C514AD" w:rsidP="003C1D80">
            <w:pPr>
              <w:spacing w:before="120" w:after="120" w:line="240" w:lineRule="auto"/>
              <w:jc w:val="center"/>
            </w:pPr>
            <w:r>
              <w:t>-</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38B86A11" w:rsidR="006875F0" w:rsidRDefault="00C514AD" w:rsidP="003C1D80">
            <w:pPr>
              <w:spacing w:before="120" w:after="120" w:line="240" w:lineRule="auto"/>
              <w:jc w:val="center"/>
            </w:pPr>
            <w:r>
              <w:t>-</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lastRenderedPageBreak/>
              <w:t>50% Ethanol</w:t>
            </w:r>
          </w:p>
        </w:tc>
        <w:tc>
          <w:tcPr>
            <w:tcW w:w="2500" w:type="pct"/>
          </w:tcPr>
          <w:p w14:paraId="468231F3" w14:textId="15C9E76B" w:rsidR="006875F0" w:rsidRDefault="00C514AD" w:rsidP="003C1D80">
            <w:pPr>
              <w:spacing w:before="120" w:after="120" w:line="240" w:lineRule="auto"/>
              <w:jc w:val="center"/>
            </w:pPr>
            <w:r>
              <w:t>-</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7DBFB428" w:rsidR="006875F0" w:rsidRDefault="00C514AD" w:rsidP="003C1D80">
            <w:pPr>
              <w:spacing w:before="120" w:after="120" w:line="240" w:lineRule="auto"/>
              <w:jc w:val="center"/>
            </w:pPr>
            <w:r>
              <w:t>-</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26C6BF9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8"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">
                <v:textbox>
                  <w:txbxContent>
                    <w:p w14:paraId="53C04019" w14:textId="26C6BF9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63"/>
        <w:gridCol w:w="2329"/>
        <w:gridCol w:w="2329"/>
        <w:gridCol w:w="2329"/>
      </w:tblGrid>
      <w:tr w:rsidR="00325538" w14:paraId="2E777154" w14:textId="77777777" w:rsidTr="003C1D80">
        <w:tc>
          <w:tcPr>
            <w:tcW w:w="9576" w:type="dxa"/>
            <w:gridSpan w:val="4"/>
          </w:tcPr>
          <w:p w14:paraId="79B84D39" w14:textId="77777777" w:rsidR="006F2124" w:rsidRDefault="00066FD6" w:rsidP="00206A1B">
            <w:pPr>
              <w:pStyle w:val="Heading3"/>
              <w:spacing w:before="120" w:after="120" w:line="240" w:lineRule="auto"/>
              <w:jc w:val="center"/>
            </w:pPr>
            <w:bookmarkStart w:id="1243" w:name="_Toc166100488"/>
            <w:r>
              <w:t>9.1.2</w:t>
            </w:r>
            <w:r w:rsidR="00325538">
              <w:t xml:space="preserve"> Complex Solutions at Varying PPP Mass</w:t>
            </w:r>
            <w:r w:rsidR="007F05C2">
              <w:t xml:space="preserve"> </w:t>
            </w:r>
            <w:r w:rsidR="00874053" w:rsidRPr="006867F6">
              <w:t>(± 0.001)</w:t>
            </w:r>
            <w:r w:rsidR="00874053">
              <w:t xml:space="preserve"> </w:t>
            </w:r>
            <w:r w:rsidR="007F05C2">
              <w:t>(g)</w:t>
            </w:r>
            <w:bookmarkEnd w:id="1243"/>
          </w:p>
        </w:tc>
      </w:tr>
      <w:tr w:rsidR="00325538" w14:paraId="5BCE3648" w14:textId="77777777" w:rsidTr="00325538">
        <w:tc>
          <w:tcPr>
            <w:tcW w:w="2394" w:type="dxa"/>
          </w:tcPr>
          <w:p w14:paraId="37437377" w14:textId="77777777" w:rsidR="006F2124" w:rsidRPr="00206A1B" w:rsidRDefault="00FE1D2F" w:rsidP="00206A1B">
            <w:pPr>
              <w:spacing w:before="120" w:after="120" w:line="240" w:lineRule="auto"/>
              <w:jc w:val="center"/>
              <w:rPr>
                <w:b/>
                <w:bCs/>
                <w:sz w:val="22"/>
              </w:rPr>
            </w:pPr>
            <w:r w:rsidRPr="00206A1B">
              <w:rPr>
                <w:b/>
                <w:bCs/>
              </w:rPr>
              <w:t>Sol</w:t>
            </w:r>
            <w:r w:rsidR="00325538">
              <w:rPr>
                <w:b/>
                <w:bCs/>
              </w:rPr>
              <w:t>vent</w:t>
            </w:r>
            <w:r w:rsidR="002131BD">
              <w:rPr>
                <w:b/>
                <w:bCs/>
              </w:rPr>
              <w:t>/Mass</w:t>
            </w:r>
          </w:p>
        </w:tc>
        <w:tc>
          <w:tcPr>
            <w:tcW w:w="2394" w:type="dxa"/>
          </w:tcPr>
          <w:p w14:paraId="31B16ECD" w14:textId="77777777" w:rsidR="006F2124" w:rsidRPr="00206A1B" w:rsidRDefault="007F05C2" w:rsidP="00206A1B">
            <w:pPr>
              <w:spacing w:before="120" w:after="120" w:line="240" w:lineRule="auto"/>
              <w:jc w:val="center"/>
              <w:rPr>
                <w:b/>
                <w:bCs/>
                <w:sz w:val="22"/>
              </w:rPr>
            </w:pPr>
            <w:r>
              <w:rPr>
                <w:b/>
                <w:bCs/>
              </w:rPr>
              <w:t>0.01</w:t>
            </w:r>
            <w:r w:rsidR="00B866A9">
              <w:rPr>
                <w:b/>
                <w:bCs/>
              </w:rPr>
              <w:t>0</w:t>
            </w:r>
          </w:p>
        </w:tc>
        <w:tc>
          <w:tcPr>
            <w:tcW w:w="2394" w:type="dxa"/>
          </w:tcPr>
          <w:p w14:paraId="7EF48EC1" w14:textId="77777777" w:rsidR="006F2124" w:rsidRPr="00206A1B" w:rsidRDefault="007F05C2" w:rsidP="00206A1B">
            <w:pPr>
              <w:spacing w:before="120" w:after="120" w:line="240" w:lineRule="auto"/>
              <w:jc w:val="center"/>
              <w:rPr>
                <w:b/>
                <w:bCs/>
                <w:sz w:val="22"/>
              </w:rPr>
            </w:pPr>
            <w:r>
              <w:rPr>
                <w:b/>
                <w:bCs/>
              </w:rPr>
              <w:t>0.025</w:t>
            </w:r>
          </w:p>
        </w:tc>
        <w:tc>
          <w:tcPr>
            <w:tcW w:w="2394" w:type="dxa"/>
          </w:tcPr>
          <w:p w14:paraId="07156B9E" w14:textId="77777777" w:rsidR="006F2124" w:rsidRPr="00206A1B" w:rsidRDefault="007F05C2" w:rsidP="00206A1B">
            <w:pPr>
              <w:spacing w:before="120" w:after="120" w:line="240" w:lineRule="auto"/>
              <w:jc w:val="center"/>
              <w:rPr>
                <w:b/>
                <w:bCs/>
                <w:sz w:val="22"/>
              </w:rPr>
            </w:pPr>
            <w:r>
              <w:rPr>
                <w:b/>
                <w:bCs/>
              </w:rPr>
              <w:t>0.05</w:t>
            </w:r>
            <w:r w:rsidR="00AB23C7">
              <w:rPr>
                <w:b/>
                <w:bCs/>
              </w:rPr>
              <w:t>0</w:t>
            </w:r>
          </w:p>
        </w:tc>
      </w:tr>
      <w:tr w:rsidR="00325538" w14:paraId="6954235A" w14:textId="77777777" w:rsidTr="00325538">
        <w:tc>
          <w:tcPr>
            <w:tcW w:w="2394" w:type="dxa"/>
          </w:tcPr>
          <w:p w14:paraId="1105569B" w14:textId="77777777" w:rsidR="006F2124" w:rsidRPr="00206A1B" w:rsidRDefault="00953772" w:rsidP="00206A1B">
            <w:pPr>
              <w:spacing w:before="120" w:after="120" w:line="240" w:lineRule="auto"/>
              <w:jc w:val="center"/>
              <w:rPr>
                <w:b/>
                <w:bCs/>
                <w:sz w:val="22"/>
              </w:rPr>
            </w:pPr>
            <w:r>
              <w:rPr>
                <w:b/>
                <w:bCs/>
              </w:rPr>
              <w:t>Water</w:t>
            </w:r>
          </w:p>
        </w:tc>
        <w:tc>
          <w:tcPr>
            <w:tcW w:w="2394" w:type="dxa"/>
          </w:tcPr>
          <w:p w14:paraId="14D821BF" w14:textId="3BDFC2F3" w:rsidR="006F2124" w:rsidRDefault="00C514AD" w:rsidP="00206A1B">
            <w:pPr>
              <w:spacing w:before="120" w:after="120" w:line="240" w:lineRule="auto"/>
              <w:jc w:val="center"/>
            </w:pPr>
            <w:r>
              <w:t>-</w:t>
            </w:r>
          </w:p>
        </w:tc>
        <w:tc>
          <w:tcPr>
            <w:tcW w:w="2394" w:type="dxa"/>
          </w:tcPr>
          <w:p w14:paraId="42936105" w14:textId="1246C6D0" w:rsidR="006F2124" w:rsidRDefault="00C514AD" w:rsidP="00206A1B">
            <w:pPr>
              <w:spacing w:before="120" w:after="120" w:line="240" w:lineRule="auto"/>
              <w:jc w:val="center"/>
            </w:pPr>
            <w:r>
              <w:t>-</w:t>
            </w:r>
          </w:p>
        </w:tc>
        <w:tc>
          <w:tcPr>
            <w:tcW w:w="2394" w:type="dxa"/>
          </w:tcPr>
          <w:p w14:paraId="2AFDE558" w14:textId="453E8D59" w:rsidR="006F2124" w:rsidRDefault="00C514AD" w:rsidP="00206A1B">
            <w:pPr>
              <w:spacing w:before="120" w:after="120" w:line="240" w:lineRule="auto"/>
              <w:jc w:val="center"/>
            </w:pPr>
            <w:r>
              <w:t>-</w:t>
            </w:r>
          </w:p>
        </w:tc>
      </w:tr>
      <w:tr w:rsidR="00325538" w14:paraId="3E309CED" w14:textId="77777777" w:rsidTr="00325538">
        <w:tc>
          <w:tcPr>
            <w:tcW w:w="2394" w:type="dxa"/>
          </w:tcPr>
          <w:p w14:paraId="5BDD3159" w14:textId="77777777" w:rsidR="006F2124" w:rsidRPr="00206A1B" w:rsidRDefault="00953772" w:rsidP="00206A1B">
            <w:pPr>
              <w:spacing w:before="120" w:after="120" w:line="240" w:lineRule="auto"/>
              <w:jc w:val="center"/>
              <w:rPr>
                <w:b/>
                <w:bCs/>
                <w:sz w:val="22"/>
              </w:rPr>
            </w:pPr>
            <w:r>
              <w:rPr>
                <w:b/>
                <w:bCs/>
              </w:rPr>
              <w:t>Ethanol</w:t>
            </w:r>
          </w:p>
        </w:tc>
        <w:tc>
          <w:tcPr>
            <w:tcW w:w="2394" w:type="dxa"/>
          </w:tcPr>
          <w:p w14:paraId="4FBB149F" w14:textId="00D82491" w:rsidR="006F2124" w:rsidRDefault="00C514AD" w:rsidP="00206A1B">
            <w:pPr>
              <w:spacing w:before="120" w:after="120" w:line="240" w:lineRule="auto"/>
              <w:jc w:val="center"/>
            </w:pPr>
            <w:r>
              <w:t>-</w:t>
            </w:r>
          </w:p>
        </w:tc>
        <w:tc>
          <w:tcPr>
            <w:tcW w:w="2394" w:type="dxa"/>
          </w:tcPr>
          <w:p w14:paraId="57130A2D" w14:textId="5B16DDC9" w:rsidR="006F2124" w:rsidRDefault="00C514AD" w:rsidP="00206A1B">
            <w:pPr>
              <w:spacing w:before="120" w:after="120" w:line="240" w:lineRule="auto"/>
              <w:jc w:val="center"/>
            </w:pPr>
            <w:r>
              <w:t>-</w:t>
            </w:r>
          </w:p>
        </w:tc>
        <w:tc>
          <w:tcPr>
            <w:tcW w:w="2394" w:type="dxa"/>
          </w:tcPr>
          <w:p w14:paraId="107A4834" w14:textId="3255CB13" w:rsidR="006F2124" w:rsidRDefault="00C514AD" w:rsidP="00206A1B">
            <w:pPr>
              <w:spacing w:before="120" w:after="120" w:line="240" w:lineRule="auto"/>
              <w:jc w:val="center"/>
            </w:pPr>
            <w:r>
              <w:t>-</w:t>
            </w:r>
          </w:p>
        </w:tc>
      </w:tr>
      <w:tr w:rsidR="00325538" w14:paraId="7A2213E3" w14:textId="77777777" w:rsidTr="00325538">
        <w:tc>
          <w:tcPr>
            <w:tcW w:w="2394" w:type="dxa"/>
          </w:tcPr>
          <w:p w14:paraId="6A01061D" w14:textId="77777777" w:rsidR="006F2124" w:rsidRPr="00206A1B" w:rsidRDefault="00953772" w:rsidP="00206A1B">
            <w:pPr>
              <w:spacing w:before="120" w:after="120" w:line="240" w:lineRule="auto"/>
              <w:jc w:val="center"/>
              <w:rPr>
                <w:b/>
                <w:bCs/>
                <w:sz w:val="22"/>
              </w:rPr>
            </w:pPr>
            <w:r>
              <w:rPr>
                <w:b/>
                <w:bCs/>
              </w:rPr>
              <w:t>Methanol</w:t>
            </w:r>
          </w:p>
        </w:tc>
        <w:tc>
          <w:tcPr>
            <w:tcW w:w="2394" w:type="dxa"/>
          </w:tcPr>
          <w:p w14:paraId="44547474" w14:textId="7FC88B11" w:rsidR="006F2124" w:rsidRDefault="00C514AD" w:rsidP="00206A1B">
            <w:pPr>
              <w:spacing w:before="120" w:after="120" w:line="240" w:lineRule="auto"/>
              <w:jc w:val="center"/>
            </w:pPr>
            <w:r>
              <w:t>-</w:t>
            </w:r>
          </w:p>
        </w:tc>
        <w:tc>
          <w:tcPr>
            <w:tcW w:w="2394" w:type="dxa"/>
          </w:tcPr>
          <w:p w14:paraId="770471E2" w14:textId="681D4BC0" w:rsidR="006F2124" w:rsidRDefault="00C514AD" w:rsidP="00206A1B">
            <w:pPr>
              <w:spacing w:before="120" w:after="120" w:line="240" w:lineRule="auto"/>
              <w:jc w:val="center"/>
            </w:pPr>
            <w:r>
              <w:t>-</w:t>
            </w:r>
          </w:p>
        </w:tc>
        <w:tc>
          <w:tcPr>
            <w:tcW w:w="2394" w:type="dxa"/>
          </w:tcPr>
          <w:p w14:paraId="0091F2F3" w14:textId="01B74A97" w:rsidR="006F2124" w:rsidRDefault="00C514AD" w:rsidP="00206A1B">
            <w:pPr>
              <w:spacing w:before="120" w:after="120" w:line="240" w:lineRule="auto"/>
              <w:jc w:val="center"/>
            </w:pPr>
            <w:r>
              <w:t>-</w:t>
            </w:r>
          </w:p>
        </w:tc>
      </w:tr>
      <w:tr w:rsidR="00325538" w14:paraId="7F5B74BF" w14:textId="77777777" w:rsidTr="00325538">
        <w:tc>
          <w:tcPr>
            <w:tcW w:w="2394" w:type="dxa"/>
          </w:tcPr>
          <w:p w14:paraId="0861F3D7" w14:textId="77777777" w:rsidR="006F2124" w:rsidRPr="00206A1B" w:rsidRDefault="00953772" w:rsidP="00206A1B">
            <w:pPr>
              <w:spacing w:before="120" w:after="120" w:line="240" w:lineRule="auto"/>
              <w:jc w:val="center"/>
              <w:rPr>
                <w:b/>
                <w:bCs/>
                <w:sz w:val="22"/>
              </w:rPr>
            </w:pPr>
            <w:r>
              <w:rPr>
                <w:b/>
                <w:bCs/>
              </w:rPr>
              <w:t>50% Ethanol</w:t>
            </w:r>
          </w:p>
        </w:tc>
        <w:tc>
          <w:tcPr>
            <w:tcW w:w="2394" w:type="dxa"/>
          </w:tcPr>
          <w:p w14:paraId="30D42E3D" w14:textId="54386AD5" w:rsidR="006F2124" w:rsidRDefault="00C514AD" w:rsidP="00206A1B">
            <w:pPr>
              <w:spacing w:before="120" w:after="120" w:line="240" w:lineRule="auto"/>
              <w:jc w:val="center"/>
            </w:pPr>
            <w:r>
              <w:t>-</w:t>
            </w:r>
          </w:p>
        </w:tc>
        <w:tc>
          <w:tcPr>
            <w:tcW w:w="2394" w:type="dxa"/>
          </w:tcPr>
          <w:p w14:paraId="56FE974D" w14:textId="2CFA232B" w:rsidR="006F2124" w:rsidRDefault="00C514AD" w:rsidP="00206A1B">
            <w:pPr>
              <w:spacing w:before="120" w:after="120" w:line="240" w:lineRule="auto"/>
              <w:jc w:val="center"/>
            </w:pPr>
            <w:r>
              <w:t>-</w:t>
            </w:r>
          </w:p>
        </w:tc>
        <w:tc>
          <w:tcPr>
            <w:tcW w:w="2394" w:type="dxa"/>
          </w:tcPr>
          <w:p w14:paraId="7FFF4733" w14:textId="439EC206" w:rsidR="006F2124" w:rsidRDefault="00C514AD" w:rsidP="00206A1B">
            <w:pPr>
              <w:spacing w:before="120" w:after="120" w:line="240" w:lineRule="auto"/>
              <w:jc w:val="center"/>
            </w:pPr>
            <w:r>
              <w:t>-</w:t>
            </w:r>
          </w:p>
        </w:tc>
      </w:tr>
      <w:tr w:rsidR="00FC0AA5" w14:paraId="48C1A4B0" w14:textId="77777777" w:rsidTr="00325538">
        <w:tc>
          <w:tcPr>
            <w:tcW w:w="2394" w:type="dxa"/>
          </w:tcPr>
          <w:p w14:paraId="729AC216" w14:textId="77777777" w:rsidR="00FC0AA5" w:rsidRDefault="00FC0AA5" w:rsidP="007F05C2">
            <w:pPr>
              <w:spacing w:before="120" w:after="120" w:line="240" w:lineRule="auto"/>
              <w:jc w:val="center"/>
              <w:rPr>
                <w:b/>
                <w:bCs/>
              </w:rPr>
            </w:pPr>
            <w:r>
              <w:rPr>
                <w:b/>
                <w:bCs/>
              </w:rPr>
              <w:t>50% Methanol</w:t>
            </w:r>
          </w:p>
        </w:tc>
        <w:tc>
          <w:tcPr>
            <w:tcW w:w="2394" w:type="dxa"/>
          </w:tcPr>
          <w:p w14:paraId="3614CC31" w14:textId="0FAB9982" w:rsidR="006F2124" w:rsidRDefault="00C514AD" w:rsidP="00206A1B">
            <w:pPr>
              <w:spacing w:before="120" w:after="120" w:line="240" w:lineRule="auto"/>
              <w:jc w:val="center"/>
            </w:pPr>
            <w:r>
              <w:t>-</w:t>
            </w:r>
          </w:p>
        </w:tc>
        <w:tc>
          <w:tcPr>
            <w:tcW w:w="2394" w:type="dxa"/>
          </w:tcPr>
          <w:p w14:paraId="56EA3390" w14:textId="2936CFE8" w:rsidR="006F2124" w:rsidRDefault="00C514AD" w:rsidP="00206A1B">
            <w:pPr>
              <w:spacing w:before="120" w:after="120" w:line="240" w:lineRule="auto"/>
              <w:jc w:val="center"/>
            </w:pPr>
            <w:r>
              <w:t>-</w:t>
            </w:r>
          </w:p>
        </w:tc>
        <w:tc>
          <w:tcPr>
            <w:tcW w:w="2394" w:type="dxa"/>
          </w:tcPr>
          <w:p w14:paraId="71C90B41" w14:textId="34B75D60" w:rsidR="006F2124" w:rsidRDefault="00C514AD" w:rsidP="00206A1B">
            <w:pPr>
              <w:spacing w:before="120" w:after="120" w:line="240" w:lineRule="auto"/>
              <w:jc w:val="center"/>
            </w:pPr>
            <w:r>
              <w:t>-</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60A3E57B"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9"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Zk/SphsCAAAzBAAADgAAAAAAAAAAAAAAAAAuAgAAZHJzL2Uyb0RvYy54bWxQSwECLQAU&#10;AAYACAAAACEAWj4End0AAAAGAQAADwAAAAAAAAAAAAAAAAB1BAAAZHJzL2Rvd25yZXYueG1sUEsF&#10;BgAAAAAEAAQA8wAAAH8FAAAAAA==&#10;">
                <v:textbox>
                  <w:txbxContent>
                    <w:p w14:paraId="5783CCB5" w14:textId="60A3E57B"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017D82" w14:paraId="4114F7B7" w14:textId="77777777" w:rsidTr="003C1D80">
        <w:tc>
          <w:tcPr>
            <w:tcW w:w="9576" w:type="dxa"/>
            <w:gridSpan w:val="4"/>
          </w:tcPr>
          <w:p w14:paraId="5205BC48" w14:textId="37265F48" w:rsidR="006F2124" w:rsidRDefault="00017D82" w:rsidP="00206A1B">
            <w:pPr>
              <w:pStyle w:val="Heading3"/>
              <w:spacing w:before="120" w:after="120" w:line="240" w:lineRule="auto"/>
              <w:jc w:val="center"/>
            </w:pPr>
            <w:bookmarkStart w:id="1244" w:name="_Toc166100489"/>
            <w:r>
              <w:t>9.</w:t>
            </w:r>
            <w:r w:rsidR="00066FD6">
              <w:t>1.</w:t>
            </w:r>
            <w:r w:rsidR="00DD6EC6">
              <w:t>3</w:t>
            </w:r>
            <w:r>
              <w:t xml:space="preserve"> Complex Solutions at Varying Copper Concentrations (moldm</w:t>
            </w:r>
            <w:r w:rsidR="00FE1D2F" w:rsidRPr="00206A1B">
              <w:rPr>
                <w:vertAlign w:val="superscript"/>
              </w:rPr>
              <w:t>-3</w:t>
            </w:r>
            <w:r>
              <w:t>)</w:t>
            </w:r>
            <w:bookmarkEnd w:id="1244"/>
          </w:p>
        </w:tc>
      </w:tr>
      <w:tr w:rsidR="002E4117" w:rsidRPr="00325538" w14:paraId="7D745370" w14:textId="77777777" w:rsidTr="003C1D80">
        <w:tc>
          <w:tcPr>
            <w:tcW w:w="239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394"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39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39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3C1D80">
        <w:tc>
          <w:tcPr>
            <w:tcW w:w="2394" w:type="dxa"/>
          </w:tcPr>
          <w:p w14:paraId="72B1F80E" w14:textId="77777777" w:rsidR="002E4117" w:rsidRPr="007F05C2" w:rsidRDefault="002E4117" w:rsidP="003C1D80">
            <w:pPr>
              <w:spacing w:before="120" w:after="120" w:line="240" w:lineRule="auto"/>
              <w:jc w:val="center"/>
              <w:rPr>
                <w:b/>
                <w:bCs/>
              </w:rPr>
            </w:pPr>
            <w:r>
              <w:rPr>
                <w:b/>
                <w:bCs/>
              </w:rPr>
              <w:t>Water</w:t>
            </w:r>
          </w:p>
        </w:tc>
        <w:tc>
          <w:tcPr>
            <w:tcW w:w="2394" w:type="dxa"/>
          </w:tcPr>
          <w:p w14:paraId="30862168" w14:textId="564FBC26" w:rsidR="002E4117" w:rsidRDefault="00C514AD" w:rsidP="003C1D80">
            <w:pPr>
              <w:spacing w:before="120" w:after="120" w:line="240" w:lineRule="auto"/>
              <w:jc w:val="center"/>
            </w:pPr>
            <w:r>
              <w:t>-</w:t>
            </w:r>
          </w:p>
        </w:tc>
        <w:tc>
          <w:tcPr>
            <w:tcW w:w="2394" w:type="dxa"/>
          </w:tcPr>
          <w:p w14:paraId="24BC510C" w14:textId="234F57FD" w:rsidR="002E4117" w:rsidRDefault="00C514AD" w:rsidP="003C1D80">
            <w:pPr>
              <w:spacing w:before="120" w:after="120" w:line="240" w:lineRule="auto"/>
              <w:jc w:val="center"/>
            </w:pPr>
            <w:r>
              <w:t>-</w:t>
            </w:r>
          </w:p>
        </w:tc>
        <w:tc>
          <w:tcPr>
            <w:tcW w:w="2394" w:type="dxa"/>
          </w:tcPr>
          <w:p w14:paraId="677E1106" w14:textId="18C8CC0A" w:rsidR="002E4117" w:rsidRDefault="00C514AD" w:rsidP="003C1D80">
            <w:pPr>
              <w:spacing w:before="120" w:after="120" w:line="240" w:lineRule="auto"/>
              <w:jc w:val="center"/>
            </w:pPr>
            <w:r>
              <w:t>-</w:t>
            </w:r>
          </w:p>
        </w:tc>
      </w:tr>
      <w:tr w:rsidR="002E4117" w14:paraId="64ECBC35" w14:textId="77777777" w:rsidTr="003C1D80">
        <w:tc>
          <w:tcPr>
            <w:tcW w:w="2394" w:type="dxa"/>
          </w:tcPr>
          <w:p w14:paraId="00114817" w14:textId="77777777" w:rsidR="002E4117" w:rsidRPr="007F05C2" w:rsidRDefault="002E4117" w:rsidP="003C1D80">
            <w:pPr>
              <w:spacing w:before="120" w:after="120" w:line="240" w:lineRule="auto"/>
              <w:jc w:val="center"/>
              <w:rPr>
                <w:b/>
                <w:bCs/>
              </w:rPr>
            </w:pPr>
            <w:r>
              <w:rPr>
                <w:b/>
                <w:bCs/>
              </w:rPr>
              <w:t>Ethanol</w:t>
            </w:r>
          </w:p>
        </w:tc>
        <w:tc>
          <w:tcPr>
            <w:tcW w:w="2394" w:type="dxa"/>
          </w:tcPr>
          <w:p w14:paraId="32075DB8" w14:textId="2B207D10" w:rsidR="002E4117" w:rsidRDefault="00C514AD" w:rsidP="003C1D80">
            <w:pPr>
              <w:spacing w:before="120" w:after="120" w:line="240" w:lineRule="auto"/>
              <w:jc w:val="center"/>
            </w:pPr>
            <w:r>
              <w:t>-</w:t>
            </w:r>
          </w:p>
        </w:tc>
        <w:tc>
          <w:tcPr>
            <w:tcW w:w="2394" w:type="dxa"/>
          </w:tcPr>
          <w:p w14:paraId="5FA31AA2" w14:textId="7420D97F" w:rsidR="002E4117" w:rsidRDefault="00C514AD" w:rsidP="003C1D80">
            <w:pPr>
              <w:spacing w:before="120" w:after="120" w:line="240" w:lineRule="auto"/>
              <w:jc w:val="center"/>
            </w:pPr>
            <w:r>
              <w:t>-</w:t>
            </w:r>
          </w:p>
        </w:tc>
        <w:tc>
          <w:tcPr>
            <w:tcW w:w="2394" w:type="dxa"/>
          </w:tcPr>
          <w:p w14:paraId="0F41A893" w14:textId="6311C556" w:rsidR="002E4117" w:rsidRDefault="00C514AD" w:rsidP="003C1D80">
            <w:pPr>
              <w:spacing w:before="120" w:after="120" w:line="240" w:lineRule="auto"/>
              <w:jc w:val="center"/>
            </w:pPr>
            <w:r>
              <w:t>-</w:t>
            </w:r>
          </w:p>
        </w:tc>
      </w:tr>
      <w:tr w:rsidR="002E4117" w14:paraId="160A58A3" w14:textId="77777777" w:rsidTr="003C1D80">
        <w:tc>
          <w:tcPr>
            <w:tcW w:w="2394" w:type="dxa"/>
          </w:tcPr>
          <w:p w14:paraId="68FD2EEB" w14:textId="77777777" w:rsidR="002E4117" w:rsidRPr="007F05C2" w:rsidRDefault="002E4117" w:rsidP="003C1D80">
            <w:pPr>
              <w:spacing w:before="120" w:after="120" w:line="240" w:lineRule="auto"/>
              <w:jc w:val="center"/>
              <w:rPr>
                <w:b/>
                <w:bCs/>
              </w:rPr>
            </w:pPr>
            <w:r>
              <w:rPr>
                <w:b/>
                <w:bCs/>
              </w:rPr>
              <w:t>Methanol</w:t>
            </w:r>
          </w:p>
        </w:tc>
        <w:tc>
          <w:tcPr>
            <w:tcW w:w="2394" w:type="dxa"/>
          </w:tcPr>
          <w:p w14:paraId="53FDDC44" w14:textId="338AC686" w:rsidR="002E4117" w:rsidRDefault="00C514AD" w:rsidP="003C1D80">
            <w:pPr>
              <w:spacing w:before="120" w:after="120" w:line="240" w:lineRule="auto"/>
              <w:jc w:val="center"/>
            </w:pPr>
            <w:r>
              <w:t>-</w:t>
            </w:r>
          </w:p>
        </w:tc>
        <w:tc>
          <w:tcPr>
            <w:tcW w:w="2394" w:type="dxa"/>
          </w:tcPr>
          <w:p w14:paraId="4CF7EFF3" w14:textId="4FC63AED" w:rsidR="002E4117" w:rsidRDefault="00C514AD" w:rsidP="003C1D80">
            <w:pPr>
              <w:spacing w:before="120" w:after="120" w:line="240" w:lineRule="auto"/>
              <w:jc w:val="center"/>
            </w:pPr>
            <w:r>
              <w:t>-</w:t>
            </w:r>
          </w:p>
        </w:tc>
        <w:tc>
          <w:tcPr>
            <w:tcW w:w="2394" w:type="dxa"/>
          </w:tcPr>
          <w:p w14:paraId="5EBD0F8C" w14:textId="4E63E77C" w:rsidR="002E4117" w:rsidRDefault="00C514AD" w:rsidP="003C1D80">
            <w:pPr>
              <w:spacing w:before="120" w:after="120" w:line="240" w:lineRule="auto"/>
              <w:jc w:val="center"/>
            </w:pPr>
            <w:r>
              <w:t>-</w:t>
            </w:r>
          </w:p>
        </w:tc>
      </w:tr>
      <w:tr w:rsidR="002E4117" w14:paraId="6A78DA93" w14:textId="77777777" w:rsidTr="003C1D80">
        <w:tc>
          <w:tcPr>
            <w:tcW w:w="2394" w:type="dxa"/>
          </w:tcPr>
          <w:p w14:paraId="25F71279" w14:textId="77777777" w:rsidR="002E4117" w:rsidRPr="007F05C2" w:rsidRDefault="002E4117" w:rsidP="003C1D80">
            <w:pPr>
              <w:spacing w:before="120" w:after="120" w:line="240" w:lineRule="auto"/>
              <w:jc w:val="center"/>
              <w:rPr>
                <w:b/>
                <w:bCs/>
              </w:rPr>
            </w:pPr>
            <w:r>
              <w:rPr>
                <w:b/>
                <w:bCs/>
              </w:rPr>
              <w:t>50% Ethanol</w:t>
            </w:r>
          </w:p>
        </w:tc>
        <w:tc>
          <w:tcPr>
            <w:tcW w:w="2394" w:type="dxa"/>
          </w:tcPr>
          <w:p w14:paraId="128C7AB6" w14:textId="24B99685" w:rsidR="002E4117" w:rsidRDefault="00C514AD" w:rsidP="003C1D80">
            <w:pPr>
              <w:spacing w:before="120" w:after="120" w:line="240" w:lineRule="auto"/>
              <w:jc w:val="center"/>
            </w:pPr>
            <w:r>
              <w:t>-</w:t>
            </w:r>
          </w:p>
        </w:tc>
        <w:tc>
          <w:tcPr>
            <w:tcW w:w="2394" w:type="dxa"/>
          </w:tcPr>
          <w:p w14:paraId="324C47EC" w14:textId="52BF9E4D" w:rsidR="002E4117" w:rsidRDefault="00C514AD" w:rsidP="003C1D80">
            <w:pPr>
              <w:spacing w:before="120" w:after="120" w:line="240" w:lineRule="auto"/>
              <w:jc w:val="center"/>
            </w:pPr>
            <w:r>
              <w:t>-</w:t>
            </w:r>
          </w:p>
        </w:tc>
        <w:tc>
          <w:tcPr>
            <w:tcW w:w="2394" w:type="dxa"/>
          </w:tcPr>
          <w:p w14:paraId="336FFE3B" w14:textId="40090E24" w:rsidR="002E4117" w:rsidRDefault="00C514AD" w:rsidP="003C1D80">
            <w:pPr>
              <w:spacing w:before="120" w:after="120" w:line="240" w:lineRule="auto"/>
              <w:jc w:val="center"/>
            </w:pPr>
            <w:r>
              <w:t>-</w:t>
            </w:r>
          </w:p>
        </w:tc>
      </w:tr>
      <w:tr w:rsidR="002E4117" w14:paraId="4B862FA4" w14:textId="77777777" w:rsidTr="003C1D80">
        <w:tc>
          <w:tcPr>
            <w:tcW w:w="2394" w:type="dxa"/>
          </w:tcPr>
          <w:p w14:paraId="39661BA2" w14:textId="77777777" w:rsidR="002E4117" w:rsidRDefault="002E4117" w:rsidP="003C1D80">
            <w:pPr>
              <w:spacing w:before="120" w:after="120" w:line="240" w:lineRule="auto"/>
              <w:jc w:val="center"/>
              <w:rPr>
                <w:b/>
                <w:bCs/>
              </w:rPr>
            </w:pPr>
            <w:r>
              <w:rPr>
                <w:b/>
                <w:bCs/>
              </w:rPr>
              <w:t>50% Methanol</w:t>
            </w:r>
          </w:p>
        </w:tc>
        <w:tc>
          <w:tcPr>
            <w:tcW w:w="2394" w:type="dxa"/>
          </w:tcPr>
          <w:p w14:paraId="1D3EF4B7" w14:textId="63534F16" w:rsidR="002E4117" w:rsidRDefault="00C514AD" w:rsidP="003C1D80">
            <w:pPr>
              <w:spacing w:before="120" w:after="120" w:line="240" w:lineRule="auto"/>
              <w:jc w:val="center"/>
            </w:pPr>
            <w:r>
              <w:t>-</w:t>
            </w:r>
          </w:p>
        </w:tc>
        <w:tc>
          <w:tcPr>
            <w:tcW w:w="2394" w:type="dxa"/>
          </w:tcPr>
          <w:p w14:paraId="133EC250" w14:textId="25BA827A" w:rsidR="002E4117" w:rsidRDefault="00C514AD" w:rsidP="003C1D80">
            <w:pPr>
              <w:spacing w:before="120" w:after="120" w:line="240" w:lineRule="auto"/>
              <w:jc w:val="center"/>
            </w:pPr>
            <w:r>
              <w:t>-</w:t>
            </w:r>
          </w:p>
        </w:tc>
        <w:tc>
          <w:tcPr>
            <w:tcW w:w="2394" w:type="dxa"/>
          </w:tcPr>
          <w:p w14:paraId="69B12285" w14:textId="1C56963D" w:rsidR="002E4117" w:rsidRDefault="00C514AD" w:rsidP="003C1D80">
            <w:pPr>
              <w:spacing w:before="120" w:after="120" w:line="240" w:lineRule="auto"/>
              <w:jc w:val="center"/>
            </w:pPr>
            <w:r>
              <w:t>-</w:t>
            </w:r>
          </w:p>
        </w:tc>
      </w:tr>
    </w:tbl>
    <w:p w14:paraId="76B75A99" w14:textId="4F353D51" w:rsidR="006F2124" w:rsidRDefault="00CB5D7A" w:rsidP="00206A1B">
      <w:r>
        <w:rPr>
          <w:noProof/>
          <w:lang w:eastAsia="zh-TW" w:bidi="ar-SA"/>
        </w:rPr>
        <mc:AlternateContent>
          <mc:Choice Requires="wps">
            <w:drawing>
              <wp:anchor distT="0" distB="0" distL="114300" distR="114300" simplePos="0" relativeHeight="251595264" behindDoc="0" locked="0" layoutInCell="1" allowOverlap="1" wp14:anchorId="648DA3D0" wp14:editId="13AC624A">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1E5D4482"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50" type="#_x0000_t202" style="position:absolute;margin-left:.6pt;margin-top:3.95pt;width:465.6pt;height: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">
                <v:textbox>
                  <w:txbxContent>
                    <w:p w14:paraId="21F7FFE6" w14:textId="1E5D4482"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4675"/>
        <w:gridCol w:w="4675"/>
      </w:tblGrid>
      <w:tr w:rsidR="00A06EC9" w:rsidRPr="00A36612" w14:paraId="2B6C404E" w14:textId="77777777" w:rsidTr="00B02B01">
        <w:tc>
          <w:tcPr>
            <w:tcW w:w="5000" w:type="pct"/>
            <w:gridSpan w:val="2"/>
          </w:tcPr>
          <w:p w14:paraId="6194FAF4" w14:textId="1DFA88A9" w:rsidR="00A06EC9" w:rsidRPr="00373473" w:rsidRDefault="00A06EC9" w:rsidP="00B02B01">
            <w:pPr>
              <w:pStyle w:val="Heading3"/>
              <w:spacing w:before="120" w:after="120" w:line="240" w:lineRule="auto"/>
              <w:jc w:val="center"/>
            </w:pPr>
            <w:bookmarkStart w:id="1245" w:name="_Toc166100490"/>
            <w:r>
              <w:t>9.1.4 Complex Solutions for Varying Water:Cu</w:t>
            </w:r>
            <w:r w:rsidRPr="00373473">
              <w:rPr>
                <w:vertAlign w:val="superscript"/>
              </w:rPr>
              <w:t>2+</w:t>
            </w:r>
            <w:r>
              <w:t xml:space="preserve"> Voluminal Ratios (cm</w:t>
            </w:r>
            <w:r w:rsidRPr="00373473">
              <w:rPr>
                <w:vertAlign w:val="superscript"/>
              </w:rPr>
              <w:t>3</w:t>
            </w:r>
            <w:r>
              <w:t>)</w:t>
            </w:r>
            <w:bookmarkEnd w:id="1245"/>
          </w:p>
        </w:tc>
      </w:tr>
      <w:tr w:rsidR="00A06EC9" w14:paraId="6C34C5B0" w14:textId="77777777" w:rsidTr="00B02B01">
        <w:tc>
          <w:tcPr>
            <w:tcW w:w="2500" w:type="pct"/>
          </w:tcPr>
          <w:p w14:paraId="72EBB139" w14:textId="77777777" w:rsidR="00A06EC9" w:rsidRPr="007F05C2" w:rsidRDefault="00A06EC9" w:rsidP="00B02B01">
            <w:pPr>
              <w:spacing w:before="120" w:after="120" w:line="240" w:lineRule="auto"/>
              <w:jc w:val="center"/>
              <w:rPr>
                <w:b/>
                <w:bCs/>
              </w:rPr>
            </w:pPr>
            <w:r>
              <w:rPr>
                <w:b/>
                <w:bCs/>
              </w:rPr>
              <w:t>10:10</w:t>
            </w:r>
          </w:p>
        </w:tc>
        <w:tc>
          <w:tcPr>
            <w:tcW w:w="2500" w:type="pct"/>
          </w:tcPr>
          <w:p w14:paraId="56FABD15" w14:textId="0CB31088" w:rsidR="00A06EC9" w:rsidRDefault="00C514AD" w:rsidP="00B02B01">
            <w:pPr>
              <w:spacing w:before="120" w:after="120" w:line="240" w:lineRule="auto"/>
              <w:jc w:val="center"/>
            </w:pPr>
            <w:r>
              <w:t>-</w:t>
            </w:r>
          </w:p>
        </w:tc>
      </w:tr>
      <w:tr w:rsidR="00A06EC9" w14:paraId="17FC7507" w14:textId="77777777" w:rsidTr="00B02B01">
        <w:tc>
          <w:tcPr>
            <w:tcW w:w="2500" w:type="pct"/>
          </w:tcPr>
          <w:p w14:paraId="3F90E2D4" w14:textId="77777777" w:rsidR="00A06EC9" w:rsidRPr="007F05C2" w:rsidRDefault="00A06EC9" w:rsidP="00B02B01">
            <w:pPr>
              <w:spacing w:before="120" w:after="120" w:line="240" w:lineRule="auto"/>
              <w:jc w:val="center"/>
              <w:rPr>
                <w:b/>
                <w:bCs/>
              </w:rPr>
            </w:pPr>
            <w:r>
              <w:rPr>
                <w:b/>
                <w:bCs/>
              </w:rPr>
              <w:t>10:20</w:t>
            </w:r>
          </w:p>
        </w:tc>
        <w:tc>
          <w:tcPr>
            <w:tcW w:w="2500" w:type="pct"/>
          </w:tcPr>
          <w:p w14:paraId="345ABC74" w14:textId="462839FD" w:rsidR="00A06EC9" w:rsidRDefault="00C514AD" w:rsidP="00B02B01">
            <w:pPr>
              <w:spacing w:before="120" w:after="120" w:line="240" w:lineRule="auto"/>
              <w:jc w:val="center"/>
            </w:pPr>
            <w:r>
              <w:t>-</w:t>
            </w:r>
          </w:p>
        </w:tc>
      </w:tr>
      <w:tr w:rsidR="00A06EC9" w14:paraId="2DCDB834" w14:textId="77777777" w:rsidTr="00B02B01">
        <w:tc>
          <w:tcPr>
            <w:tcW w:w="2500" w:type="pct"/>
          </w:tcPr>
          <w:p w14:paraId="4B223A93" w14:textId="77777777" w:rsidR="00A06EC9" w:rsidRPr="007F05C2" w:rsidRDefault="00A06EC9" w:rsidP="00B02B01">
            <w:pPr>
              <w:spacing w:before="120" w:after="120" w:line="240" w:lineRule="auto"/>
              <w:jc w:val="center"/>
              <w:rPr>
                <w:b/>
                <w:bCs/>
              </w:rPr>
            </w:pPr>
            <w:r>
              <w:rPr>
                <w:b/>
                <w:bCs/>
              </w:rPr>
              <w:t>10:30</w:t>
            </w:r>
          </w:p>
        </w:tc>
        <w:tc>
          <w:tcPr>
            <w:tcW w:w="2500" w:type="pct"/>
          </w:tcPr>
          <w:p w14:paraId="7B2DF99B" w14:textId="21F44C0F" w:rsidR="00A06EC9" w:rsidRDefault="00C514AD" w:rsidP="00B02B01">
            <w:pPr>
              <w:spacing w:before="120" w:after="120" w:line="240" w:lineRule="auto"/>
              <w:jc w:val="center"/>
            </w:pPr>
            <w:r>
              <w:t>-</w:t>
            </w:r>
          </w:p>
        </w:tc>
      </w:tr>
      <w:tr w:rsidR="00A06EC9" w14:paraId="2623C292" w14:textId="77777777" w:rsidTr="00B02B01">
        <w:tc>
          <w:tcPr>
            <w:tcW w:w="2500" w:type="pct"/>
          </w:tcPr>
          <w:p w14:paraId="48207756" w14:textId="77777777" w:rsidR="00A06EC9" w:rsidRPr="007F05C2" w:rsidRDefault="00A06EC9" w:rsidP="00B02B01">
            <w:pPr>
              <w:spacing w:before="120" w:after="120" w:line="240" w:lineRule="auto"/>
              <w:jc w:val="center"/>
              <w:rPr>
                <w:b/>
                <w:bCs/>
              </w:rPr>
            </w:pPr>
            <w:r>
              <w:rPr>
                <w:b/>
                <w:bCs/>
              </w:rPr>
              <w:lastRenderedPageBreak/>
              <w:t>20:10</w:t>
            </w:r>
          </w:p>
        </w:tc>
        <w:tc>
          <w:tcPr>
            <w:tcW w:w="2500" w:type="pct"/>
          </w:tcPr>
          <w:p w14:paraId="208EECEB" w14:textId="425EF6F1" w:rsidR="00A06EC9" w:rsidRDefault="00C514AD" w:rsidP="00B02B01">
            <w:pPr>
              <w:spacing w:before="120" w:after="120" w:line="240" w:lineRule="auto"/>
              <w:jc w:val="center"/>
            </w:pPr>
            <w:r>
              <w:t>-</w:t>
            </w:r>
          </w:p>
        </w:tc>
      </w:tr>
      <w:tr w:rsidR="00A06EC9" w14:paraId="645FF0DC" w14:textId="77777777" w:rsidTr="00B02B01">
        <w:tc>
          <w:tcPr>
            <w:tcW w:w="2500" w:type="pct"/>
          </w:tcPr>
          <w:p w14:paraId="44EC34A7" w14:textId="77777777" w:rsidR="00A06EC9" w:rsidRDefault="00A06EC9" w:rsidP="00B02B01">
            <w:pPr>
              <w:spacing w:before="120" w:after="120" w:line="240" w:lineRule="auto"/>
              <w:jc w:val="center"/>
              <w:rPr>
                <w:b/>
                <w:bCs/>
              </w:rPr>
            </w:pPr>
            <w:r>
              <w:rPr>
                <w:b/>
                <w:bCs/>
              </w:rPr>
              <w:t>20:30</w:t>
            </w:r>
          </w:p>
        </w:tc>
        <w:tc>
          <w:tcPr>
            <w:tcW w:w="2500" w:type="pct"/>
          </w:tcPr>
          <w:p w14:paraId="34ACCDCD" w14:textId="0193D067" w:rsidR="00A06EC9" w:rsidRDefault="00C514AD" w:rsidP="00B02B01">
            <w:pPr>
              <w:spacing w:before="120" w:after="120" w:line="240" w:lineRule="auto"/>
              <w:jc w:val="center"/>
            </w:pPr>
            <w:r>
              <w:t>-</w:t>
            </w:r>
          </w:p>
        </w:tc>
      </w:tr>
      <w:tr w:rsidR="00A06EC9" w14:paraId="5B995C96" w14:textId="77777777" w:rsidTr="00B02B01">
        <w:tc>
          <w:tcPr>
            <w:tcW w:w="2500" w:type="pct"/>
          </w:tcPr>
          <w:p w14:paraId="4FA81B63" w14:textId="77777777" w:rsidR="00A06EC9" w:rsidRDefault="00A06EC9" w:rsidP="00B02B01">
            <w:pPr>
              <w:spacing w:before="120" w:after="120" w:line="240" w:lineRule="auto"/>
              <w:jc w:val="center"/>
              <w:rPr>
                <w:b/>
                <w:bCs/>
              </w:rPr>
            </w:pPr>
            <w:r>
              <w:rPr>
                <w:b/>
                <w:bCs/>
              </w:rPr>
              <w:t>30:10</w:t>
            </w:r>
          </w:p>
        </w:tc>
        <w:tc>
          <w:tcPr>
            <w:tcW w:w="2500" w:type="pct"/>
          </w:tcPr>
          <w:p w14:paraId="7F2F7B47" w14:textId="70B2ED39" w:rsidR="00A06EC9" w:rsidRDefault="00C514AD" w:rsidP="00B02B01">
            <w:pPr>
              <w:spacing w:before="120" w:after="120" w:line="240" w:lineRule="auto"/>
              <w:jc w:val="center"/>
            </w:pPr>
            <w:r>
              <w:t>-</w:t>
            </w:r>
          </w:p>
        </w:tc>
      </w:tr>
      <w:tr w:rsidR="00A06EC9" w14:paraId="599E966D" w14:textId="77777777" w:rsidTr="00B02B01">
        <w:tc>
          <w:tcPr>
            <w:tcW w:w="2500" w:type="pct"/>
          </w:tcPr>
          <w:p w14:paraId="2581C1D5" w14:textId="77777777" w:rsidR="00A06EC9" w:rsidRDefault="00A06EC9" w:rsidP="00B02B01">
            <w:pPr>
              <w:spacing w:before="120" w:after="120" w:line="240" w:lineRule="auto"/>
              <w:jc w:val="center"/>
              <w:rPr>
                <w:b/>
                <w:bCs/>
              </w:rPr>
            </w:pPr>
            <w:r>
              <w:rPr>
                <w:b/>
                <w:bCs/>
              </w:rPr>
              <w:t>30:20</w:t>
            </w:r>
          </w:p>
        </w:tc>
        <w:tc>
          <w:tcPr>
            <w:tcW w:w="2500" w:type="pct"/>
          </w:tcPr>
          <w:p w14:paraId="7DF5CBF6" w14:textId="3C9204F2" w:rsidR="00A06EC9" w:rsidRDefault="00C514AD" w:rsidP="00B02B01">
            <w:pPr>
              <w:spacing w:before="120" w:after="120" w:line="240" w:lineRule="auto"/>
              <w:jc w:val="center"/>
            </w:pPr>
            <w:r>
              <w:t>-</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3CEA0F6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51"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">
                <v:textbox>
                  <w:txbxContent>
                    <w:p w14:paraId="01D74033" w14:textId="3CEA0F6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458C59D8" w:rsidR="00927882" w:rsidRDefault="00927882" w:rsidP="00927882">
            <w:pPr>
              <w:pStyle w:val="Heading3"/>
              <w:spacing w:before="120" w:after="120" w:line="240" w:lineRule="auto"/>
              <w:jc w:val="center"/>
            </w:pPr>
            <w:bookmarkStart w:id="1246" w:name="_Toc166100491"/>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(0.050M Cu</w:t>
            </w:r>
            <w:r w:rsidR="001F0452" w:rsidRPr="001F0452">
              <w:rPr>
                <w:vertAlign w:val="superscript"/>
              </w:rPr>
              <w:t>2+</w:t>
            </w:r>
            <w:r w:rsidR="001F0452" w:rsidRPr="001F0452">
              <w:t>)</w:t>
            </w:r>
            <w:bookmarkEnd w:id="1246"/>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E24F98">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tcPr>
          <w:p w14:paraId="08F14451" w14:textId="65D6C148" w:rsidR="002C02EF" w:rsidRPr="007F05C2" w:rsidRDefault="002C02EF" w:rsidP="00927882">
            <w:pPr>
              <w:spacing w:before="120" w:after="120" w:line="240" w:lineRule="auto"/>
              <w:jc w:val="center"/>
              <w:rPr>
                <w:b/>
                <w:bCs/>
              </w:rPr>
            </w:pPr>
            <w:r>
              <w:rPr>
                <w:b/>
                <w:bCs/>
              </w:rPr>
              <w:t>Water</w:t>
            </w:r>
          </w:p>
        </w:tc>
        <w:tc>
          <w:tcPr>
            <w:tcW w:w="821" w:type="pct"/>
          </w:tcPr>
          <w:p w14:paraId="2AD69A0A" w14:textId="7BC00FF5" w:rsidR="002C02EF" w:rsidRDefault="00C514AD" w:rsidP="00927882">
            <w:pPr>
              <w:spacing w:before="120" w:after="120" w:line="240" w:lineRule="auto"/>
              <w:jc w:val="center"/>
            </w:pPr>
            <w:r>
              <w:t>-</w:t>
            </w:r>
          </w:p>
        </w:tc>
        <w:tc>
          <w:tcPr>
            <w:tcW w:w="820" w:type="pct"/>
          </w:tcPr>
          <w:p w14:paraId="05E03778" w14:textId="1725091E" w:rsidR="002C02EF" w:rsidRDefault="00C514AD" w:rsidP="00927882">
            <w:pPr>
              <w:spacing w:before="120" w:after="120" w:line="240" w:lineRule="auto"/>
              <w:jc w:val="center"/>
            </w:pPr>
            <w:r>
              <w:t>-</w:t>
            </w:r>
          </w:p>
        </w:tc>
        <w:tc>
          <w:tcPr>
            <w:tcW w:w="819" w:type="pct"/>
          </w:tcPr>
          <w:p w14:paraId="05BCB52A" w14:textId="26085070" w:rsidR="002C02EF" w:rsidRDefault="00C514AD" w:rsidP="00927882">
            <w:pPr>
              <w:spacing w:before="120" w:after="120" w:line="240" w:lineRule="auto"/>
              <w:jc w:val="center"/>
            </w:pPr>
            <w:r>
              <w:t>-</w:t>
            </w:r>
          </w:p>
        </w:tc>
      </w:tr>
      <w:tr w:rsidR="002C02EF" w14:paraId="0C725DBA" w14:textId="77777777" w:rsidTr="00E24F98">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tcPr>
          <w:p w14:paraId="60C75ADD" w14:textId="26583F16" w:rsidR="002C02EF" w:rsidRPr="007F05C2" w:rsidRDefault="002C02EF" w:rsidP="00927882">
            <w:pPr>
              <w:spacing w:before="120" w:after="120" w:line="240" w:lineRule="auto"/>
              <w:jc w:val="center"/>
              <w:rPr>
                <w:b/>
                <w:bCs/>
              </w:rPr>
            </w:pPr>
            <w:r>
              <w:rPr>
                <w:b/>
                <w:bCs/>
              </w:rPr>
              <w:t>50% Ethanol</w:t>
            </w:r>
          </w:p>
        </w:tc>
        <w:tc>
          <w:tcPr>
            <w:tcW w:w="821" w:type="pct"/>
          </w:tcPr>
          <w:p w14:paraId="5AF5A780" w14:textId="1CD90B64" w:rsidR="002C02EF" w:rsidRDefault="00C514AD" w:rsidP="00927882">
            <w:pPr>
              <w:spacing w:before="120" w:after="120" w:line="240" w:lineRule="auto"/>
              <w:jc w:val="center"/>
            </w:pPr>
            <w:r>
              <w:t>-</w:t>
            </w:r>
          </w:p>
        </w:tc>
        <w:tc>
          <w:tcPr>
            <w:tcW w:w="820" w:type="pct"/>
          </w:tcPr>
          <w:p w14:paraId="1D27C3D3" w14:textId="03000704" w:rsidR="002C02EF" w:rsidRDefault="00C514AD" w:rsidP="00927882">
            <w:pPr>
              <w:spacing w:before="120" w:after="120" w:line="240" w:lineRule="auto"/>
              <w:jc w:val="center"/>
            </w:pPr>
            <w:r>
              <w:t>-</w:t>
            </w:r>
          </w:p>
        </w:tc>
        <w:tc>
          <w:tcPr>
            <w:tcW w:w="819" w:type="pct"/>
          </w:tcPr>
          <w:p w14:paraId="199045D4" w14:textId="4F1243B2" w:rsidR="002C02EF" w:rsidRDefault="00C514AD" w:rsidP="00927882">
            <w:pPr>
              <w:spacing w:before="120" w:after="120" w:line="240" w:lineRule="auto"/>
              <w:jc w:val="center"/>
            </w:pPr>
            <w:r>
              <w:t>-</w:t>
            </w:r>
          </w:p>
        </w:tc>
      </w:tr>
      <w:tr w:rsidR="002C02EF" w14:paraId="6E73D1E6" w14:textId="77777777" w:rsidTr="00E24F98">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tcPr>
          <w:p w14:paraId="1A8257A1" w14:textId="56E81743" w:rsidR="002C02EF" w:rsidRPr="007F05C2" w:rsidRDefault="002C02EF" w:rsidP="0089299D">
            <w:pPr>
              <w:spacing w:before="120" w:after="120" w:line="240" w:lineRule="auto"/>
              <w:jc w:val="center"/>
              <w:rPr>
                <w:b/>
                <w:bCs/>
              </w:rPr>
            </w:pPr>
            <w:r>
              <w:rPr>
                <w:b/>
                <w:bCs/>
              </w:rPr>
              <w:t>Water</w:t>
            </w:r>
          </w:p>
        </w:tc>
        <w:tc>
          <w:tcPr>
            <w:tcW w:w="821" w:type="pct"/>
          </w:tcPr>
          <w:p w14:paraId="156871AA" w14:textId="34D1141A" w:rsidR="002C02EF" w:rsidRDefault="00C514AD" w:rsidP="0089299D">
            <w:pPr>
              <w:spacing w:before="120" w:after="120" w:line="240" w:lineRule="auto"/>
              <w:jc w:val="center"/>
            </w:pPr>
            <w:r>
              <w:t>-</w:t>
            </w:r>
          </w:p>
        </w:tc>
        <w:tc>
          <w:tcPr>
            <w:tcW w:w="820" w:type="pct"/>
          </w:tcPr>
          <w:p w14:paraId="62DD46BF" w14:textId="00A75DAF" w:rsidR="002C02EF" w:rsidRDefault="00C514AD" w:rsidP="0089299D">
            <w:pPr>
              <w:spacing w:before="120" w:after="120" w:line="240" w:lineRule="auto"/>
              <w:jc w:val="center"/>
            </w:pPr>
            <w:r>
              <w:t>-</w:t>
            </w:r>
          </w:p>
        </w:tc>
        <w:tc>
          <w:tcPr>
            <w:tcW w:w="819" w:type="pct"/>
          </w:tcPr>
          <w:p w14:paraId="5DEFEBDF" w14:textId="5EAA837A" w:rsidR="002C02EF" w:rsidRDefault="00C514AD" w:rsidP="0089299D">
            <w:pPr>
              <w:spacing w:before="120" w:after="120" w:line="240" w:lineRule="auto"/>
              <w:jc w:val="center"/>
            </w:pPr>
            <w:r>
              <w:t>-</w:t>
            </w:r>
          </w:p>
        </w:tc>
      </w:tr>
      <w:tr w:rsidR="002C02EF" w14:paraId="7591992F" w14:textId="77777777" w:rsidTr="00E24F98">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tcPr>
          <w:p w14:paraId="6C48467C" w14:textId="1948D8AB" w:rsidR="002C02EF" w:rsidRPr="007F05C2" w:rsidRDefault="002C02EF" w:rsidP="0089299D">
            <w:pPr>
              <w:spacing w:before="120" w:after="120" w:line="240" w:lineRule="auto"/>
              <w:jc w:val="center"/>
              <w:rPr>
                <w:b/>
                <w:bCs/>
              </w:rPr>
            </w:pPr>
            <w:r>
              <w:rPr>
                <w:b/>
                <w:bCs/>
              </w:rPr>
              <w:t>50% Ethanol</w:t>
            </w:r>
          </w:p>
        </w:tc>
        <w:tc>
          <w:tcPr>
            <w:tcW w:w="821" w:type="pct"/>
          </w:tcPr>
          <w:p w14:paraId="2BC4EC79" w14:textId="622DE105" w:rsidR="002C02EF" w:rsidRDefault="00C514AD" w:rsidP="0089299D">
            <w:pPr>
              <w:spacing w:before="120" w:after="120" w:line="240" w:lineRule="auto"/>
              <w:jc w:val="center"/>
            </w:pPr>
            <w:r>
              <w:t>-</w:t>
            </w:r>
          </w:p>
        </w:tc>
        <w:tc>
          <w:tcPr>
            <w:tcW w:w="820" w:type="pct"/>
          </w:tcPr>
          <w:p w14:paraId="3CB0A750" w14:textId="32B8BDD0" w:rsidR="002C02EF" w:rsidRDefault="00C514AD" w:rsidP="0089299D">
            <w:pPr>
              <w:spacing w:before="120" w:after="120" w:line="240" w:lineRule="auto"/>
              <w:jc w:val="center"/>
            </w:pPr>
            <w:r>
              <w:t>-</w:t>
            </w:r>
          </w:p>
        </w:tc>
        <w:tc>
          <w:tcPr>
            <w:tcW w:w="819" w:type="pct"/>
          </w:tcPr>
          <w:p w14:paraId="600F7B3B" w14:textId="6959B33E" w:rsidR="002C02EF" w:rsidRDefault="00C514AD" w:rsidP="0089299D">
            <w:pPr>
              <w:spacing w:before="120" w:after="120" w:line="240" w:lineRule="auto"/>
              <w:jc w:val="center"/>
            </w:pPr>
            <w:r>
              <w:t>-</w:t>
            </w:r>
          </w:p>
        </w:tc>
      </w:tr>
      <w:tr w:rsidR="002C02EF" w14:paraId="26BEB803" w14:textId="77777777" w:rsidTr="00E24F98">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tcPr>
          <w:p w14:paraId="6DAE9A0E" w14:textId="70F4AACC" w:rsidR="002C02EF" w:rsidRDefault="002C02EF" w:rsidP="0089299D">
            <w:pPr>
              <w:spacing w:before="120" w:after="120" w:line="240" w:lineRule="auto"/>
              <w:jc w:val="center"/>
              <w:rPr>
                <w:b/>
                <w:bCs/>
              </w:rPr>
            </w:pPr>
            <w:r>
              <w:rPr>
                <w:b/>
                <w:bCs/>
              </w:rPr>
              <w:t>Water</w:t>
            </w:r>
          </w:p>
        </w:tc>
        <w:tc>
          <w:tcPr>
            <w:tcW w:w="821" w:type="pct"/>
          </w:tcPr>
          <w:p w14:paraId="5E590033" w14:textId="0BB88175" w:rsidR="002C02EF" w:rsidRDefault="00C514AD" w:rsidP="0089299D">
            <w:pPr>
              <w:spacing w:before="120" w:after="120" w:line="240" w:lineRule="auto"/>
              <w:jc w:val="center"/>
            </w:pPr>
            <w:r>
              <w:t>-</w:t>
            </w:r>
          </w:p>
        </w:tc>
        <w:tc>
          <w:tcPr>
            <w:tcW w:w="820" w:type="pct"/>
          </w:tcPr>
          <w:p w14:paraId="17697AC6" w14:textId="0010F3B6" w:rsidR="002C02EF" w:rsidRDefault="00C514AD" w:rsidP="0089299D">
            <w:pPr>
              <w:spacing w:before="120" w:after="120" w:line="240" w:lineRule="auto"/>
              <w:jc w:val="center"/>
            </w:pPr>
            <w:r>
              <w:t>-</w:t>
            </w:r>
          </w:p>
        </w:tc>
        <w:tc>
          <w:tcPr>
            <w:tcW w:w="819" w:type="pct"/>
          </w:tcPr>
          <w:p w14:paraId="4497B407" w14:textId="4DF25E20" w:rsidR="002C02EF" w:rsidRDefault="00C514AD" w:rsidP="0089299D">
            <w:pPr>
              <w:spacing w:before="120" w:after="120" w:line="240" w:lineRule="auto"/>
              <w:jc w:val="center"/>
            </w:pPr>
            <w:r>
              <w:t>-</w:t>
            </w:r>
          </w:p>
        </w:tc>
      </w:tr>
      <w:tr w:rsidR="002C02EF" w14:paraId="5FADA74B" w14:textId="77777777" w:rsidTr="002C02EF">
        <w:tc>
          <w:tcPr>
            <w:tcW w:w="1041" w:type="pct"/>
            <w:vMerge/>
          </w:tcPr>
          <w:p w14:paraId="43868FD0" w14:textId="77777777" w:rsidR="002C02EF" w:rsidRDefault="002C02EF" w:rsidP="0089299D">
            <w:pPr>
              <w:spacing w:before="120" w:after="120" w:line="240" w:lineRule="auto"/>
              <w:jc w:val="center"/>
              <w:rPr>
                <w:noProof/>
              </w:rPr>
            </w:pPr>
          </w:p>
        </w:tc>
        <w:tc>
          <w:tcPr>
            <w:tcW w:w="1499" w:type="pct"/>
          </w:tcPr>
          <w:p w14:paraId="1C47E4FF" w14:textId="75493D9B" w:rsidR="002C02EF" w:rsidRDefault="002C02EF" w:rsidP="0089299D">
            <w:pPr>
              <w:spacing w:before="120" w:after="120" w:line="240" w:lineRule="auto"/>
              <w:jc w:val="center"/>
              <w:rPr>
                <w:b/>
                <w:bCs/>
              </w:rPr>
            </w:pPr>
            <w:r>
              <w:rPr>
                <w:b/>
                <w:bCs/>
              </w:rPr>
              <w:t>50% Ethanol</w:t>
            </w:r>
          </w:p>
        </w:tc>
        <w:tc>
          <w:tcPr>
            <w:tcW w:w="821" w:type="pct"/>
          </w:tcPr>
          <w:p w14:paraId="0D28DA97" w14:textId="1E0B734A" w:rsidR="002C02EF" w:rsidRDefault="00C514AD" w:rsidP="0089299D">
            <w:pPr>
              <w:spacing w:before="120" w:after="120" w:line="240" w:lineRule="auto"/>
              <w:jc w:val="center"/>
            </w:pPr>
            <w:r>
              <w:t>-</w:t>
            </w:r>
          </w:p>
        </w:tc>
        <w:tc>
          <w:tcPr>
            <w:tcW w:w="820" w:type="pct"/>
          </w:tcPr>
          <w:p w14:paraId="73567F0F" w14:textId="3F0485BE" w:rsidR="002C02EF" w:rsidRDefault="00C514AD" w:rsidP="0089299D">
            <w:pPr>
              <w:spacing w:before="120" w:after="120" w:line="240" w:lineRule="auto"/>
              <w:jc w:val="center"/>
            </w:pPr>
            <w:r>
              <w:t>-</w:t>
            </w:r>
          </w:p>
        </w:tc>
        <w:tc>
          <w:tcPr>
            <w:tcW w:w="819" w:type="pct"/>
          </w:tcPr>
          <w:p w14:paraId="58556918" w14:textId="48E61D72" w:rsidR="002C02EF" w:rsidRDefault="00C514AD" w:rsidP="0089299D">
            <w:pPr>
              <w:spacing w:before="120" w:after="120" w:line="240" w:lineRule="auto"/>
              <w:jc w:val="center"/>
            </w:pPr>
            <w:r>
              <w:t>-</w:t>
            </w:r>
          </w:p>
        </w:tc>
      </w:tr>
    </w:tbl>
    <w:p w14:paraId="29931162" w14:textId="6F50D151" w:rsidR="00010E5F" w:rsidRDefault="00CB5D7A" w:rsidP="00010E5F">
      <w:r>
        <w:rPr>
          <w:noProof/>
        </w:rPr>
        <mc:AlternateContent>
          <mc:Choice Requires="wps">
            <w:drawing>
              <wp:anchor distT="0" distB="0" distL="114300" distR="114300" simplePos="0" relativeHeight="251659776" behindDoc="0" locked="0" layoutInCell="1" allowOverlap="1" wp14:anchorId="12F7C01B" wp14:editId="190ED405">
                <wp:simplePos x="0" y="0"/>
                <wp:positionH relativeFrom="column">
                  <wp:posOffset>0</wp:posOffset>
                </wp:positionH>
                <wp:positionV relativeFrom="paragraph">
                  <wp:posOffset>46990</wp:posOffset>
                </wp:positionV>
                <wp:extent cx="5936615" cy="311150"/>
                <wp:effectExtent l="0" t="0" r="26035" b="1270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45917FCF" w14:textId="3820E93A"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1F0452">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52" type="#_x0000_t202" style="position:absolute;margin-left:0;margin-top:3.7pt;width:467.45pt;height:2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">
                <v:textbox>
                  <w:txbxContent>
                    <w:p w14:paraId="45917FCF" w14:textId="3820E93A"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1F0452">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0.05M copper conc.</w:t>
                      </w:r>
                    </w:p>
                  </w:txbxContent>
                </v:textbox>
              </v:shape>
            </w:pict>
          </mc:Fallback>
        </mc:AlternateContent>
      </w:r>
    </w:p>
    <w:tbl>
      <w:tblPr>
        <w:tblStyle w:val="TableGrid"/>
        <w:tblW w:w="5000" w:type="pct"/>
        <w:tblLook w:val="04A0" w:firstRow="1" w:lastRow="0" w:firstColumn="1" w:lastColumn="0" w:noHBand="0" w:noVBand="1"/>
      </w:tblPr>
      <w:tblGrid>
        <w:gridCol w:w="1870"/>
        <w:gridCol w:w="1870"/>
        <w:gridCol w:w="1870"/>
        <w:gridCol w:w="1870"/>
        <w:gridCol w:w="1870"/>
      </w:tblGrid>
      <w:tr w:rsidR="001F0452" w:rsidRPr="00373473" w14:paraId="6C6E58D2" w14:textId="77777777" w:rsidTr="00B02B01">
        <w:tc>
          <w:tcPr>
            <w:tcW w:w="5000" w:type="pct"/>
            <w:gridSpan w:val="5"/>
          </w:tcPr>
          <w:p w14:paraId="02615E61" w14:textId="2E9B17AA" w:rsidR="001F0452" w:rsidRPr="00373473" w:rsidRDefault="001F0452" w:rsidP="00B02B01">
            <w:pPr>
              <w:pStyle w:val="Heading3"/>
              <w:spacing w:before="120" w:after="120" w:line="240" w:lineRule="auto"/>
              <w:jc w:val="center"/>
            </w:pPr>
            <w:bookmarkStart w:id="1247" w:name="_Toc166100492"/>
            <w:r w:rsidRPr="001F0452">
              <w:t>9.1.6 Complex Solutions at Varying pH and PPP Mass (± 0.001) (g) (0.0</w:t>
            </w:r>
            <w:r>
              <w:t>7</w:t>
            </w:r>
            <w:r w:rsidRPr="001F0452">
              <w:t>5M Cu</w:t>
            </w:r>
            <w:r w:rsidRPr="001F0452">
              <w:rPr>
                <w:vertAlign w:val="superscript"/>
              </w:rPr>
              <w:t>2+</w:t>
            </w:r>
            <w:r w:rsidRPr="001F0452">
              <w:t>)</w:t>
            </w:r>
            <w:bookmarkEnd w:id="1247"/>
          </w:p>
        </w:tc>
      </w:tr>
      <w:tr w:rsidR="001F0452" w:rsidRPr="00D94CE3" w14:paraId="12B54541" w14:textId="77777777" w:rsidTr="00B02B01">
        <w:tc>
          <w:tcPr>
            <w:tcW w:w="1000" w:type="pct"/>
          </w:tcPr>
          <w:p w14:paraId="60526939" w14:textId="77777777" w:rsidR="001F0452" w:rsidRPr="00D94CE3" w:rsidRDefault="001F0452" w:rsidP="00B02B01">
            <w:pPr>
              <w:spacing w:before="120" w:after="120" w:line="240" w:lineRule="auto"/>
              <w:jc w:val="center"/>
              <w:rPr>
                <w:b/>
                <w:bCs/>
              </w:rPr>
            </w:pPr>
            <w:r>
              <w:rPr>
                <w:b/>
                <w:bCs/>
              </w:rPr>
              <w:t>pH</w:t>
            </w:r>
          </w:p>
        </w:tc>
        <w:tc>
          <w:tcPr>
            <w:tcW w:w="1000" w:type="pct"/>
          </w:tcPr>
          <w:p w14:paraId="549BA711" w14:textId="77777777" w:rsidR="001F0452" w:rsidRPr="00D94CE3" w:rsidRDefault="001F0452" w:rsidP="00B02B01">
            <w:pPr>
              <w:spacing w:before="120" w:after="120" w:line="240" w:lineRule="auto"/>
              <w:jc w:val="center"/>
              <w:rPr>
                <w:b/>
                <w:bCs/>
              </w:rPr>
            </w:pPr>
            <w:r>
              <w:rPr>
                <w:b/>
                <w:bCs/>
              </w:rPr>
              <w:t>Solvent/Mass</w:t>
            </w:r>
          </w:p>
        </w:tc>
        <w:tc>
          <w:tcPr>
            <w:tcW w:w="1000" w:type="pct"/>
          </w:tcPr>
          <w:p w14:paraId="72651E93" w14:textId="77777777" w:rsidR="001F0452" w:rsidRPr="00D94CE3" w:rsidRDefault="001F0452" w:rsidP="00B02B01">
            <w:pPr>
              <w:spacing w:before="120" w:after="120" w:line="240" w:lineRule="auto"/>
              <w:jc w:val="center"/>
              <w:rPr>
                <w:b/>
                <w:bCs/>
              </w:rPr>
            </w:pPr>
            <w:r>
              <w:rPr>
                <w:b/>
                <w:bCs/>
              </w:rPr>
              <w:t>0.025</w:t>
            </w:r>
          </w:p>
        </w:tc>
        <w:tc>
          <w:tcPr>
            <w:tcW w:w="1000" w:type="pct"/>
          </w:tcPr>
          <w:p w14:paraId="2C52E0B8" w14:textId="77777777" w:rsidR="001F0452" w:rsidRPr="00D94CE3" w:rsidRDefault="001F0452" w:rsidP="00B02B01">
            <w:pPr>
              <w:spacing w:before="120" w:after="120" w:line="240" w:lineRule="auto"/>
              <w:jc w:val="center"/>
              <w:rPr>
                <w:b/>
                <w:bCs/>
              </w:rPr>
            </w:pPr>
            <w:r>
              <w:rPr>
                <w:b/>
                <w:bCs/>
              </w:rPr>
              <w:t>0.050</w:t>
            </w:r>
          </w:p>
        </w:tc>
        <w:tc>
          <w:tcPr>
            <w:tcW w:w="1000" w:type="pct"/>
          </w:tcPr>
          <w:p w14:paraId="0283BB4E" w14:textId="77777777" w:rsidR="001F0452" w:rsidRPr="00D94CE3" w:rsidRDefault="001F0452" w:rsidP="00B02B01">
            <w:pPr>
              <w:spacing w:before="120" w:after="120" w:line="240" w:lineRule="auto"/>
              <w:jc w:val="center"/>
              <w:rPr>
                <w:b/>
                <w:bCs/>
              </w:rPr>
            </w:pPr>
            <w:r>
              <w:rPr>
                <w:b/>
                <w:bCs/>
              </w:rPr>
              <w:t>0.075</w:t>
            </w:r>
          </w:p>
        </w:tc>
      </w:tr>
      <w:tr w:rsidR="001F0452" w14:paraId="061788E3" w14:textId="77777777" w:rsidTr="00B02B01">
        <w:tc>
          <w:tcPr>
            <w:tcW w:w="1000" w:type="pct"/>
            <w:vMerge w:val="restart"/>
            <w:vAlign w:val="center"/>
          </w:tcPr>
          <w:p w14:paraId="4F2E7EA5" w14:textId="77777777" w:rsidR="001F0452" w:rsidRDefault="001F0452" w:rsidP="00B02B01">
            <w:pPr>
              <w:spacing w:before="120" w:after="120" w:line="240" w:lineRule="auto"/>
              <w:jc w:val="center"/>
              <w:rPr>
                <w:b/>
                <w:bCs/>
              </w:rPr>
            </w:pPr>
            <w:r>
              <w:rPr>
                <w:b/>
                <w:bCs/>
              </w:rPr>
              <w:t>2</w:t>
            </w:r>
          </w:p>
        </w:tc>
        <w:tc>
          <w:tcPr>
            <w:tcW w:w="1000" w:type="pct"/>
            <w:vAlign w:val="center"/>
          </w:tcPr>
          <w:p w14:paraId="45BD5AFB" w14:textId="77777777" w:rsidR="001F0452" w:rsidRDefault="001F0452" w:rsidP="00B02B01">
            <w:pPr>
              <w:spacing w:before="120" w:after="120" w:line="240" w:lineRule="auto"/>
              <w:jc w:val="center"/>
              <w:rPr>
                <w:b/>
                <w:bCs/>
              </w:rPr>
            </w:pPr>
            <w:r>
              <w:rPr>
                <w:b/>
                <w:bCs/>
              </w:rPr>
              <w:t>Water</w:t>
            </w:r>
          </w:p>
        </w:tc>
        <w:tc>
          <w:tcPr>
            <w:tcW w:w="1000" w:type="pct"/>
          </w:tcPr>
          <w:p w14:paraId="0C581D43" w14:textId="197F1A1D" w:rsidR="001F0452" w:rsidRDefault="00C514AD" w:rsidP="00B02B01">
            <w:pPr>
              <w:spacing w:before="120" w:after="120" w:line="240" w:lineRule="auto"/>
              <w:jc w:val="center"/>
              <w:rPr>
                <w:b/>
                <w:bCs/>
              </w:rPr>
            </w:pPr>
            <w:r>
              <w:t>-</w:t>
            </w:r>
          </w:p>
        </w:tc>
        <w:tc>
          <w:tcPr>
            <w:tcW w:w="1000" w:type="pct"/>
          </w:tcPr>
          <w:p w14:paraId="2B675128" w14:textId="325CA68B" w:rsidR="001F0452" w:rsidRPr="007F05C2" w:rsidRDefault="00C514AD" w:rsidP="00B02B01">
            <w:pPr>
              <w:spacing w:before="120" w:after="120" w:line="240" w:lineRule="auto"/>
              <w:jc w:val="center"/>
              <w:rPr>
                <w:b/>
                <w:bCs/>
              </w:rPr>
            </w:pPr>
            <w:r>
              <w:t>-</w:t>
            </w:r>
          </w:p>
        </w:tc>
        <w:tc>
          <w:tcPr>
            <w:tcW w:w="1000" w:type="pct"/>
          </w:tcPr>
          <w:p w14:paraId="35A13FC0" w14:textId="77777777" w:rsidR="001F0452" w:rsidRDefault="001F0452" w:rsidP="00B02B01">
            <w:pPr>
              <w:spacing w:before="120" w:after="120" w:line="240" w:lineRule="auto"/>
              <w:jc w:val="center"/>
            </w:pPr>
            <w:r>
              <w:t>-</w:t>
            </w:r>
          </w:p>
        </w:tc>
      </w:tr>
      <w:tr w:rsidR="001F0452" w14:paraId="6D7B85F7" w14:textId="77777777" w:rsidTr="00B02B01">
        <w:tc>
          <w:tcPr>
            <w:tcW w:w="1000" w:type="pct"/>
            <w:vMerge/>
            <w:vAlign w:val="center"/>
          </w:tcPr>
          <w:p w14:paraId="4FEB21AA" w14:textId="77777777" w:rsidR="001F0452" w:rsidRDefault="001F0452" w:rsidP="00B02B01">
            <w:pPr>
              <w:spacing w:before="120" w:after="120" w:line="240" w:lineRule="auto"/>
              <w:jc w:val="center"/>
              <w:rPr>
                <w:b/>
                <w:bCs/>
              </w:rPr>
            </w:pPr>
          </w:p>
        </w:tc>
        <w:tc>
          <w:tcPr>
            <w:tcW w:w="1000" w:type="pct"/>
            <w:vAlign w:val="center"/>
          </w:tcPr>
          <w:p w14:paraId="0A774F40" w14:textId="77777777" w:rsidR="001F0452" w:rsidRDefault="001F0452" w:rsidP="00B02B01">
            <w:pPr>
              <w:spacing w:before="120" w:after="120" w:line="240" w:lineRule="auto"/>
              <w:jc w:val="center"/>
              <w:rPr>
                <w:b/>
                <w:bCs/>
              </w:rPr>
            </w:pPr>
            <w:r>
              <w:rPr>
                <w:b/>
                <w:bCs/>
              </w:rPr>
              <w:t>50% Ethanol</w:t>
            </w:r>
          </w:p>
        </w:tc>
        <w:tc>
          <w:tcPr>
            <w:tcW w:w="1000" w:type="pct"/>
          </w:tcPr>
          <w:p w14:paraId="1E281196" w14:textId="30ACE37F" w:rsidR="001F0452" w:rsidRDefault="00C514AD" w:rsidP="00B02B01">
            <w:pPr>
              <w:spacing w:before="120" w:after="120" w:line="240" w:lineRule="auto"/>
              <w:jc w:val="center"/>
              <w:rPr>
                <w:b/>
                <w:bCs/>
              </w:rPr>
            </w:pPr>
            <w:r>
              <w:t>-</w:t>
            </w:r>
          </w:p>
        </w:tc>
        <w:tc>
          <w:tcPr>
            <w:tcW w:w="1000" w:type="pct"/>
          </w:tcPr>
          <w:p w14:paraId="023757FA" w14:textId="2552EDB9" w:rsidR="001F0452" w:rsidRPr="007F05C2" w:rsidRDefault="00C514AD" w:rsidP="00B02B01">
            <w:pPr>
              <w:spacing w:before="120" w:after="120" w:line="240" w:lineRule="auto"/>
              <w:jc w:val="center"/>
              <w:rPr>
                <w:b/>
                <w:bCs/>
              </w:rPr>
            </w:pPr>
            <w:r>
              <w:t>-</w:t>
            </w:r>
          </w:p>
        </w:tc>
        <w:tc>
          <w:tcPr>
            <w:tcW w:w="1000" w:type="pct"/>
          </w:tcPr>
          <w:p w14:paraId="2036B2F1" w14:textId="77777777" w:rsidR="001F0452" w:rsidRDefault="001F0452" w:rsidP="00B02B01">
            <w:pPr>
              <w:spacing w:before="120" w:after="120" w:line="240" w:lineRule="auto"/>
              <w:jc w:val="center"/>
            </w:pPr>
            <w:r>
              <w:t>-</w:t>
            </w:r>
          </w:p>
        </w:tc>
      </w:tr>
      <w:tr w:rsidR="001F0452" w14:paraId="3A936620" w14:textId="77777777" w:rsidTr="00B02B01">
        <w:tc>
          <w:tcPr>
            <w:tcW w:w="1000" w:type="pct"/>
            <w:vMerge w:val="restart"/>
            <w:vAlign w:val="center"/>
          </w:tcPr>
          <w:p w14:paraId="36CF5156" w14:textId="77777777" w:rsidR="001F0452" w:rsidRDefault="001F0452" w:rsidP="00B02B01">
            <w:pPr>
              <w:spacing w:before="120" w:after="120" w:line="240" w:lineRule="auto"/>
              <w:jc w:val="center"/>
              <w:rPr>
                <w:b/>
                <w:bCs/>
              </w:rPr>
            </w:pPr>
            <w:r>
              <w:rPr>
                <w:b/>
                <w:bCs/>
              </w:rPr>
              <w:t>5</w:t>
            </w:r>
          </w:p>
        </w:tc>
        <w:tc>
          <w:tcPr>
            <w:tcW w:w="1000" w:type="pct"/>
            <w:vAlign w:val="center"/>
          </w:tcPr>
          <w:p w14:paraId="4A702CC7" w14:textId="77777777" w:rsidR="001F0452" w:rsidRDefault="001F0452" w:rsidP="00B02B01">
            <w:pPr>
              <w:spacing w:before="120" w:after="120" w:line="240" w:lineRule="auto"/>
              <w:jc w:val="center"/>
              <w:rPr>
                <w:b/>
                <w:bCs/>
              </w:rPr>
            </w:pPr>
            <w:r>
              <w:rPr>
                <w:b/>
                <w:bCs/>
              </w:rPr>
              <w:t>Water</w:t>
            </w:r>
          </w:p>
        </w:tc>
        <w:tc>
          <w:tcPr>
            <w:tcW w:w="1000" w:type="pct"/>
          </w:tcPr>
          <w:p w14:paraId="4C72B4A5" w14:textId="4ACDE5E1" w:rsidR="001F0452" w:rsidRDefault="00C514AD" w:rsidP="00B02B01">
            <w:pPr>
              <w:spacing w:before="120" w:after="120" w:line="240" w:lineRule="auto"/>
              <w:jc w:val="center"/>
              <w:rPr>
                <w:b/>
                <w:bCs/>
              </w:rPr>
            </w:pPr>
            <w:r>
              <w:t>-</w:t>
            </w:r>
          </w:p>
        </w:tc>
        <w:tc>
          <w:tcPr>
            <w:tcW w:w="1000" w:type="pct"/>
          </w:tcPr>
          <w:p w14:paraId="6788FC6D" w14:textId="629B4FC8" w:rsidR="001F0452" w:rsidRPr="007F05C2" w:rsidRDefault="00C514AD" w:rsidP="00B02B01">
            <w:pPr>
              <w:spacing w:before="120" w:after="120" w:line="240" w:lineRule="auto"/>
              <w:jc w:val="center"/>
              <w:rPr>
                <w:b/>
                <w:bCs/>
              </w:rPr>
            </w:pPr>
            <w:r>
              <w:t>-</w:t>
            </w:r>
          </w:p>
        </w:tc>
        <w:tc>
          <w:tcPr>
            <w:tcW w:w="1000" w:type="pct"/>
          </w:tcPr>
          <w:p w14:paraId="0D48BD50" w14:textId="17758E8C" w:rsidR="001F0452" w:rsidRDefault="00C514AD" w:rsidP="00B02B01">
            <w:pPr>
              <w:spacing w:before="120" w:after="120" w:line="240" w:lineRule="auto"/>
              <w:jc w:val="center"/>
            </w:pPr>
            <w:r>
              <w:t>-</w:t>
            </w:r>
          </w:p>
        </w:tc>
      </w:tr>
      <w:tr w:rsidR="001F0452" w14:paraId="5F4700D2" w14:textId="77777777" w:rsidTr="00B02B01">
        <w:tc>
          <w:tcPr>
            <w:tcW w:w="1000" w:type="pct"/>
            <w:vMerge/>
            <w:vAlign w:val="center"/>
          </w:tcPr>
          <w:p w14:paraId="43C1BF14" w14:textId="77777777" w:rsidR="001F0452" w:rsidRDefault="001F0452" w:rsidP="00B02B01">
            <w:pPr>
              <w:spacing w:before="120" w:after="120" w:line="240" w:lineRule="auto"/>
              <w:jc w:val="center"/>
              <w:rPr>
                <w:b/>
                <w:bCs/>
              </w:rPr>
            </w:pPr>
          </w:p>
        </w:tc>
        <w:tc>
          <w:tcPr>
            <w:tcW w:w="1000" w:type="pct"/>
            <w:vAlign w:val="center"/>
          </w:tcPr>
          <w:p w14:paraId="7ACC39DB" w14:textId="77777777" w:rsidR="001F0452" w:rsidRDefault="001F0452" w:rsidP="00B02B01">
            <w:pPr>
              <w:spacing w:before="120" w:after="120" w:line="240" w:lineRule="auto"/>
              <w:jc w:val="center"/>
              <w:rPr>
                <w:b/>
                <w:bCs/>
              </w:rPr>
            </w:pPr>
            <w:r>
              <w:rPr>
                <w:b/>
                <w:bCs/>
              </w:rPr>
              <w:t>50% Ethanol</w:t>
            </w:r>
          </w:p>
        </w:tc>
        <w:tc>
          <w:tcPr>
            <w:tcW w:w="1000" w:type="pct"/>
          </w:tcPr>
          <w:p w14:paraId="07D46D5D" w14:textId="1F8C8433" w:rsidR="001F0452" w:rsidRDefault="00C514AD" w:rsidP="00B02B01">
            <w:pPr>
              <w:spacing w:before="120" w:after="120" w:line="240" w:lineRule="auto"/>
              <w:jc w:val="center"/>
              <w:rPr>
                <w:b/>
                <w:bCs/>
              </w:rPr>
            </w:pPr>
            <w:r>
              <w:t>-</w:t>
            </w:r>
          </w:p>
        </w:tc>
        <w:tc>
          <w:tcPr>
            <w:tcW w:w="1000" w:type="pct"/>
          </w:tcPr>
          <w:p w14:paraId="7B74445A" w14:textId="74B4C8A7" w:rsidR="001F0452" w:rsidRDefault="00C514AD" w:rsidP="00B02B01">
            <w:pPr>
              <w:spacing w:before="120" w:after="120" w:line="240" w:lineRule="auto"/>
              <w:jc w:val="center"/>
              <w:rPr>
                <w:b/>
                <w:bCs/>
              </w:rPr>
            </w:pPr>
            <w:r>
              <w:t>-</w:t>
            </w:r>
          </w:p>
        </w:tc>
        <w:tc>
          <w:tcPr>
            <w:tcW w:w="1000" w:type="pct"/>
          </w:tcPr>
          <w:p w14:paraId="366F1A0C" w14:textId="428DB437" w:rsidR="001F0452" w:rsidRDefault="00C514AD" w:rsidP="00B02B01">
            <w:pPr>
              <w:spacing w:before="120" w:after="120" w:line="240" w:lineRule="auto"/>
              <w:jc w:val="center"/>
            </w:pPr>
            <w:r>
              <w:t>-</w:t>
            </w:r>
          </w:p>
        </w:tc>
      </w:tr>
      <w:tr w:rsidR="001F0452" w14:paraId="72A2A508" w14:textId="77777777" w:rsidTr="00B02B01">
        <w:tc>
          <w:tcPr>
            <w:tcW w:w="1000" w:type="pct"/>
            <w:vMerge w:val="restart"/>
            <w:vAlign w:val="center"/>
          </w:tcPr>
          <w:p w14:paraId="41F7568D" w14:textId="77777777" w:rsidR="001F0452" w:rsidRDefault="001F0452" w:rsidP="00B02B01">
            <w:pPr>
              <w:spacing w:before="120" w:after="120" w:line="240" w:lineRule="auto"/>
              <w:jc w:val="center"/>
              <w:rPr>
                <w:b/>
                <w:bCs/>
              </w:rPr>
            </w:pPr>
            <w:r>
              <w:rPr>
                <w:b/>
                <w:bCs/>
              </w:rPr>
              <w:t>7</w:t>
            </w:r>
          </w:p>
        </w:tc>
        <w:tc>
          <w:tcPr>
            <w:tcW w:w="1000" w:type="pct"/>
            <w:vAlign w:val="center"/>
          </w:tcPr>
          <w:p w14:paraId="48C02608" w14:textId="77777777" w:rsidR="001F0452" w:rsidRDefault="001F0452" w:rsidP="00B02B01">
            <w:pPr>
              <w:spacing w:before="120" w:after="120" w:line="240" w:lineRule="auto"/>
              <w:jc w:val="center"/>
              <w:rPr>
                <w:b/>
                <w:bCs/>
              </w:rPr>
            </w:pPr>
            <w:r>
              <w:rPr>
                <w:b/>
                <w:bCs/>
              </w:rPr>
              <w:t>Water</w:t>
            </w:r>
          </w:p>
        </w:tc>
        <w:tc>
          <w:tcPr>
            <w:tcW w:w="1000" w:type="pct"/>
          </w:tcPr>
          <w:p w14:paraId="0E7FCD56" w14:textId="1D4F0988" w:rsidR="001F0452" w:rsidRDefault="00C514AD" w:rsidP="00B02B01">
            <w:pPr>
              <w:spacing w:before="120" w:after="120" w:line="240" w:lineRule="auto"/>
              <w:jc w:val="center"/>
              <w:rPr>
                <w:b/>
                <w:bCs/>
              </w:rPr>
            </w:pPr>
            <w:r>
              <w:t>-</w:t>
            </w:r>
          </w:p>
        </w:tc>
        <w:tc>
          <w:tcPr>
            <w:tcW w:w="1000" w:type="pct"/>
          </w:tcPr>
          <w:p w14:paraId="57F51A35" w14:textId="4DC6BF1E" w:rsidR="001F0452" w:rsidRDefault="00C514AD" w:rsidP="00B02B01">
            <w:pPr>
              <w:spacing w:before="120" w:after="120" w:line="240" w:lineRule="auto"/>
              <w:jc w:val="center"/>
              <w:rPr>
                <w:b/>
                <w:bCs/>
              </w:rPr>
            </w:pPr>
            <w:r>
              <w:t>-</w:t>
            </w:r>
          </w:p>
        </w:tc>
        <w:tc>
          <w:tcPr>
            <w:tcW w:w="1000" w:type="pct"/>
          </w:tcPr>
          <w:p w14:paraId="70FB4568" w14:textId="09D2BF83" w:rsidR="001F0452" w:rsidRDefault="00C514AD" w:rsidP="00B02B01">
            <w:pPr>
              <w:spacing w:before="120" w:after="120" w:line="240" w:lineRule="auto"/>
              <w:jc w:val="center"/>
            </w:pPr>
            <w:r>
              <w:t>-</w:t>
            </w:r>
          </w:p>
        </w:tc>
      </w:tr>
      <w:tr w:rsidR="001F0452" w14:paraId="6539AD43" w14:textId="77777777" w:rsidTr="00B02B01">
        <w:tc>
          <w:tcPr>
            <w:tcW w:w="1000" w:type="pct"/>
            <w:vMerge/>
            <w:vAlign w:val="center"/>
          </w:tcPr>
          <w:p w14:paraId="64A226A7" w14:textId="77777777" w:rsidR="001F0452" w:rsidRDefault="001F0452" w:rsidP="00B02B01">
            <w:pPr>
              <w:spacing w:before="120" w:after="120" w:line="240" w:lineRule="auto"/>
              <w:jc w:val="center"/>
              <w:rPr>
                <w:b/>
                <w:bCs/>
              </w:rPr>
            </w:pPr>
          </w:p>
        </w:tc>
        <w:tc>
          <w:tcPr>
            <w:tcW w:w="1000" w:type="pct"/>
            <w:vAlign w:val="center"/>
          </w:tcPr>
          <w:p w14:paraId="3BB1D386" w14:textId="77777777" w:rsidR="001F0452" w:rsidRDefault="001F0452" w:rsidP="00B02B01">
            <w:pPr>
              <w:spacing w:before="120" w:after="120" w:line="240" w:lineRule="auto"/>
              <w:jc w:val="center"/>
              <w:rPr>
                <w:b/>
                <w:bCs/>
              </w:rPr>
            </w:pPr>
            <w:r>
              <w:rPr>
                <w:b/>
                <w:bCs/>
              </w:rPr>
              <w:t>50% Ethanol</w:t>
            </w:r>
          </w:p>
        </w:tc>
        <w:tc>
          <w:tcPr>
            <w:tcW w:w="1000" w:type="pct"/>
          </w:tcPr>
          <w:p w14:paraId="300C8303" w14:textId="6ECB58A6" w:rsidR="001F0452" w:rsidRDefault="00C514AD" w:rsidP="00B02B01">
            <w:pPr>
              <w:spacing w:before="120" w:after="120" w:line="240" w:lineRule="auto"/>
              <w:jc w:val="center"/>
              <w:rPr>
                <w:b/>
                <w:bCs/>
              </w:rPr>
            </w:pPr>
            <w:r>
              <w:t>-</w:t>
            </w:r>
          </w:p>
        </w:tc>
        <w:tc>
          <w:tcPr>
            <w:tcW w:w="1000" w:type="pct"/>
          </w:tcPr>
          <w:p w14:paraId="6B0AE0EE" w14:textId="023939FF" w:rsidR="001F0452" w:rsidRDefault="00C514AD" w:rsidP="00B02B01">
            <w:pPr>
              <w:spacing w:before="120" w:after="120" w:line="240" w:lineRule="auto"/>
              <w:jc w:val="center"/>
              <w:rPr>
                <w:b/>
                <w:bCs/>
              </w:rPr>
            </w:pPr>
            <w:r>
              <w:t>-</w:t>
            </w:r>
          </w:p>
        </w:tc>
        <w:tc>
          <w:tcPr>
            <w:tcW w:w="1000" w:type="pct"/>
          </w:tcPr>
          <w:p w14:paraId="1B63F84F" w14:textId="18BC16BE" w:rsidR="001F0452" w:rsidRDefault="00C514AD" w:rsidP="00B02B01">
            <w:pPr>
              <w:spacing w:before="120" w:after="120" w:line="240" w:lineRule="auto"/>
              <w:jc w:val="center"/>
            </w:pPr>
            <w:r>
              <w:t>-</w:t>
            </w:r>
          </w:p>
        </w:tc>
      </w:tr>
    </w:tbl>
    <w:p w14:paraId="75C785B5" w14:textId="31DC042D" w:rsidR="001F0452" w:rsidRDefault="001F0452" w:rsidP="001F0452">
      <w:r>
        <w:rPr>
          <w:noProof/>
        </w:rPr>
        <mc:AlternateContent>
          <mc:Choice Requires="wps">
            <w:drawing>
              <wp:anchor distT="0" distB="0" distL="114300" distR="114300" simplePos="0" relativeHeight="251730432" behindDoc="0" locked="0" layoutInCell="1" allowOverlap="1" wp14:anchorId="111D5FDE" wp14:editId="609906F1">
                <wp:simplePos x="0" y="0"/>
                <wp:positionH relativeFrom="column">
                  <wp:posOffset>0</wp:posOffset>
                </wp:positionH>
                <wp:positionV relativeFrom="paragraph">
                  <wp:posOffset>45085</wp:posOffset>
                </wp:positionV>
                <wp:extent cx="5936615" cy="311150"/>
                <wp:effectExtent l="0" t="0" r="26035" b="12700"/>
                <wp:wrapNone/>
                <wp:docPr id="149578249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669E6CB7" w14:textId="7C651865"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Pr="001F0452">
                              <w:rPr>
                                <w:b w:val="0"/>
                                <w:bCs w:val="0"/>
                                <w:i/>
                                <w:iCs/>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D5FDE" id="_x0000_s1053" type="#_x0000_t202" style="position:absolute;margin-left:0;margin-top:3.55pt;width:467.45pt;height:2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">
                <v:textbox>
                  <w:txbxContent>
                    <w:p w14:paraId="669E6CB7" w14:textId="7C651865"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Pr="001F0452">
                        <w:rPr>
                          <w:b w:val="0"/>
                          <w:bCs w:val="0"/>
                          <w:i/>
                          <w:iCs/>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0.075M copper conc.</w:t>
                      </w:r>
                    </w:p>
                  </w:txbxContent>
                </v:textbox>
              </v:shape>
            </w:pict>
          </mc:Fallback>
        </mc:AlternateContent>
      </w:r>
    </w:p>
    <w:p w14:paraId="787738DF" w14:textId="70C94E23" w:rsidR="004E4678" w:rsidRPr="004E4678" w:rsidRDefault="004E4678" w:rsidP="004E4678">
      <w:pPr>
        <w:pStyle w:val="Heading2"/>
      </w:pPr>
      <w:bookmarkStart w:id="1248" w:name="_Toc166100493"/>
      <w:r>
        <w:lastRenderedPageBreak/>
        <w:t>9.2 Quantitative Data</w:t>
      </w:r>
      <w:r w:rsidR="00A67862">
        <w:t xml:space="preserve"> – Absorbance Value</w:t>
      </w:r>
      <w:bookmarkEnd w:id="1248"/>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249" w:name="_Toc166100494"/>
            <w:r>
              <w:t>9.2.1 Complex Solutions for Varying Solvents</w:t>
            </w:r>
            <w:bookmarkEnd w:id="1249"/>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p w14:paraId="07F73266" w14:textId="7D5D1624" w:rsidR="006F2124" w:rsidRDefault="00CB5D7A" w:rsidP="00206A1B">
      <w:bookmarkStart w:id="1250" w:name="_Toc161773975"/>
      <w:r>
        <w:rPr>
          <w:noProof/>
        </w:rPr>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1E642154"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4"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2HAIAADM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3Q5X8wuLnNySfJdFEUxT13JRPn026EPHxR0LB4qjtTUhC4Odz7EbET59CQG82B0vdHGJAN3&#10;27VBdhAkgE1aqYAXz4xlfcUX8+l8JOCvEHlaf4LodCAlG91V/Or0SJSRtve2TjoLQpvxTCkbe+Qx&#10;UjeSGIbtwHRd8eksRoi8bqF+IGYRRuXSpNGhBfzFWU+qrbj/uReoODMfLXVnUcxmUebJmM3fTsnA&#10;c8/23COsJKiKB87G4zqMo7F3qHctRRr1YOGGOtroRPZzVsf8SZmpB8cpitI/t9Or51lfPQI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A+Pz42HAIAADMEAAAOAAAAAAAAAAAAAAAAAC4CAABkcnMvZTJvRG9jLnhtbFBLAQItABQA&#10;BgAIAAAAIQCajl3U2wAAAAYBAAAPAAAAAAAAAAAAAAAAAHYEAABkcnMvZG93bnJldi54bWxQSwUG&#10;AAAAAAQABADzAAAAfgUAAAAA&#10;">
                <v:textbox>
                  <w:txbxContent>
                    <w:p w14:paraId="132F6B20" w14:textId="1E642154"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1F0452">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1250"/>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4D1E9E">
        <w:tc>
          <w:tcPr>
            <w:tcW w:w="9576" w:type="dxa"/>
            <w:gridSpan w:val="4"/>
          </w:tcPr>
          <w:p w14:paraId="09735562" w14:textId="77777777" w:rsidR="006F2124" w:rsidRDefault="00066FD6" w:rsidP="00206A1B">
            <w:pPr>
              <w:pStyle w:val="Heading3"/>
              <w:spacing w:before="120" w:after="120" w:line="240" w:lineRule="auto"/>
              <w:jc w:val="center"/>
            </w:pPr>
            <w:bookmarkStart w:id="1251" w:name="_Toc166100495"/>
            <w:r>
              <w:t>9.2</w:t>
            </w:r>
            <w:r w:rsidR="00CF080D">
              <w:t xml:space="preserve">.2 Complex Solutions at Varying PPP Mass </w:t>
            </w:r>
            <w:r w:rsidR="00874053" w:rsidRPr="006867F6">
              <w:t>(± 0.001)</w:t>
            </w:r>
            <w:r w:rsidR="00874053">
              <w:t xml:space="preserve"> </w:t>
            </w:r>
            <w:r w:rsidR="00CF080D">
              <w:t>(g)</w:t>
            </w:r>
            <w:bookmarkEnd w:id="1251"/>
          </w:p>
        </w:tc>
      </w:tr>
      <w:tr w:rsidR="00CF080D" w14:paraId="770DD679" w14:textId="77777777" w:rsidTr="004D1E9E">
        <w:tc>
          <w:tcPr>
            <w:tcW w:w="2394"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94"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94" w:type="dxa"/>
          </w:tcPr>
          <w:p w14:paraId="6A91B419" w14:textId="77777777" w:rsidR="00CF080D" w:rsidRDefault="00CF080D" w:rsidP="00874053">
            <w:pPr>
              <w:spacing w:before="120" w:after="120" w:line="240" w:lineRule="auto"/>
              <w:jc w:val="center"/>
              <w:rPr>
                <w:b/>
                <w:bCs/>
              </w:rPr>
            </w:pPr>
            <w:r>
              <w:rPr>
                <w:b/>
                <w:bCs/>
              </w:rPr>
              <w:t>0.025</w:t>
            </w:r>
          </w:p>
        </w:tc>
        <w:tc>
          <w:tcPr>
            <w:tcW w:w="2394"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4D1E9E">
        <w:tc>
          <w:tcPr>
            <w:tcW w:w="2394" w:type="dxa"/>
          </w:tcPr>
          <w:p w14:paraId="68E9D5F8" w14:textId="77777777" w:rsidR="00CF080D" w:rsidRDefault="00CF080D" w:rsidP="004D1E9E">
            <w:pPr>
              <w:spacing w:before="120" w:after="120" w:line="240" w:lineRule="auto"/>
              <w:jc w:val="center"/>
              <w:rPr>
                <w:b/>
                <w:bCs/>
              </w:rPr>
            </w:pPr>
            <w:r>
              <w:rPr>
                <w:b/>
                <w:bCs/>
              </w:rPr>
              <w:t>Water</w:t>
            </w:r>
          </w:p>
        </w:tc>
        <w:tc>
          <w:tcPr>
            <w:tcW w:w="2394" w:type="dxa"/>
          </w:tcPr>
          <w:p w14:paraId="6DC2683A" w14:textId="7ACD3A97" w:rsidR="00CF080D" w:rsidRDefault="00934FA3" w:rsidP="004D1E9E">
            <w:pPr>
              <w:spacing w:before="120" w:after="120" w:line="240" w:lineRule="auto"/>
              <w:jc w:val="center"/>
            </w:pPr>
            <w:r>
              <w:t>0.177</w:t>
            </w:r>
          </w:p>
        </w:tc>
        <w:tc>
          <w:tcPr>
            <w:tcW w:w="2394" w:type="dxa"/>
          </w:tcPr>
          <w:p w14:paraId="562570CE" w14:textId="52D0F691" w:rsidR="00CF080D" w:rsidRDefault="00934FA3" w:rsidP="004D1E9E">
            <w:pPr>
              <w:spacing w:before="120" w:after="120" w:line="240" w:lineRule="auto"/>
              <w:jc w:val="center"/>
            </w:pPr>
            <w:r>
              <w:t>0.135</w:t>
            </w:r>
          </w:p>
        </w:tc>
        <w:tc>
          <w:tcPr>
            <w:tcW w:w="2394" w:type="dxa"/>
          </w:tcPr>
          <w:p w14:paraId="756572DD" w14:textId="67F46481" w:rsidR="00CF080D" w:rsidRDefault="00934FA3" w:rsidP="004D1E9E">
            <w:pPr>
              <w:spacing w:before="120" w:after="120" w:line="240" w:lineRule="auto"/>
              <w:jc w:val="center"/>
            </w:pPr>
            <w:r>
              <w:t>0.123</w:t>
            </w:r>
          </w:p>
        </w:tc>
      </w:tr>
      <w:tr w:rsidR="00CF080D" w14:paraId="127F488A" w14:textId="77777777" w:rsidTr="004D1E9E">
        <w:tc>
          <w:tcPr>
            <w:tcW w:w="2394" w:type="dxa"/>
          </w:tcPr>
          <w:p w14:paraId="7036B6FC" w14:textId="77777777" w:rsidR="00CF080D" w:rsidRDefault="00CF080D" w:rsidP="004D1E9E">
            <w:pPr>
              <w:spacing w:before="120" w:after="120" w:line="240" w:lineRule="auto"/>
              <w:jc w:val="center"/>
              <w:rPr>
                <w:b/>
                <w:bCs/>
              </w:rPr>
            </w:pPr>
            <w:r>
              <w:rPr>
                <w:b/>
                <w:bCs/>
              </w:rPr>
              <w:t>Ethanol</w:t>
            </w:r>
          </w:p>
        </w:tc>
        <w:tc>
          <w:tcPr>
            <w:tcW w:w="2394" w:type="dxa"/>
          </w:tcPr>
          <w:p w14:paraId="7E16CA4B" w14:textId="41AF6F8E" w:rsidR="00CF080D" w:rsidRDefault="00A22B12" w:rsidP="004D1E9E">
            <w:pPr>
              <w:spacing w:before="120" w:after="120" w:line="240" w:lineRule="auto"/>
              <w:jc w:val="center"/>
            </w:pPr>
            <w:r>
              <w:t>0.258</w:t>
            </w:r>
          </w:p>
        </w:tc>
        <w:tc>
          <w:tcPr>
            <w:tcW w:w="2394" w:type="dxa"/>
          </w:tcPr>
          <w:p w14:paraId="4B5B9D0D" w14:textId="3D3F1547" w:rsidR="00CF080D" w:rsidRDefault="00A22B12" w:rsidP="004D1E9E">
            <w:pPr>
              <w:spacing w:before="120" w:after="120" w:line="240" w:lineRule="auto"/>
              <w:jc w:val="center"/>
            </w:pPr>
            <w:r>
              <w:t>0.208</w:t>
            </w:r>
          </w:p>
        </w:tc>
        <w:tc>
          <w:tcPr>
            <w:tcW w:w="2394" w:type="dxa"/>
          </w:tcPr>
          <w:p w14:paraId="14A4D4AA" w14:textId="2D0CF602" w:rsidR="00CF080D" w:rsidRDefault="00934FA3" w:rsidP="004D1E9E">
            <w:pPr>
              <w:spacing w:before="120" w:after="120" w:line="240" w:lineRule="auto"/>
              <w:jc w:val="center"/>
            </w:pPr>
            <w:r>
              <w:t>0.117</w:t>
            </w:r>
          </w:p>
        </w:tc>
      </w:tr>
      <w:tr w:rsidR="00CF080D" w14:paraId="0C47E19C" w14:textId="77777777" w:rsidTr="004D1E9E">
        <w:tc>
          <w:tcPr>
            <w:tcW w:w="2394" w:type="dxa"/>
          </w:tcPr>
          <w:p w14:paraId="380E9440" w14:textId="77777777" w:rsidR="00CF080D" w:rsidRDefault="00CF080D" w:rsidP="004D1E9E">
            <w:pPr>
              <w:spacing w:before="120" w:after="120" w:line="240" w:lineRule="auto"/>
              <w:jc w:val="center"/>
              <w:rPr>
                <w:b/>
                <w:bCs/>
              </w:rPr>
            </w:pPr>
            <w:r>
              <w:rPr>
                <w:b/>
                <w:bCs/>
              </w:rPr>
              <w:t>Methanol</w:t>
            </w:r>
          </w:p>
        </w:tc>
        <w:tc>
          <w:tcPr>
            <w:tcW w:w="2394" w:type="dxa"/>
          </w:tcPr>
          <w:p w14:paraId="225A24FB" w14:textId="5DBC1A4F" w:rsidR="00CF080D" w:rsidRDefault="00B25259" w:rsidP="004D1E9E">
            <w:pPr>
              <w:spacing w:before="120" w:after="120" w:line="240" w:lineRule="auto"/>
              <w:jc w:val="center"/>
            </w:pPr>
            <w:r>
              <w:t>0.185</w:t>
            </w:r>
          </w:p>
        </w:tc>
        <w:tc>
          <w:tcPr>
            <w:tcW w:w="2394" w:type="dxa"/>
          </w:tcPr>
          <w:p w14:paraId="774980D4" w14:textId="452C561D" w:rsidR="00CF080D" w:rsidRDefault="00B25259" w:rsidP="004D1E9E">
            <w:pPr>
              <w:spacing w:before="120" w:after="120" w:line="240" w:lineRule="auto"/>
              <w:jc w:val="center"/>
            </w:pPr>
            <w:r>
              <w:t>0.107</w:t>
            </w:r>
          </w:p>
        </w:tc>
        <w:tc>
          <w:tcPr>
            <w:tcW w:w="2394" w:type="dxa"/>
          </w:tcPr>
          <w:p w14:paraId="59E04870" w14:textId="68C0954F" w:rsidR="00CF080D" w:rsidRDefault="00934FA3" w:rsidP="004D1E9E">
            <w:pPr>
              <w:spacing w:before="120" w:after="120" w:line="240" w:lineRule="auto"/>
              <w:jc w:val="center"/>
            </w:pPr>
            <w:r>
              <w:t>0.062</w:t>
            </w:r>
          </w:p>
        </w:tc>
      </w:tr>
      <w:tr w:rsidR="00CF080D" w14:paraId="7E58172A" w14:textId="77777777" w:rsidTr="004D1E9E">
        <w:tc>
          <w:tcPr>
            <w:tcW w:w="2394" w:type="dxa"/>
          </w:tcPr>
          <w:p w14:paraId="3CA6C6E2" w14:textId="77777777" w:rsidR="00CF080D" w:rsidRDefault="00CF080D" w:rsidP="004D1E9E">
            <w:pPr>
              <w:spacing w:before="120" w:after="120" w:line="240" w:lineRule="auto"/>
              <w:jc w:val="center"/>
              <w:rPr>
                <w:b/>
                <w:bCs/>
              </w:rPr>
            </w:pPr>
            <w:r>
              <w:rPr>
                <w:b/>
                <w:bCs/>
              </w:rPr>
              <w:t>50% Ethanol</w:t>
            </w:r>
          </w:p>
        </w:tc>
        <w:tc>
          <w:tcPr>
            <w:tcW w:w="2394" w:type="dxa"/>
          </w:tcPr>
          <w:p w14:paraId="6528A231" w14:textId="31586EFD" w:rsidR="00CF080D" w:rsidRDefault="004F7BC1" w:rsidP="004D1E9E">
            <w:pPr>
              <w:spacing w:before="120" w:after="120" w:line="240" w:lineRule="auto"/>
              <w:jc w:val="center"/>
            </w:pPr>
            <w:r>
              <w:t>0.263</w:t>
            </w:r>
          </w:p>
        </w:tc>
        <w:tc>
          <w:tcPr>
            <w:tcW w:w="2394" w:type="dxa"/>
          </w:tcPr>
          <w:p w14:paraId="62E326B0" w14:textId="0C65A1D9" w:rsidR="00CF080D" w:rsidRDefault="00B25259" w:rsidP="004D1E9E">
            <w:pPr>
              <w:spacing w:before="120" w:after="120" w:line="240" w:lineRule="auto"/>
              <w:jc w:val="center"/>
            </w:pPr>
            <w:r>
              <w:t>0.205</w:t>
            </w:r>
          </w:p>
        </w:tc>
        <w:tc>
          <w:tcPr>
            <w:tcW w:w="2394" w:type="dxa"/>
          </w:tcPr>
          <w:p w14:paraId="3F501590" w14:textId="6AC97AA8" w:rsidR="00CF080D" w:rsidRDefault="00934FA3" w:rsidP="004D1E9E">
            <w:pPr>
              <w:spacing w:before="120" w:after="120" w:line="240" w:lineRule="auto"/>
              <w:jc w:val="center"/>
            </w:pPr>
            <w:r>
              <w:t>0.233</w:t>
            </w:r>
          </w:p>
        </w:tc>
      </w:tr>
      <w:tr w:rsidR="00CF080D" w14:paraId="798EE74D" w14:textId="77777777" w:rsidTr="004D1E9E">
        <w:tc>
          <w:tcPr>
            <w:tcW w:w="2394" w:type="dxa"/>
          </w:tcPr>
          <w:p w14:paraId="147DAF01" w14:textId="77777777" w:rsidR="00CF080D" w:rsidRDefault="00CF080D" w:rsidP="004D1E9E">
            <w:pPr>
              <w:spacing w:before="120" w:after="120" w:line="240" w:lineRule="auto"/>
              <w:jc w:val="center"/>
              <w:rPr>
                <w:b/>
                <w:bCs/>
              </w:rPr>
            </w:pPr>
            <w:r>
              <w:rPr>
                <w:b/>
                <w:bCs/>
              </w:rPr>
              <w:t>50% Methanol</w:t>
            </w:r>
          </w:p>
        </w:tc>
        <w:tc>
          <w:tcPr>
            <w:tcW w:w="2394" w:type="dxa"/>
          </w:tcPr>
          <w:p w14:paraId="34AF7FDF" w14:textId="31E5E5E6" w:rsidR="00CF080D" w:rsidRDefault="00D25F27" w:rsidP="004D1E9E">
            <w:pPr>
              <w:spacing w:before="120" w:after="120" w:line="240" w:lineRule="auto"/>
              <w:jc w:val="center"/>
            </w:pPr>
            <w:r>
              <w:t>-</w:t>
            </w:r>
          </w:p>
        </w:tc>
        <w:tc>
          <w:tcPr>
            <w:tcW w:w="2394" w:type="dxa"/>
          </w:tcPr>
          <w:p w14:paraId="4BC964EE" w14:textId="5BB16851" w:rsidR="00CF080D" w:rsidRDefault="00D25F27" w:rsidP="004D1E9E">
            <w:pPr>
              <w:spacing w:before="120" w:after="120" w:line="240" w:lineRule="auto"/>
              <w:jc w:val="center"/>
            </w:pPr>
            <w:r>
              <w:t>-</w:t>
            </w:r>
          </w:p>
        </w:tc>
        <w:tc>
          <w:tcPr>
            <w:tcW w:w="2394" w:type="dxa"/>
          </w:tcPr>
          <w:p w14:paraId="0831CCEA" w14:textId="6499A525" w:rsidR="00CF080D" w:rsidRDefault="00934FA3" w:rsidP="004D1E9E">
            <w:pPr>
              <w:spacing w:before="120" w:after="120" w:line="240" w:lineRule="auto"/>
              <w:jc w:val="center"/>
            </w:pPr>
            <w:r>
              <w:t>0.210</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035D29A4"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1F0452">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5"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0sMbkRwCAAAzBAAADgAAAAAAAAAAAAAAAAAuAgAAZHJzL2Uyb0RvYy54bWxQSwECLQAU&#10;AAYACAAAACEAwMHn99wAAAAHAQAADwAAAAAAAAAAAAAAAAB2BAAAZHJzL2Rvd25yZXYueG1sUEsF&#10;BgAAAAAEAAQA8wAAAH8FAAAAAA==&#10;">
                <v:textbox>
                  <w:txbxContent>
                    <w:p w14:paraId="73685B9E" w14:textId="035D29A4"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1F0452">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4D1E9E">
        <w:tc>
          <w:tcPr>
            <w:tcW w:w="9576" w:type="dxa"/>
            <w:gridSpan w:val="4"/>
          </w:tcPr>
          <w:p w14:paraId="5BE529FB" w14:textId="77777777" w:rsidR="006F2124" w:rsidRDefault="00066FD6" w:rsidP="00206A1B">
            <w:pPr>
              <w:pStyle w:val="Heading3"/>
              <w:spacing w:before="120" w:after="120" w:line="240" w:lineRule="auto"/>
              <w:jc w:val="center"/>
            </w:pPr>
            <w:bookmarkStart w:id="1252" w:name="_Toc166100496"/>
            <w:r>
              <w:t>9.2</w:t>
            </w:r>
            <w:r w:rsidR="008D6006">
              <w:t>.3 Complex Solutions at Varying Copper Concentrations (moldm</w:t>
            </w:r>
            <w:r w:rsidR="008D6006" w:rsidRPr="00881589">
              <w:rPr>
                <w:vertAlign w:val="superscript"/>
              </w:rPr>
              <w:t>-3</w:t>
            </w:r>
            <w:r w:rsidR="008D6006">
              <w:t>)</w:t>
            </w:r>
            <w:bookmarkEnd w:id="1252"/>
          </w:p>
        </w:tc>
      </w:tr>
      <w:tr w:rsidR="008D6006" w:rsidRPr="00325538" w14:paraId="35692291" w14:textId="77777777" w:rsidTr="004D1E9E">
        <w:tc>
          <w:tcPr>
            <w:tcW w:w="2394"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394"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394"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394"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4D1E9E">
        <w:tc>
          <w:tcPr>
            <w:tcW w:w="2394" w:type="dxa"/>
          </w:tcPr>
          <w:p w14:paraId="1D5FF0EA" w14:textId="77777777" w:rsidR="008D6006" w:rsidRPr="007F05C2" w:rsidRDefault="008D6006" w:rsidP="004D1E9E">
            <w:pPr>
              <w:spacing w:before="120" w:after="120" w:line="240" w:lineRule="auto"/>
              <w:jc w:val="center"/>
              <w:rPr>
                <w:b/>
                <w:bCs/>
              </w:rPr>
            </w:pPr>
            <w:r>
              <w:rPr>
                <w:b/>
                <w:bCs/>
              </w:rPr>
              <w:t>Water</w:t>
            </w:r>
          </w:p>
        </w:tc>
        <w:tc>
          <w:tcPr>
            <w:tcW w:w="2394" w:type="dxa"/>
          </w:tcPr>
          <w:p w14:paraId="04AA0B7E" w14:textId="471276DA" w:rsidR="008D6006" w:rsidRDefault="00CA0599" w:rsidP="004D1E9E">
            <w:pPr>
              <w:spacing w:before="120" w:after="120" w:line="240" w:lineRule="auto"/>
              <w:jc w:val="center"/>
            </w:pPr>
            <w:r>
              <w:t>0.116</w:t>
            </w:r>
          </w:p>
        </w:tc>
        <w:tc>
          <w:tcPr>
            <w:tcW w:w="2394" w:type="dxa"/>
          </w:tcPr>
          <w:p w14:paraId="0A878305" w14:textId="09E2B8E8" w:rsidR="008D6006" w:rsidRDefault="00CA0599" w:rsidP="004D1E9E">
            <w:pPr>
              <w:spacing w:before="120" w:after="120" w:line="240" w:lineRule="auto"/>
              <w:jc w:val="center"/>
            </w:pPr>
            <w:r>
              <w:t>0.123</w:t>
            </w:r>
          </w:p>
        </w:tc>
        <w:tc>
          <w:tcPr>
            <w:tcW w:w="2394" w:type="dxa"/>
          </w:tcPr>
          <w:p w14:paraId="0BBA0AAC" w14:textId="1CFFB4B4" w:rsidR="008D6006" w:rsidRDefault="00CA0599" w:rsidP="004D1E9E">
            <w:pPr>
              <w:spacing w:before="120" w:after="120" w:line="240" w:lineRule="auto"/>
              <w:jc w:val="center"/>
            </w:pPr>
            <w:r>
              <w:t>0.182</w:t>
            </w:r>
          </w:p>
        </w:tc>
      </w:tr>
      <w:tr w:rsidR="008D6006" w14:paraId="04581A7E" w14:textId="77777777" w:rsidTr="004D1E9E">
        <w:tc>
          <w:tcPr>
            <w:tcW w:w="2394"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394" w:type="dxa"/>
          </w:tcPr>
          <w:p w14:paraId="7928983A" w14:textId="671A18BC" w:rsidR="008D6006" w:rsidRDefault="00CA0599" w:rsidP="004D1E9E">
            <w:pPr>
              <w:spacing w:before="120" w:after="120" w:line="240" w:lineRule="auto"/>
              <w:jc w:val="center"/>
            </w:pPr>
            <w:r>
              <w:t>0.119</w:t>
            </w:r>
          </w:p>
        </w:tc>
        <w:tc>
          <w:tcPr>
            <w:tcW w:w="2394" w:type="dxa"/>
          </w:tcPr>
          <w:p w14:paraId="2564D784" w14:textId="25D5D917" w:rsidR="008D6006" w:rsidRDefault="00CA0599" w:rsidP="004D1E9E">
            <w:pPr>
              <w:spacing w:before="120" w:after="120" w:line="240" w:lineRule="auto"/>
              <w:jc w:val="center"/>
            </w:pPr>
            <w:r>
              <w:t>0.117</w:t>
            </w:r>
          </w:p>
        </w:tc>
        <w:tc>
          <w:tcPr>
            <w:tcW w:w="2394" w:type="dxa"/>
          </w:tcPr>
          <w:p w14:paraId="28ACB2E7" w14:textId="1E63EBF6" w:rsidR="008D6006" w:rsidRDefault="00CA0599" w:rsidP="004D1E9E">
            <w:pPr>
              <w:spacing w:before="120" w:after="120" w:line="240" w:lineRule="auto"/>
              <w:jc w:val="center"/>
            </w:pPr>
            <w:r>
              <w:t>0.186</w:t>
            </w:r>
          </w:p>
        </w:tc>
      </w:tr>
      <w:tr w:rsidR="008D6006" w14:paraId="60DA5F38" w14:textId="77777777" w:rsidTr="004D1E9E">
        <w:tc>
          <w:tcPr>
            <w:tcW w:w="2394"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394" w:type="dxa"/>
          </w:tcPr>
          <w:p w14:paraId="010328CE" w14:textId="0219DE9A" w:rsidR="008D6006" w:rsidRDefault="00CA0599" w:rsidP="004D1E9E">
            <w:pPr>
              <w:spacing w:before="120" w:after="120" w:line="240" w:lineRule="auto"/>
              <w:jc w:val="center"/>
            </w:pPr>
            <w:r>
              <w:t>0.154</w:t>
            </w:r>
          </w:p>
        </w:tc>
        <w:tc>
          <w:tcPr>
            <w:tcW w:w="2394" w:type="dxa"/>
          </w:tcPr>
          <w:p w14:paraId="714110B8" w14:textId="0469EF8C" w:rsidR="008D6006" w:rsidRDefault="00CA0599" w:rsidP="004D1E9E">
            <w:pPr>
              <w:spacing w:before="120" w:after="120" w:line="240" w:lineRule="auto"/>
              <w:jc w:val="center"/>
            </w:pPr>
            <w:r>
              <w:t>0.062</w:t>
            </w:r>
          </w:p>
        </w:tc>
        <w:tc>
          <w:tcPr>
            <w:tcW w:w="2394" w:type="dxa"/>
          </w:tcPr>
          <w:p w14:paraId="682B5149" w14:textId="40CA7207" w:rsidR="008D6006" w:rsidRDefault="00CA0599" w:rsidP="004D1E9E">
            <w:pPr>
              <w:spacing w:before="120" w:after="120" w:line="240" w:lineRule="auto"/>
              <w:jc w:val="center"/>
            </w:pPr>
            <w:r>
              <w:t>0.135</w:t>
            </w:r>
          </w:p>
        </w:tc>
      </w:tr>
      <w:tr w:rsidR="008D6006" w14:paraId="3913CF68" w14:textId="77777777" w:rsidTr="004D1E9E">
        <w:tc>
          <w:tcPr>
            <w:tcW w:w="2394" w:type="dxa"/>
          </w:tcPr>
          <w:p w14:paraId="3483D14B" w14:textId="77777777" w:rsidR="008D6006" w:rsidRPr="007F05C2" w:rsidRDefault="008D6006" w:rsidP="004D1E9E">
            <w:pPr>
              <w:spacing w:before="120" w:after="120" w:line="240" w:lineRule="auto"/>
              <w:jc w:val="center"/>
              <w:rPr>
                <w:b/>
                <w:bCs/>
              </w:rPr>
            </w:pPr>
            <w:r>
              <w:rPr>
                <w:b/>
                <w:bCs/>
              </w:rPr>
              <w:t>50% Ethanol</w:t>
            </w:r>
          </w:p>
        </w:tc>
        <w:tc>
          <w:tcPr>
            <w:tcW w:w="2394" w:type="dxa"/>
          </w:tcPr>
          <w:p w14:paraId="4000FDF1" w14:textId="02EC9D07" w:rsidR="008D6006" w:rsidRDefault="00CA0599" w:rsidP="004D1E9E">
            <w:pPr>
              <w:spacing w:before="120" w:after="120" w:line="240" w:lineRule="auto"/>
              <w:jc w:val="center"/>
            </w:pPr>
            <w:r>
              <w:t>0.107</w:t>
            </w:r>
          </w:p>
        </w:tc>
        <w:tc>
          <w:tcPr>
            <w:tcW w:w="2394" w:type="dxa"/>
          </w:tcPr>
          <w:p w14:paraId="011ADC46" w14:textId="36023B23" w:rsidR="008D6006" w:rsidRDefault="00CA0599" w:rsidP="004D1E9E">
            <w:pPr>
              <w:spacing w:before="120" w:after="120" w:line="240" w:lineRule="auto"/>
              <w:jc w:val="center"/>
            </w:pPr>
            <w:r>
              <w:t>0.233</w:t>
            </w:r>
          </w:p>
        </w:tc>
        <w:tc>
          <w:tcPr>
            <w:tcW w:w="2394" w:type="dxa"/>
          </w:tcPr>
          <w:p w14:paraId="7E81151C" w14:textId="02A33CC2" w:rsidR="008D6006" w:rsidRDefault="00CA0599" w:rsidP="004D1E9E">
            <w:pPr>
              <w:spacing w:before="120" w:after="120" w:line="240" w:lineRule="auto"/>
              <w:jc w:val="center"/>
            </w:pPr>
            <w:r>
              <w:t>0.269</w:t>
            </w:r>
          </w:p>
        </w:tc>
      </w:tr>
      <w:tr w:rsidR="008D6006" w14:paraId="4EC6D9AA" w14:textId="77777777" w:rsidTr="004D1E9E">
        <w:tc>
          <w:tcPr>
            <w:tcW w:w="2394" w:type="dxa"/>
          </w:tcPr>
          <w:p w14:paraId="48088DF1" w14:textId="77777777" w:rsidR="008D6006" w:rsidRDefault="008D6006" w:rsidP="004D1E9E">
            <w:pPr>
              <w:spacing w:before="120" w:after="120" w:line="240" w:lineRule="auto"/>
              <w:jc w:val="center"/>
              <w:rPr>
                <w:b/>
                <w:bCs/>
              </w:rPr>
            </w:pPr>
            <w:r>
              <w:rPr>
                <w:b/>
                <w:bCs/>
              </w:rPr>
              <w:t>50% Methanol</w:t>
            </w:r>
          </w:p>
        </w:tc>
        <w:tc>
          <w:tcPr>
            <w:tcW w:w="2394" w:type="dxa"/>
          </w:tcPr>
          <w:p w14:paraId="0B3A2322" w14:textId="0B053227" w:rsidR="008D6006" w:rsidRDefault="00CA0599" w:rsidP="004D1E9E">
            <w:pPr>
              <w:spacing w:before="120" w:after="120" w:line="240" w:lineRule="auto"/>
              <w:jc w:val="center"/>
            </w:pPr>
            <w:r>
              <w:t>0.228</w:t>
            </w:r>
          </w:p>
        </w:tc>
        <w:tc>
          <w:tcPr>
            <w:tcW w:w="2394" w:type="dxa"/>
          </w:tcPr>
          <w:p w14:paraId="506274E4" w14:textId="4236328B" w:rsidR="008D6006" w:rsidRDefault="00CA0599" w:rsidP="004D1E9E">
            <w:pPr>
              <w:spacing w:before="120" w:after="120" w:line="240" w:lineRule="auto"/>
              <w:jc w:val="center"/>
            </w:pPr>
            <w:r>
              <w:t>0.210</w:t>
            </w:r>
          </w:p>
        </w:tc>
        <w:tc>
          <w:tcPr>
            <w:tcW w:w="2394" w:type="dxa"/>
          </w:tcPr>
          <w:p w14:paraId="6C2B28BD" w14:textId="1F2B6C22" w:rsidR="008D6006" w:rsidRDefault="00CA0599" w:rsidP="004D1E9E">
            <w:pPr>
              <w:spacing w:before="120" w:after="120" w:line="240" w:lineRule="auto"/>
              <w:jc w:val="center"/>
            </w:pPr>
            <w:r>
              <w:t>0.182</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199B87EA"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1F0452">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6"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zZ1tJBwCAAAzBAAADgAAAAAAAAAAAAAAAAAuAgAAZHJzL2Uyb0RvYy54bWxQSwECLQAU&#10;AAYACAAAACEALQl8ENwAAAAGAQAADwAAAAAAAAAAAAAAAAB2BAAAZHJzL2Rvd25yZXYueG1sUEsF&#10;BgAAAAAEAAQA8wAAAH8FAAAAAA==&#10;">
                <v:textbox>
                  <w:txbxContent>
                    <w:p w14:paraId="7737869F" w14:textId="199B87EA"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1F0452">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4452"/>
              <w:gridCol w:w="4452"/>
            </w:tblGrid>
            <w:tr w:rsidR="00373473" w:rsidRPr="00A36612" w14:paraId="07BEF8D9" w14:textId="77777777" w:rsidTr="001F0452">
              <w:tc>
                <w:tcPr>
                  <w:tcW w:w="5000" w:type="pct"/>
                  <w:gridSpan w:val="2"/>
                </w:tcPr>
                <w:p w14:paraId="55B47A26" w14:textId="5F2B258B" w:rsidR="00373473" w:rsidRPr="00373473" w:rsidRDefault="00373473" w:rsidP="00373473">
                  <w:pPr>
                    <w:pStyle w:val="Heading3"/>
                    <w:spacing w:before="120" w:after="120" w:line="240" w:lineRule="auto"/>
                    <w:jc w:val="center"/>
                  </w:pPr>
                  <w:bookmarkStart w:id="1253" w:name="_Toc166100497"/>
                  <w:r>
                    <w:t xml:space="preserve">9.2.4 Complex Solutions for Varying </w:t>
                  </w:r>
                  <w:r w:rsidR="00A06EC9">
                    <w:t>Water</w:t>
                  </w:r>
                  <w:r>
                    <w:t>:Cu</w:t>
                  </w:r>
                  <w:r w:rsidRPr="00373473">
                    <w:rPr>
                      <w:vertAlign w:val="superscript"/>
                    </w:rPr>
                    <w:t>2+</w:t>
                  </w:r>
                  <w:r>
                    <w:t xml:space="preserve"> Voluminal Ratios (cm</w:t>
                  </w:r>
                  <w:r w:rsidRPr="00373473">
                    <w:rPr>
                      <w:vertAlign w:val="superscript"/>
                    </w:rPr>
                    <w:t>3</w:t>
                  </w:r>
                  <w:r>
                    <w:t>)</w:t>
                  </w:r>
                  <w:bookmarkEnd w:id="1253"/>
                </w:p>
              </w:tc>
            </w:tr>
            <w:tr w:rsidR="00373473" w14:paraId="3245316E" w14:textId="77777777" w:rsidTr="001F0452">
              <w:tc>
                <w:tcPr>
                  <w:tcW w:w="2500" w:type="pct"/>
                </w:tcPr>
                <w:p w14:paraId="445D45AB" w14:textId="2494C678" w:rsidR="00373473" w:rsidRPr="007F05C2" w:rsidRDefault="00373473" w:rsidP="00373473">
                  <w:pPr>
                    <w:spacing w:before="120" w:after="120" w:line="240" w:lineRule="auto"/>
                    <w:jc w:val="center"/>
                    <w:rPr>
                      <w:b/>
                      <w:bCs/>
                    </w:rPr>
                  </w:pPr>
                  <w:r>
                    <w:rPr>
                      <w:b/>
                      <w:bCs/>
                    </w:rPr>
                    <w:t>10:10</w:t>
                  </w:r>
                </w:p>
              </w:tc>
              <w:tc>
                <w:tcPr>
                  <w:tcW w:w="2500" w:type="pct"/>
                </w:tcPr>
                <w:p w14:paraId="49468ABC" w14:textId="252B2B5B" w:rsidR="00373473" w:rsidRDefault="00373473" w:rsidP="00373473">
                  <w:pPr>
                    <w:spacing w:before="120" w:after="120" w:line="240" w:lineRule="auto"/>
                    <w:jc w:val="center"/>
                  </w:pPr>
                  <w:r>
                    <w:t>-</w:t>
                  </w:r>
                </w:p>
              </w:tc>
            </w:tr>
            <w:tr w:rsidR="00373473" w14:paraId="2AB2356E" w14:textId="77777777" w:rsidTr="001F0452">
              <w:tc>
                <w:tcPr>
                  <w:tcW w:w="2500" w:type="pct"/>
                </w:tcPr>
                <w:p w14:paraId="2386085A" w14:textId="7A02ACC9" w:rsidR="00373473" w:rsidRPr="007F05C2" w:rsidRDefault="00373473" w:rsidP="00373473">
                  <w:pPr>
                    <w:spacing w:before="120" w:after="120" w:line="240" w:lineRule="auto"/>
                    <w:jc w:val="center"/>
                    <w:rPr>
                      <w:b/>
                      <w:bCs/>
                    </w:rPr>
                  </w:pPr>
                  <w:r>
                    <w:rPr>
                      <w:b/>
                      <w:bCs/>
                    </w:rPr>
                    <w:t>10:20</w:t>
                  </w:r>
                </w:p>
              </w:tc>
              <w:tc>
                <w:tcPr>
                  <w:tcW w:w="2500" w:type="pct"/>
                </w:tcPr>
                <w:p w14:paraId="67FB31CB" w14:textId="41DF3FBA" w:rsidR="00373473" w:rsidRDefault="00A06EC9" w:rsidP="00373473">
                  <w:pPr>
                    <w:spacing w:before="120" w:after="120" w:line="240" w:lineRule="auto"/>
                    <w:jc w:val="center"/>
                  </w:pPr>
                  <w:r>
                    <w:t>0.189</w:t>
                  </w:r>
                </w:p>
              </w:tc>
            </w:tr>
            <w:tr w:rsidR="00373473" w14:paraId="216C76D2" w14:textId="77777777" w:rsidTr="001F0452">
              <w:tc>
                <w:tcPr>
                  <w:tcW w:w="2500" w:type="pct"/>
                </w:tcPr>
                <w:p w14:paraId="11B87A08" w14:textId="7DBCCB67" w:rsidR="00373473" w:rsidRPr="007F05C2" w:rsidRDefault="00373473" w:rsidP="00373473">
                  <w:pPr>
                    <w:spacing w:before="120" w:after="120" w:line="240" w:lineRule="auto"/>
                    <w:jc w:val="center"/>
                    <w:rPr>
                      <w:b/>
                      <w:bCs/>
                    </w:rPr>
                  </w:pPr>
                  <w:r>
                    <w:rPr>
                      <w:b/>
                      <w:bCs/>
                    </w:rPr>
                    <w:t>10:30</w:t>
                  </w:r>
                </w:p>
              </w:tc>
              <w:tc>
                <w:tcPr>
                  <w:tcW w:w="2500" w:type="pct"/>
                </w:tcPr>
                <w:p w14:paraId="6D2E39CE" w14:textId="1143F055" w:rsidR="00373473" w:rsidRDefault="00A06EC9" w:rsidP="00373473">
                  <w:pPr>
                    <w:spacing w:before="120" w:after="120" w:line="240" w:lineRule="auto"/>
                    <w:jc w:val="center"/>
                  </w:pPr>
                  <w:r>
                    <w:t>0.210</w:t>
                  </w:r>
                </w:p>
              </w:tc>
            </w:tr>
            <w:tr w:rsidR="00373473" w14:paraId="35362A9C" w14:textId="77777777" w:rsidTr="001F0452">
              <w:tc>
                <w:tcPr>
                  <w:tcW w:w="2500" w:type="pct"/>
                </w:tcPr>
                <w:p w14:paraId="591707D1" w14:textId="734002EE" w:rsidR="00373473" w:rsidRPr="007F05C2" w:rsidRDefault="00373473" w:rsidP="00373473">
                  <w:pPr>
                    <w:spacing w:before="120" w:after="120" w:line="240" w:lineRule="auto"/>
                    <w:jc w:val="center"/>
                    <w:rPr>
                      <w:b/>
                      <w:bCs/>
                    </w:rPr>
                  </w:pPr>
                  <w:r>
                    <w:rPr>
                      <w:b/>
                      <w:bCs/>
                    </w:rPr>
                    <w:t>20:10</w:t>
                  </w:r>
                </w:p>
              </w:tc>
              <w:tc>
                <w:tcPr>
                  <w:tcW w:w="2500" w:type="pct"/>
                </w:tcPr>
                <w:p w14:paraId="6393B93C" w14:textId="636A1C4E" w:rsidR="00373473" w:rsidRDefault="00A06EC9" w:rsidP="00373473">
                  <w:pPr>
                    <w:spacing w:before="120" w:after="120" w:line="240" w:lineRule="auto"/>
                    <w:jc w:val="center"/>
                  </w:pPr>
                  <w:r>
                    <w:t>0.123</w:t>
                  </w:r>
                </w:p>
              </w:tc>
            </w:tr>
            <w:tr w:rsidR="00373473" w14:paraId="4FB123F7" w14:textId="77777777" w:rsidTr="001F0452">
              <w:tc>
                <w:tcPr>
                  <w:tcW w:w="2500" w:type="pct"/>
                </w:tcPr>
                <w:p w14:paraId="7A0D6727" w14:textId="6210BBE9" w:rsidR="00373473" w:rsidRDefault="00373473" w:rsidP="00373473">
                  <w:pPr>
                    <w:spacing w:before="120" w:after="120" w:line="240" w:lineRule="auto"/>
                    <w:jc w:val="center"/>
                    <w:rPr>
                      <w:b/>
                      <w:bCs/>
                    </w:rPr>
                  </w:pPr>
                  <w:r>
                    <w:rPr>
                      <w:b/>
                      <w:bCs/>
                    </w:rPr>
                    <w:t>20:30</w:t>
                  </w:r>
                </w:p>
              </w:tc>
              <w:tc>
                <w:tcPr>
                  <w:tcW w:w="2500" w:type="pct"/>
                </w:tcPr>
                <w:p w14:paraId="6F3B441E" w14:textId="1B02CBD6" w:rsidR="00373473" w:rsidRDefault="00A06EC9" w:rsidP="00373473">
                  <w:pPr>
                    <w:spacing w:before="120" w:after="120" w:line="240" w:lineRule="auto"/>
                    <w:jc w:val="center"/>
                  </w:pPr>
                  <w:r>
                    <w:t>0.207</w:t>
                  </w:r>
                </w:p>
              </w:tc>
            </w:tr>
            <w:tr w:rsidR="00373473" w14:paraId="63E66835" w14:textId="77777777" w:rsidTr="001F0452">
              <w:tc>
                <w:tcPr>
                  <w:tcW w:w="2500" w:type="pct"/>
                </w:tcPr>
                <w:p w14:paraId="546EAB84" w14:textId="5B4856B7" w:rsidR="00373473" w:rsidRDefault="00373473" w:rsidP="00373473">
                  <w:pPr>
                    <w:spacing w:before="120" w:after="120" w:line="240" w:lineRule="auto"/>
                    <w:jc w:val="center"/>
                    <w:rPr>
                      <w:b/>
                      <w:bCs/>
                    </w:rPr>
                  </w:pPr>
                  <w:r>
                    <w:rPr>
                      <w:b/>
                      <w:bCs/>
                    </w:rPr>
                    <w:t>30:10</w:t>
                  </w:r>
                </w:p>
              </w:tc>
              <w:tc>
                <w:tcPr>
                  <w:tcW w:w="2500" w:type="pct"/>
                </w:tcPr>
                <w:p w14:paraId="34B6CD15" w14:textId="095D8687" w:rsidR="00373473" w:rsidRDefault="00A06EC9" w:rsidP="00373473">
                  <w:pPr>
                    <w:spacing w:before="120" w:after="120" w:line="240" w:lineRule="auto"/>
                    <w:jc w:val="center"/>
                  </w:pPr>
                  <w:r>
                    <w:t>0.747</w:t>
                  </w:r>
                </w:p>
              </w:tc>
            </w:tr>
            <w:tr w:rsidR="00373473" w14:paraId="295BCE22" w14:textId="77777777" w:rsidTr="001F0452">
              <w:tc>
                <w:tcPr>
                  <w:tcW w:w="2500" w:type="pct"/>
                </w:tcPr>
                <w:p w14:paraId="400AAF89" w14:textId="4E3789E5" w:rsidR="00373473" w:rsidRDefault="00373473" w:rsidP="00373473">
                  <w:pPr>
                    <w:spacing w:before="120" w:after="120" w:line="240" w:lineRule="auto"/>
                    <w:jc w:val="center"/>
                    <w:rPr>
                      <w:b/>
                      <w:bCs/>
                    </w:rPr>
                  </w:pPr>
                  <w:r>
                    <w:rPr>
                      <w:b/>
                      <w:bCs/>
                    </w:rPr>
                    <w:t>30:20</w:t>
                  </w:r>
                </w:p>
              </w:tc>
              <w:tc>
                <w:tcPr>
                  <w:tcW w:w="2500" w:type="pct"/>
                </w:tcPr>
                <w:p w14:paraId="74FD02A8" w14:textId="373FC9BD" w:rsidR="00373473" w:rsidRDefault="00373473" w:rsidP="00373473">
                  <w:pPr>
                    <w:spacing w:before="120" w:after="120" w:line="240" w:lineRule="auto"/>
                    <w:jc w:val="center"/>
                  </w:pPr>
                  <w:r>
                    <w:t>-</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26C7D668"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1F0452">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7"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AldXrMdAgAAMwQAAA4AAAAAAAAAAAAAAAAALgIAAGRycy9lMm9Eb2MueG1sUEsBAi0A&#10;FAAGAAgAAAAhADIrQY3cAAAABwEAAA8AAAAAAAAAAAAAAAAAdwQAAGRycy9kb3ducmV2LnhtbFBL&#10;BQYAAAAABAAEAPMAAACABQAAAAA=&#10;">
                      <v:textbox>
                        <w:txbxContent>
                          <w:p w14:paraId="0098DBFF" w14:textId="26C7D668"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1F0452">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2F93D739" w14:textId="320B623F" w:rsidR="00373473" w:rsidRDefault="00373473" w:rsidP="006C2EF6"/>
          <w:tbl>
            <w:tblPr>
              <w:tblStyle w:val="TableGrid"/>
              <w:tblW w:w="5000" w:type="pct"/>
              <w:tblLook w:val="04A0" w:firstRow="1" w:lastRow="0" w:firstColumn="1" w:lastColumn="0" w:noHBand="0" w:noVBand="1"/>
            </w:tblPr>
            <w:tblGrid>
              <w:gridCol w:w="1780"/>
              <w:gridCol w:w="1781"/>
              <w:gridCol w:w="1781"/>
              <w:gridCol w:w="1781"/>
              <w:gridCol w:w="1781"/>
            </w:tblGrid>
            <w:tr w:rsidR="00D94CE3" w:rsidRPr="00A36612" w14:paraId="46C6D29F" w14:textId="77777777" w:rsidTr="00D94CE3">
              <w:tc>
                <w:tcPr>
                  <w:tcW w:w="5000" w:type="pct"/>
                  <w:gridSpan w:val="5"/>
                </w:tcPr>
                <w:p w14:paraId="04CCFB06" w14:textId="4F347217" w:rsidR="00D94CE3" w:rsidRPr="00373473" w:rsidRDefault="00D94CE3" w:rsidP="00D94CE3">
                  <w:pPr>
                    <w:pStyle w:val="Heading3"/>
                    <w:spacing w:before="120" w:after="120" w:line="240" w:lineRule="auto"/>
                    <w:jc w:val="center"/>
                  </w:pPr>
                  <w:bookmarkStart w:id="1254" w:name="_Toc166100498"/>
                  <w:r w:rsidRPr="0041129A">
                    <w:rPr>
                      <w:color w:val="auto"/>
                    </w:rPr>
                    <w:t>9.2.5 Complex Solutions at Varying pH and PPP Mass (± 0.001) (g) (0.05</w:t>
                  </w:r>
                  <w:r w:rsidR="00CC453A" w:rsidRPr="0041129A">
                    <w:rPr>
                      <w:color w:val="auto"/>
                    </w:rPr>
                    <w:t>0</w:t>
                  </w:r>
                  <w:r w:rsidRPr="0041129A">
                    <w:rPr>
                      <w:color w:val="auto"/>
                    </w:rPr>
                    <w:t>M Cu</w:t>
                  </w:r>
                  <w:r w:rsidRPr="0041129A">
                    <w:rPr>
                      <w:color w:val="auto"/>
                      <w:vertAlign w:val="superscript"/>
                    </w:rPr>
                    <w:t>2+</w:t>
                  </w:r>
                  <w:r w:rsidRPr="0041129A">
                    <w:rPr>
                      <w:color w:val="auto"/>
                    </w:rPr>
                    <w:t>)</w:t>
                  </w:r>
                  <w:bookmarkEnd w:id="1254"/>
                </w:p>
              </w:tc>
            </w:tr>
            <w:tr w:rsidR="00D94CE3" w14:paraId="7DF011D9" w14:textId="77777777" w:rsidTr="00D94CE3">
              <w:tc>
                <w:tcPr>
                  <w:tcW w:w="1000" w:type="pct"/>
                </w:tcPr>
                <w:p w14:paraId="7E5F200B" w14:textId="6BA4E718" w:rsidR="00D94CE3" w:rsidRPr="00D94CE3" w:rsidRDefault="00D94CE3" w:rsidP="00D94CE3">
                  <w:pPr>
                    <w:spacing w:before="120" w:after="120" w:line="240" w:lineRule="auto"/>
                    <w:jc w:val="center"/>
                    <w:rPr>
                      <w:b/>
                      <w:bCs/>
                    </w:rPr>
                  </w:pPr>
                  <w:r>
                    <w:rPr>
                      <w:b/>
                      <w:bCs/>
                    </w:rPr>
                    <w:t>pH</w:t>
                  </w:r>
                </w:p>
              </w:tc>
              <w:tc>
                <w:tcPr>
                  <w:tcW w:w="1000" w:type="pct"/>
                </w:tcPr>
                <w:p w14:paraId="2EDABEA9" w14:textId="01674397" w:rsidR="00D94CE3" w:rsidRPr="00D94CE3" w:rsidRDefault="00D94CE3" w:rsidP="00D94CE3">
                  <w:pPr>
                    <w:spacing w:before="120" w:after="120" w:line="240" w:lineRule="auto"/>
                    <w:jc w:val="center"/>
                    <w:rPr>
                      <w:b/>
                      <w:bCs/>
                    </w:rPr>
                  </w:pPr>
                  <w:r>
                    <w:rPr>
                      <w:b/>
                      <w:bCs/>
                    </w:rPr>
                    <w:t>Solvent/Mass</w:t>
                  </w:r>
                </w:p>
              </w:tc>
              <w:tc>
                <w:tcPr>
                  <w:tcW w:w="1000" w:type="pct"/>
                </w:tcPr>
                <w:p w14:paraId="0CBAFF20" w14:textId="0C056A37" w:rsidR="00D94CE3" w:rsidRPr="00D94CE3" w:rsidRDefault="00D94CE3" w:rsidP="00D94CE3">
                  <w:pPr>
                    <w:spacing w:before="120" w:after="120" w:line="240" w:lineRule="auto"/>
                    <w:jc w:val="center"/>
                    <w:rPr>
                      <w:b/>
                      <w:bCs/>
                    </w:rPr>
                  </w:pPr>
                  <w:r>
                    <w:rPr>
                      <w:b/>
                      <w:bCs/>
                    </w:rPr>
                    <w:t>0.025</w:t>
                  </w:r>
                </w:p>
              </w:tc>
              <w:tc>
                <w:tcPr>
                  <w:tcW w:w="1000" w:type="pct"/>
                </w:tcPr>
                <w:p w14:paraId="548AF580" w14:textId="56E3F3A4" w:rsidR="00D94CE3" w:rsidRPr="00D94CE3" w:rsidRDefault="00D94CE3" w:rsidP="00D94CE3">
                  <w:pPr>
                    <w:spacing w:before="120" w:after="120" w:line="240" w:lineRule="auto"/>
                    <w:jc w:val="center"/>
                    <w:rPr>
                      <w:b/>
                      <w:bCs/>
                    </w:rPr>
                  </w:pPr>
                  <w:r>
                    <w:rPr>
                      <w:b/>
                      <w:bCs/>
                    </w:rPr>
                    <w:t>0.050</w:t>
                  </w:r>
                </w:p>
              </w:tc>
              <w:tc>
                <w:tcPr>
                  <w:tcW w:w="1000" w:type="pct"/>
                </w:tcPr>
                <w:p w14:paraId="71F9243C" w14:textId="74E0401C" w:rsidR="00D94CE3" w:rsidRPr="00D94CE3" w:rsidRDefault="00D94CE3" w:rsidP="00D94CE3">
                  <w:pPr>
                    <w:spacing w:before="120" w:after="120" w:line="240" w:lineRule="auto"/>
                    <w:jc w:val="center"/>
                    <w:rPr>
                      <w:b/>
                      <w:bCs/>
                    </w:rPr>
                  </w:pPr>
                  <w:r>
                    <w:rPr>
                      <w:b/>
                      <w:bCs/>
                    </w:rPr>
                    <w:t>0.075</w:t>
                  </w:r>
                </w:p>
              </w:tc>
            </w:tr>
            <w:tr w:rsidR="00CC453A" w14:paraId="179E3F09" w14:textId="77777777" w:rsidTr="00E140FA">
              <w:tc>
                <w:tcPr>
                  <w:tcW w:w="1000" w:type="pct"/>
                  <w:vMerge w:val="restart"/>
                  <w:vAlign w:val="center"/>
                </w:tcPr>
                <w:p w14:paraId="6C4187F7" w14:textId="43911D2C" w:rsidR="00CC453A" w:rsidRDefault="00CC453A" w:rsidP="00CC453A">
                  <w:pPr>
                    <w:spacing w:before="120" w:after="120" w:line="240" w:lineRule="auto"/>
                    <w:jc w:val="center"/>
                    <w:rPr>
                      <w:b/>
                      <w:bCs/>
                    </w:rPr>
                  </w:pPr>
                  <w:r>
                    <w:rPr>
                      <w:b/>
                      <w:bCs/>
                    </w:rPr>
                    <w:t>2</w:t>
                  </w:r>
                </w:p>
              </w:tc>
              <w:tc>
                <w:tcPr>
                  <w:tcW w:w="1000" w:type="pct"/>
                  <w:vAlign w:val="center"/>
                </w:tcPr>
                <w:p w14:paraId="29F85561" w14:textId="686AE941" w:rsidR="00CC453A" w:rsidRDefault="00CC453A" w:rsidP="00CC453A">
                  <w:pPr>
                    <w:spacing w:before="120" w:after="120" w:line="240" w:lineRule="auto"/>
                    <w:jc w:val="center"/>
                    <w:rPr>
                      <w:b/>
                      <w:bCs/>
                    </w:rPr>
                  </w:pPr>
                  <w:r>
                    <w:rPr>
                      <w:b/>
                      <w:bCs/>
                    </w:rPr>
                    <w:t>Water</w:t>
                  </w:r>
                </w:p>
              </w:tc>
              <w:tc>
                <w:tcPr>
                  <w:tcW w:w="1000" w:type="pct"/>
                </w:tcPr>
                <w:p w14:paraId="5538E9B0" w14:textId="692F5375" w:rsidR="00CC453A" w:rsidRDefault="00CC453A" w:rsidP="00CC453A">
                  <w:pPr>
                    <w:spacing w:before="120" w:after="120" w:line="240" w:lineRule="auto"/>
                    <w:jc w:val="center"/>
                    <w:rPr>
                      <w:b/>
                      <w:bCs/>
                    </w:rPr>
                  </w:pPr>
                  <w:r>
                    <w:t>0.063</w:t>
                  </w:r>
                </w:p>
              </w:tc>
              <w:tc>
                <w:tcPr>
                  <w:tcW w:w="1000" w:type="pct"/>
                </w:tcPr>
                <w:p w14:paraId="7DE99C01" w14:textId="57A18F69" w:rsidR="00CC453A" w:rsidRPr="007F05C2" w:rsidRDefault="00CC453A" w:rsidP="00CC453A">
                  <w:pPr>
                    <w:spacing w:before="120" w:after="120" w:line="240" w:lineRule="auto"/>
                    <w:jc w:val="center"/>
                    <w:rPr>
                      <w:b/>
                      <w:bCs/>
                    </w:rPr>
                  </w:pPr>
                  <w:r>
                    <w:t>0.107</w:t>
                  </w:r>
                </w:p>
              </w:tc>
              <w:tc>
                <w:tcPr>
                  <w:tcW w:w="1000" w:type="pct"/>
                </w:tcPr>
                <w:p w14:paraId="0612BB0B" w14:textId="10562D38" w:rsidR="00CC453A" w:rsidRDefault="007A7C5F" w:rsidP="00CC453A">
                  <w:pPr>
                    <w:spacing w:before="120" w:after="120" w:line="240" w:lineRule="auto"/>
                    <w:jc w:val="center"/>
                  </w:pPr>
                  <w:r>
                    <w:t>0.085</w:t>
                  </w:r>
                </w:p>
              </w:tc>
            </w:tr>
            <w:tr w:rsidR="00CC453A" w14:paraId="3D0EB46A" w14:textId="77777777" w:rsidTr="00E140FA">
              <w:tc>
                <w:tcPr>
                  <w:tcW w:w="1000" w:type="pct"/>
                  <w:vMerge/>
                  <w:vAlign w:val="center"/>
                </w:tcPr>
                <w:p w14:paraId="00E064AD" w14:textId="77777777" w:rsidR="00CC453A" w:rsidRDefault="00CC453A" w:rsidP="00CC453A">
                  <w:pPr>
                    <w:spacing w:before="120" w:after="120" w:line="240" w:lineRule="auto"/>
                    <w:jc w:val="center"/>
                    <w:rPr>
                      <w:b/>
                      <w:bCs/>
                    </w:rPr>
                  </w:pPr>
                </w:p>
              </w:tc>
              <w:tc>
                <w:tcPr>
                  <w:tcW w:w="1000" w:type="pct"/>
                  <w:vAlign w:val="center"/>
                </w:tcPr>
                <w:p w14:paraId="387F3B50" w14:textId="413F097B" w:rsidR="00CC453A" w:rsidRDefault="00CC453A" w:rsidP="00CC453A">
                  <w:pPr>
                    <w:spacing w:before="120" w:after="120" w:line="240" w:lineRule="auto"/>
                    <w:jc w:val="center"/>
                    <w:rPr>
                      <w:b/>
                      <w:bCs/>
                    </w:rPr>
                  </w:pPr>
                  <w:r>
                    <w:rPr>
                      <w:b/>
                      <w:bCs/>
                    </w:rPr>
                    <w:t>50% Ethanol</w:t>
                  </w:r>
                </w:p>
              </w:tc>
              <w:tc>
                <w:tcPr>
                  <w:tcW w:w="1000" w:type="pct"/>
                </w:tcPr>
                <w:p w14:paraId="11DEAF96" w14:textId="7AFEDC1C" w:rsidR="00CC453A" w:rsidRDefault="00CC453A" w:rsidP="00CC453A">
                  <w:pPr>
                    <w:spacing w:before="120" w:after="120" w:line="240" w:lineRule="auto"/>
                    <w:jc w:val="center"/>
                    <w:rPr>
                      <w:b/>
                      <w:bCs/>
                    </w:rPr>
                  </w:pPr>
                  <w:r>
                    <w:t>0.114</w:t>
                  </w:r>
                </w:p>
              </w:tc>
              <w:tc>
                <w:tcPr>
                  <w:tcW w:w="1000" w:type="pct"/>
                </w:tcPr>
                <w:p w14:paraId="2CE4EBED" w14:textId="1E4F0AE5" w:rsidR="00CC453A" w:rsidRPr="007F05C2" w:rsidRDefault="00CC453A" w:rsidP="00CC453A">
                  <w:pPr>
                    <w:spacing w:before="120" w:after="120" w:line="240" w:lineRule="auto"/>
                    <w:jc w:val="center"/>
                    <w:rPr>
                      <w:b/>
                      <w:bCs/>
                    </w:rPr>
                  </w:pPr>
                  <w:r>
                    <w:t>0.162</w:t>
                  </w:r>
                </w:p>
              </w:tc>
              <w:tc>
                <w:tcPr>
                  <w:tcW w:w="1000" w:type="pct"/>
                </w:tcPr>
                <w:p w14:paraId="653BAAA7" w14:textId="747BCDEB" w:rsidR="00CC453A" w:rsidRDefault="007A7C5F" w:rsidP="00CC453A">
                  <w:pPr>
                    <w:spacing w:before="120" w:after="120" w:line="240" w:lineRule="auto"/>
                    <w:jc w:val="center"/>
                  </w:pPr>
                  <w:r>
                    <w:t>0.138</w:t>
                  </w:r>
                </w:p>
              </w:tc>
            </w:tr>
            <w:tr w:rsidR="00CC453A" w14:paraId="13D0D89A" w14:textId="77777777" w:rsidTr="00E140FA">
              <w:tc>
                <w:tcPr>
                  <w:tcW w:w="1000" w:type="pct"/>
                  <w:vMerge w:val="restart"/>
                  <w:vAlign w:val="center"/>
                </w:tcPr>
                <w:p w14:paraId="2BDAEF32" w14:textId="311903D1" w:rsidR="00CC453A" w:rsidRDefault="00CC453A" w:rsidP="00CC453A">
                  <w:pPr>
                    <w:spacing w:before="120" w:after="120" w:line="240" w:lineRule="auto"/>
                    <w:jc w:val="center"/>
                    <w:rPr>
                      <w:b/>
                      <w:bCs/>
                    </w:rPr>
                  </w:pPr>
                  <w:r>
                    <w:rPr>
                      <w:b/>
                      <w:bCs/>
                    </w:rPr>
                    <w:t>5</w:t>
                  </w:r>
                </w:p>
              </w:tc>
              <w:tc>
                <w:tcPr>
                  <w:tcW w:w="1000" w:type="pct"/>
                  <w:vAlign w:val="center"/>
                </w:tcPr>
                <w:p w14:paraId="6FF7FCE9" w14:textId="305A3713" w:rsidR="00CC453A" w:rsidRDefault="00CC453A" w:rsidP="00CC453A">
                  <w:pPr>
                    <w:spacing w:before="120" w:after="120" w:line="240" w:lineRule="auto"/>
                    <w:jc w:val="center"/>
                    <w:rPr>
                      <w:b/>
                      <w:bCs/>
                    </w:rPr>
                  </w:pPr>
                  <w:r>
                    <w:rPr>
                      <w:b/>
                      <w:bCs/>
                    </w:rPr>
                    <w:t>Water</w:t>
                  </w:r>
                </w:p>
              </w:tc>
              <w:tc>
                <w:tcPr>
                  <w:tcW w:w="1000" w:type="pct"/>
                </w:tcPr>
                <w:p w14:paraId="301EF6DA" w14:textId="157F9A8D" w:rsidR="00CC453A" w:rsidRDefault="00CC453A" w:rsidP="00CC453A">
                  <w:pPr>
                    <w:spacing w:before="120" w:after="120" w:line="240" w:lineRule="auto"/>
                    <w:jc w:val="center"/>
                    <w:rPr>
                      <w:b/>
                      <w:bCs/>
                    </w:rPr>
                  </w:pPr>
                  <w:r>
                    <w:t>0.085</w:t>
                  </w:r>
                </w:p>
              </w:tc>
              <w:tc>
                <w:tcPr>
                  <w:tcW w:w="1000" w:type="pct"/>
                </w:tcPr>
                <w:p w14:paraId="782C27FD" w14:textId="5B58C8A5" w:rsidR="00CC453A" w:rsidRPr="007F05C2" w:rsidRDefault="00CC453A" w:rsidP="00CC453A">
                  <w:pPr>
                    <w:spacing w:before="120" w:after="120" w:line="240" w:lineRule="auto"/>
                    <w:jc w:val="center"/>
                    <w:rPr>
                      <w:b/>
                      <w:bCs/>
                    </w:rPr>
                  </w:pPr>
                  <w:r>
                    <w:t>0.234</w:t>
                  </w:r>
                </w:p>
              </w:tc>
              <w:tc>
                <w:tcPr>
                  <w:tcW w:w="1000" w:type="pct"/>
                </w:tcPr>
                <w:p w14:paraId="5106FAD0" w14:textId="78164F55" w:rsidR="00CC453A" w:rsidRDefault="00CC453A" w:rsidP="00CC453A">
                  <w:pPr>
                    <w:spacing w:before="120" w:after="120" w:line="240" w:lineRule="auto"/>
                    <w:jc w:val="center"/>
                  </w:pPr>
                  <w:r>
                    <w:t>0.097</w:t>
                  </w:r>
                </w:p>
              </w:tc>
            </w:tr>
            <w:tr w:rsidR="00CC453A" w14:paraId="7433EBDA" w14:textId="77777777" w:rsidTr="00E140FA">
              <w:tc>
                <w:tcPr>
                  <w:tcW w:w="1000" w:type="pct"/>
                  <w:vMerge/>
                  <w:vAlign w:val="center"/>
                </w:tcPr>
                <w:p w14:paraId="55E878EB" w14:textId="77777777" w:rsidR="00CC453A" w:rsidRDefault="00CC453A" w:rsidP="00CC453A">
                  <w:pPr>
                    <w:spacing w:before="120" w:after="120" w:line="240" w:lineRule="auto"/>
                    <w:jc w:val="center"/>
                    <w:rPr>
                      <w:b/>
                      <w:bCs/>
                    </w:rPr>
                  </w:pPr>
                </w:p>
              </w:tc>
              <w:tc>
                <w:tcPr>
                  <w:tcW w:w="1000" w:type="pct"/>
                  <w:vAlign w:val="center"/>
                </w:tcPr>
                <w:p w14:paraId="184674DC" w14:textId="0FFF9551" w:rsidR="00CC453A" w:rsidRDefault="00CC453A" w:rsidP="00CC453A">
                  <w:pPr>
                    <w:spacing w:before="120" w:after="120" w:line="240" w:lineRule="auto"/>
                    <w:jc w:val="center"/>
                    <w:rPr>
                      <w:b/>
                      <w:bCs/>
                    </w:rPr>
                  </w:pPr>
                  <w:r>
                    <w:rPr>
                      <w:b/>
                      <w:bCs/>
                    </w:rPr>
                    <w:t>50% Ethanol</w:t>
                  </w:r>
                </w:p>
              </w:tc>
              <w:tc>
                <w:tcPr>
                  <w:tcW w:w="1000" w:type="pct"/>
                </w:tcPr>
                <w:p w14:paraId="69B8A826" w14:textId="0AEE7794" w:rsidR="00CC453A" w:rsidRDefault="00CC453A" w:rsidP="00CC453A">
                  <w:pPr>
                    <w:spacing w:before="120" w:after="120" w:line="240" w:lineRule="auto"/>
                    <w:jc w:val="center"/>
                    <w:rPr>
                      <w:b/>
                      <w:bCs/>
                    </w:rPr>
                  </w:pPr>
                  <w:r>
                    <w:t>0.072</w:t>
                  </w:r>
                </w:p>
              </w:tc>
              <w:tc>
                <w:tcPr>
                  <w:tcW w:w="1000" w:type="pct"/>
                </w:tcPr>
                <w:p w14:paraId="4E125A05" w14:textId="796E1A71" w:rsidR="00CC453A" w:rsidRDefault="00CC453A" w:rsidP="00CC453A">
                  <w:pPr>
                    <w:spacing w:before="120" w:after="120" w:line="240" w:lineRule="auto"/>
                    <w:jc w:val="center"/>
                    <w:rPr>
                      <w:b/>
                      <w:bCs/>
                    </w:rPr>
                  </w:pPr>
                  <w:r>
                    <w:t>0.152</w:t>
                  </w:r>
                </w:p>
              </w:tc>
              <w:tc>
                <w:tcPr>
                  <w:tcW w:w="1000" w:type="pct"/>
                </w:tcPr>
                <w:p w14:paraId="311455FF" w14:textId="0FF94B4D" w:rsidR="00CC453A" w:rsidRDefault="00CC453A" w:rsidP="00CC453A">
                  <w:pPr>
                    <w:spacing w:before="120" w:after="120" w:line="240" w:lineRule="auto"/>
                    <w:jc w:val="center"/>
                  </w:pPr>
                  <w:r>
                    <w:t>0.223</w:t>
                  </w:r>
                </w:p>
              </w:tc>
            </w:tr>
            <w:tr w:rsidR="00CC453A" w14:paraId="780DA3A5" w14:textId="77777777" w:rsidTr="00E140FA">
              <w:tc>
                <w:tcPr>
                  <w:tcW w:w="1000" w:type="pct"/>
                  <w:vMerge w:val="restart"/>
                  <w:vAlign w:val="center"/>
                </w:tcPr>
                <w:p w14:paraId="3AF2C57F" w14:textId="27B432CF" w:rsidR="00CC453A" w:rsidRDefault="00CC453A" w:rsidP="00CC453A">
                  <w:pPr>
                    <w:spacing w:before="120" w:after="120" w:line="240" w:lineRule="auto"/>
                    <w:jc w:val="center"/>
                    <w:rPr>
                      <w:b/>
                      <w:bCs/>
                    </w:rPr>
                  </w:pPr>
                  <w:r>
                    <w:rPr>
                      <w:b/>
                      <w:bCs/>
                    </w:rPr>
                    <w:t>7</w:t>
                  </w:r>
                </w:p>
              </w:tc>
              <w:tc>
                <w:tcPr>
                  <w:tcW w:w="1000" w:type="pct"/>
                  <w:vAlign w:val="center"/>
                </w:tcPr>
                <w:p w14:paraId="619CE721" w14:textId="03C32FBF" w:rsidR="00CC453A" w:rsidRDefault="00CC453A" w:rsidP="00CC453A">
                  <w:pPr>
                    <w:spacing w:before="120" w:after="120" w:line="240" w:lineRule="auto"/>
                    <w:jc w:val="center"/>
                    <w:rPr>
                      <w:b/>
                      <w:bCs/>
                    </w:rPr>
                  </w:pPr>
                  <w:r>
                    <w:rPr>
                      <w:b/>
                      <w:bCs/>
                    </w:rPr>
                    <w:t>Water</w:t>
                  </w:r>
                </w:p>
              </w:tc>
              <w:tc>
                <w:tcPr>
                  <w:tcW w:w="1000" w:type="pct"/>
                </w:tcPr>
                <w:p w14:paraId="605CA90B" w14:textId="69CA9253" w:rsidR="00CC453A" w:rsidRDefault="00CC453A" w:rsidP="00CC453A">
                  <w:pPr>
                    <w:spacing w:before="120" w:after="120" w:line="240" w:lineRule="auto"/>
                    <w:jc w:val="center"/>
                    <w:rPr>
                      <w:b/>
                      <w:bCs/>
                    </w:rPr>
                  </w:pPr>
                  <w:r>
                    <w:t>0.271</w:t>
                  </w:r>
                </w:p>
              </w:tc>
              <w:tc>
                <w:tcPr>
                  <w:tcW w:w="1000" w:type="pct"/>
                </w:tcPr>
                <w:p w14:paraId="06EC10B2" w14:textId="1B5C73B0" w:rsidR="00CC453A" w:rsidRDefault="00CC453A" w:rsidP="00CC453A">
                  <w:pPr>
                    <w:spacing w:before="120" w:after="120" w:line="240" w:lineRule="auto"/>
                    <w:jc w:val="center"/>
                    <w:rPr>
                      <w:b/>
                      <w:bCs/>
                    </w:rPr>
                  </w:pPr>
                  <w:r>
                    <w:t>0.171</w:t>
                  </w:r>
                </w:p>
              </w:tc>
              <w:tc>
                <w:tcPr>
                  <w:tcW w:w="1000" w:type="pct"/>
                </w:tcPr>
                <w:p w14:paraId="294931F1" w14:textId="44CEF23E" w:rsidR="00CC453A" w:rsidRDefault="00CC453A" w:rsidP="00CC453A">
                  <w:pPr>
                    <w:spacing w:before="120" w:after="120" w:line="240" w:lineRule="auto"/>
                    <w:jc w:val="center"/>
                  </w:pPr>
                  <w:r>
                    <w:t>0.163</w:t>
                  </w:r>
                </w:p>
              </w:tc>
            </w:tr>
            <w:tr w:rsidR="00CC453A" w14:paraId="5D0A28D0" w14:textId="77777777" w:rsidTr="00E140FA">
              <w:tc>
                <w:tcPr>
                  <w:tcW w:w="1000" w:type="pct"/>
                  <w:vMerge/>
                  <w:vAlign w:val="center"/>
                </w:tcPr>
                <w:p w14:paraId="2E690772" w14:textId="77777777" w:rsidR="00CC453A" w:rsidRDefault="00CC453A" w:rsidP="00CC453A">
                  <w:pPr>
                    <w:spacing w:before="120" w:after="120" w:line="240" w:lineRule="auto"/>
                    <w:jc w:val="center"/>
                    <w:rPr>
                      <w:b/>
                      <w:bCs/>
                    </w:rPr>
                  </w:pPr>
                </w:p>
              </w:tc>
              <w:tc>
                <w:tcPr>
                  <w:tcW w:w="1000" w:type="pct"/>
                  <w:vAlign w:val="center"/>
                </w:tcPr>
                <w:p w14:paraId="6B6FF2EE" w14:textId="720B651C" w:rsidR="00CC453A" w:rsidRDefault="00CC453A" w:rsidP="00CC453A">
                  <w:pPr>
                    <w:spacing w:before="120" w:after="120" w:line="240" w:lineRule="auto"/>
                    <w:jc w:val="center"/>
                    <w:rPr>
                      <w:b/>
                      <w:bCs/>
                    </w:rPr>
                  </w:pPr>
                  <w:r>
                    <w:rPr>
                      <w:b/>
                      <w:bCs/>
                    </w:rPr>
                    <w:t>50% Ethanol</w:t>
                  </w:r>
                </w:p>
              </w:tc>
              <w:tc>
                <w:tcPr>
                  <w:tcW w:w="1000" w:type="pct"/>
                </w:tcPr>
                <w:p w14:paraId="3F0A34D4" w14:textId="522FFD0E" w:rsidR="00CC453A" w:rsidRDefault="00CC453A" w:rsidP="00CC453A">
                  <w:pPr>
                    <w:spacing w:before="120" w:after="120" w:line="240" w:lineRule="auto"/>
                    <w:jc w:val="center"/>
                    <w:rPr>
                      <w:b/>
                      <w:bCs/>
                    </w:rPr>
                  </w:pPr>
                  <w:r>
                    <w:t>0.275</w:t>
                  </w:r>
                </w:p>
              </w:tc>
              <w:tc>
                <w:tcPr>
                  <w:tcW w:w="1000" w:type="pct"/>
                </w:tcPr>
                <w:p w14:paraId="3E4BDA84" w14:textId="160BD556" w:rsidR="00CC453A" w:rsidRDefault="00CC453A" w:rsidP="00CC453A">
                  <w:pPr>
                    <w:spacing w:before="120" w:after="120" w:line="240" w:lineRule="auto"/>
                    <w:jc w:val="center"/>
                    <w:rPr>
                      <w:b/>
                      <w:bCs/>
                    </w:rPr>
                  </w:pPr>
                  <w:r>
                    <w:t>0.304</w:t>
                  </w:r>
                </w:p>
              </w:tc>
              <w:tc>
                <w:tcPr>
                  <w:tcW w:w="1000" w:type="pct"/>
                </w:tcPr>
                <w:p w14:paraId="7F0AD13E" w14:textId="5F03F026" w:rsidR="00CC453A" w:rsidRDefault="00CC453A" w:rsidP="00CC453A">
                  <w:pPr>
                    <w:spacing w:before="120" w:after="120" w:line="240" w:lineRule="auto"/>
                    <w:jc w:val="center"/>
                  </w:pPr>
                  <w:r>
                    <w:t>0.263</w:t>
                  </w:r>
                </w:p>
              </w:tc>
            </w:tr>
          </w:tbl>
          <w:p w14:paraId="4F9916EB" w14:textId="388A71AC" w:rsidR="00373473" w:rsidRPr="006C2EF6" w:rsidRDefault="00373473" w:rsidP="006C2EF6"/>
        </w:tc>
      </w:tr>
      <w:tr w:rsidR="00D94CE3" w14:paraId="7D3B6EB2" w14:textId="77777777" w:rsidTr="00D94CE3">
        <w:tc>
          <w:tcPr>
            <w:tcW w:w="5000" w:type="pct"/>
            <w:gridSpan w:val="5"/>
            <w:tcBorders>
              <w:top w:val="nil"/>
              <w:left w:val="nil"/>
              <w:bottom w:val="nil"/>
              <w:right w:val="nil"/>
            </w:tcBorders>
            <w:vAlign w:val="center"/>
          </w:tcPr>
          <w:p w14:paraId="038E1800" w14:textId="06C0C0F4" w:rsidR="00D94CE3" w:rsidRDefault="00D94CE3" w:rsidP="006C2EF6">
            <w:r>
              <w:rPr>
                <w:noProof/>
              </w:rPr>
              <mc:AlternateContent>
                <mc:Choice Requires="wps">
                  <w:drawing>
                    <wp:anchor distT="0" distB="0" distL="114300" distR="114300" simplePos="0" relativeHeight="251727360" behindDoc="0" locked="0" layoutInCell="1" allowOverlap="1" wp14:anchorId="080D7E67" wp14:editId="424D05F2">
                      <wp:simplePos x="0" y="0"/>
                      <wp:positionH relativeFrom="column">
                        <wp:posOffset>0</wp:posOffset>
                      </wp:positionH>
                      <wp:positionV relativeFrom="paragraph">
                        <wp:posOffset>68580</wp:posOffset>
                      </wp:positionV>
                      <wp:extent cx="5654040" cy="411480"/>
                      <wp:effectExtent l="0" t="0" r="22860" b="26670"/>
                      <wp:wrapNone/>
                      <wp:docPr id="2485766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11480"/>
                              </a:xfrm>
                              <a:prstGeom prst="rect">
                                <a:avLst/>
                              </a:prstGeom>
                              <a:solidFill>
                                <a:srgbClr val="FFFFFF"/>
                              </a:solidFill>
                              <a:ln w="9525">
                                <a:solidFill>
                                  <a:srgbClr val="000000"/>
                                </a:solidFill>
                                <a:miter lim="800000"/>
                                <a:headEnd/>
                                <a:tailEnd/>
                              </a:ln>
                            </wps:spPr>
                            <wps:txbx>
                              <w:txbxContent>
                                <w:p w14:paraId="4B5754AD" w14:textId="0A400B82"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1F0452">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7E67" id="Text Box 112" o:spid="_x0000_s1058" type="#_x0000_t202" style="position:absolute;margin-left:0;margin-top:5.4pt;width:445.2pt;height:32.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">
                      <v:textbox>
                        <w:txbxContent>
                          <w:p w14:paraId="4B5754AD" w14:textId="0A400B82"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1F0452">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0.05M copper conc.</w:t>
                            </w:r>
                          </w:p>
                        </w:txbxContent>
                      </v:textbox>
                    </v:shape>
                  </w:pict>
                </mc:Fallback>
              </mc:AlternateContent>
            </w:r>
          </w:p>
        </w:tc>
      </w:tr>
      <w:tr w:rsidR="00D94CE3" w14:paraId="131F307F" w14:textId="77777777" w:rsidTr="00D94CE3">
        <w:tc>
          <w:tcPr>
            <w:tcW w:w="5000" w:type="pct"/>
            <w:gridSpan w:val="5"/>
            <w:tcBorders>
              <w:top w:val="nil"/>
              <w:left w:val="nil"/>
              <w:bottom w:val="single" w:sz="4" w:space="0" w:color="auto"/>
              <w:right w:val="nil"/>
            </w:tcBorders>
            <w:vAlign w:val="center"/>
          </w:tcPr>
          <w:p w14:paraId="79DFA08D" w14:textId="77777777" w:rsidR="00D94CE3" w:rsidRDefault="00D94CE3" w:rsidP="006C2EF6">
            <w:pPr>
              <w:rPr>
                <w:noProof/>
              </w:rPr>
            </w:pPr>
          </w:p>
        </w:tc>
      </w:tr>
      <w:tr w:rsidR="00D00C20" w14:paraId="04DFDEE5" w14:textId="77777777" w:rsidTr="00D94CE3">
        <w:tc>
          <w:tcPr>
            <w:tcW w:w="5000" w:type="pct"/>
            <w:gridSpan w:val="5"/>
            <w:tcBorders>
              <w:top w:val="single" w:sz="4" w:space="0" w:color="auto"/>
            </w:tcBorders>
            <w:vAlign w:val="center"/>
          </w:tcPr>
          <w:p w14:paraId="6C89FDF0" w14:textId="0523F32B" w:rsidR="00D00C20" w:rsidRDefault="00D00C20" w:rsidP="006C2EF6">
            <w:pPr>
              <w:pStyle w:val="Heading3"/>
              <w:spacing w:before="120" w:after="120" w:line="240" w:lineRule="auto"/>
              <w:jc w:val="center"/>
            </w:pPr>
            <w:bookmarkStart w:id="1255" w:name="_Toc166100499"/>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5M Cu</w:t>
            </w:r>
            <w:r w:rsidR="00AF1448" w:rsidRPr="0041129A">
              <w:rPr>
                <w:vertAlign w:val="superscript"/>
              </w:rPr>
              <w:t>2+</w:t>
            </w:r>
            <w:r w:rsidR="00AF1448" w:rsidRPr="0041129A">
              <w:t>)</w:t>
            </w:r>
            <w:bookmarkEnd w:id="1255"/>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42DC16EE" w:rsidR="00D00C20" w:rsidRDefault="0081549F" w:rsidP="0049563D">
            <w:pPr>
              <w:spacing w:before="120" w:after="120" w:line="240" w:lineRule="auto"/>
              <w:jc w:val="center"/>
            </w:pPr>
            <w:r>
              <w:t>0.127</w:t>
            </w:r>
          </w:p>
        </w:tc>
        <w:tc>
          <w:tcPr>
            <w:tcW w:w="820" w:type="pct"/>
          </w:tcPr>
          <w:p w14:paraId="17F48219" w14:textId="19F10C86" w:rsidR="00D00C20" w:rsidRDefault="0081549F" w:rsidP="0049563D">
            <w:pPr>
              <w:spacing w:before="120" w:after="120" w:line="240" w:lineRule="auto"/>
              <w:jc w:val="center"/>
            </w:pPr>
            <w:r>
              <w:t>0.141</w:t>
            </w:r>
          </w:p>
        </w:tc>
        <w:tc>
          <w:tcPr>
            <w:tcW w:w="813" w:type="pct"/>
          </w:tcPr>
          <w:p w14:paraId="1A2FBCBF" w14:textId="4F7A24E7" w:rsidR="00D00C20" w:rsidRDefault="0081549F" w:rsidP="0049563D">
            <w:pPr>
              <w:spacing w:before="120" w:after="120" w:line="240" w:lineRule="auto"/>
              <w:jc w:val="center"/>
            </w:pPr>
            <w:r>
              <w:t>-</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33252EB4" w:rsidR="00D00C20" w:rsidRDefault="006C7A1B" w:rsidP="0049563D">
            <w:pPr>
              <w:spacing w:before="120" w:after="120" w:line="240" w:lineRule="auto"/>
              <w:jc w:val="center"/>
            </w:pPr>
            <w:r>
              <w:t>0.163</w:t>
            </w:r>
          </w:p>
        </w:tc>
        <w:tc>
          <w:tcPr>
            <w:tcW w:w="820" w:type="pct"/>
          </w:tcPr>
          <w:p w14:paraId="4CB22D2F" w14:textId="71F9F776" w:rsidR="00D00C20" w:rsidRDefault="006C7A1B" w:rsidP="0049563D">
            <w:pPr>
              <w:spacing w:before="120" w:after="120" w:line="240" w:lineRule="auto"/>
              <w:jc w:val="center"/>
            </w:pPr>
            <w:r>
              <w:t>0.142</w:t>
            </w:r>
          </w:p>
        </w:tc>
        <w:tc>
          <w:tcPr>
            <w:tcW w:w="813" w:type="pct"/>
          </w:tcPr>
          <w:p w14:paraId="6A7C3392" w14:textId="7F9FFE35" w:rsidR="00D00C20" w:rsidRDefault="006C7A1B" w:rsidP="0049563D">
            <w:pPr>
              <w:spacing w:before="120" w:after="120" w:line="240" w:lineRule="auto"/>
              <w:jc w:val="center"/>
            </w:pPr>
            <w:r>
              <w:t>0.276</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48E60B91" w:rsidR="00D00C20" w:rsidRDefault="00FB2C65" w:rsidP="0049563D">
            <w:pPr>
              <w:spacing w:before="120" w:after="120" w:line="240" w:lineRule="auto"/>
              <w:jc w:val="center"/>
            </w:pPr>
            <w:r>
              <w:t>-</w:t>
            </w:r>
          </w:p>
        </w:tc>
        <w:tc>
          <w:tcPr>
            <w:tcW w:w="820" w:type="pct"/>
          </w:tcPr>
          <w:p w14:paraId="27CACD4B" w14:textId="3C568C52" w:rsidR="00D00C20" w:rsidRDefault="00FB2C65" w:rsidP="0049563D">
            <w:pPr>
              <w:spacing w:before="120" w:after="120" w:line="240" w:lineRule="auto"/>
              <w:jc w:val="center"/>
            </w:pPr>
            <w:r>
              <w:t>-</w:t>
            </w:r>
          </w:p>
        </w:tc>
        <w:tc>
          <w:tcPr>
            <w:tcW w:w="813" w:type="pct"/>
          </w:tcPr>
          <w:p w14:paraId="2A327291" w14:textId="6F365F30" w:rsidR="00D00C20" w:rsidRDefault="00FB2C65" w:rsidP="0049563D">
            <w:pPr>
              <w:spacing w:before="120" w:after="120" w:line="240" w:lineRule="auto"/>
              <w:jc w:val="center"/>
            </w:pPr>
            <w:r>
              <w:t>0.130</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4726005E" w:rsidR="00D00C20" w:rsidRDefault="00150F4A" w:rsidP="0049563D">
            <w:pPr>
              <w:spacing w:before="120" w:after="120" w:line="240" w:lineRule="auto"/>
              <w:jc w:val="center"/>
            </w:pPr>
            <w:r>
              <w:t>0.135</w:t>
            </w:r>
          </w:p>
        </w:tc>
        <w:tc>
          <w:tcPr>
            <w:tcW w:w="820" w:type="pct"/>
          </w:tcPr>
          <w:p w14:paraId="15D30921" w14:textId="474CF91A" w:rsidR="00D00C20" w:rsidRDefault="00150F4A" w:rsidP="0049563D">
            <w:pPr>
              <w:spacing w:before="120" w:after="120" w:line="240" w:lineRule="auto"/>
              <w:jc w:val="center"/>
            </w:pPr>
            <w:r>
              <w:t>-</w:t>
            </w:r>
          </w:p>
        </w:tc>
        <w:tc>
          <w:tcPr>
            <w:tcW w:w="813" w:type="pct"/>
          </w:tcPr>
          <w:p w14:paraId="5C120609" w14:textId="6EFD4417" w:rsidR="00D00C20" w:rsidRDefault="00150F4A" w:rsidP="0049563D">
            <w:pPr>
              <w:spacing w:before="120" w:after="120" w:line="240" w:lineRule="auto"/>
              <w:jc w:val="center"/>
            </w:pPr>
            <w:r>
              <w:t>-</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13EEA150" w:rsidR="00D00C20" w:rsidRDefault="00FB2C65" w:rsidP="0049563D">
            <w:pPr>
              <w:spacing w:before="120" w:after="120" w:line="240" w:lineRule="auto"/>
              <w:jc w:val="center"/>
            </w:pPr>
            <w:r>
              <w:t>-</w:t>
            </w:r>
          </w:p>
        </w:tc>
        <w:tc>
          <w:tcPr>
            <w:tcW w:w="820" w:type="pct"/>
          </w:tcPr>
          <w:p w14:paraId="690396BE" w14:textId="44AF2AB1" w:rsidR="00D00C20" w:rsidRDefault="00FB2C65" w:rsidP="0049563D">
            <w:pPr>
              <w:spacing w:before="120" w:after="120" w:line="240" w:lineRule="auto"/>
              <w:jc w:val="center"/>
            </w:pPr>
            <w:r>
              <w:t>-</w:t>
            </w:r>
          </w:p>
        </w:tc>
        <w:tc>
          <w:tcPr>
            <w:tcW w:w="813" w:type="pct"/>
          </w:tcPr>
          <w:p w14:paraId="49BAD6B5" w14:textId="0F059DB9" w:rsidR="00D00C20" w:rsidRDefault="00FB2C65" w:rsidP="0049563D">
            <w:pPr>
              <w:spacing w:before="120" w:after="120" w:line="240" w:lineRule="auto"/>
              <w:jc w:val="center"/>
            </w:pPr>
            <w:r>
              <w:t>-</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0166E25B" w:rsidR="00D00C20" w:rsidRDefault="00DA776E" w:rsidP="0049563D">
            <w:pPr>
              <w:spacing w:before="120" w:after="120" w:line="240" w:lineRule="auto"/>
              <w:jc w:val="center"/>
            </w:pPr>
            <w:r>
              <w:t>-</w:t>
            </w:r>
          </w:p>
        </w:tc>
        <w:tc>
          <w:tcPr>
            <w:tcW w:w="820" w:type="pct"/>
          </w:tcPr>
          <w:p w14:paraId="7310004D" w14:textId="630669A4" w:rsidR="00D00C20" w:rsidRDefault="00DA776E" w:rsidP="0049563D">
            <w:pPr>
              <w:spacing w:before="120" w:after="120" w:line="240" w:lineRule="auto"/>
              <w:jc w:val="center"/>
            </w:pPr>
            <w:r>
              <w:t>-</w:t>
            </w:r>
          </w:p>
        </w:tc>
        <w:tc>
          <w:tcPr>
            <w:tcW w:w="813" w:type="pct"/>
          </w:tcPr>
          <w:p w14:paraId="47E889E0" w14:textId="080F9558" w:rsidR="00D00C20" w:rsidRDefault="00DA776E" w:rsidP="0049563D">
            <w:pPr>
              <w:spacing w:before="120" w:after="120" w:line="240" w:lineRule="auto"/>
              <w:jc w:val="center"/>
            </w:pPr>
            <w:r>
              <w:t>-</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1ED152F0">
                <wp:simplePos x="0" y="0"/>
                <wp:positionH relativeFrom="column">
                  <wp:posOffset>76200</wp:posOffset>
                </wp:positionH>
                <wp:positionV relativeFrom="paragraph">
                  <wp:posOffset>41910</wp:posOffset>
                </wp:positionV>
                <wp:extent cx="5814060" cy="381000"/>
                <wp:effectExtent l="0" t="0" r="15240" b="1905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1000"/>
                        </a:xfrm>
                        <a:prstGeom prst="rect">
                          <a:avLst/>
                        </a:prstGeom>
                        <a:solidFill>
                          <a:srgbClr val="FFFFFF"/>
                        </a:solidFill>
                        <a:ln w="9525">
                          <a:solidFill>
                            <a:srgbClr val="000000"/>
                          </a:solidFill>
                          <a:miter lim="800000"/>
                          <a:headEnd/>
                          <a:tailEnd/>
                        </a:ln>
                      </wps:spPr>
                      <wps:txbx>
                        <w:txbxContent>
                          <w:p w14:paraId="675CC1F7" w14:textId="1B1BBB37"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1F0452">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_x0000_s1059" type="#_x0000_t202" style="position:absolute;margin-left:6pt;margin-top:3.3pt;width:457.8pt;height:3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">
                <v:textbox>
                  <w:txbxContent>
                    <w:p w14:paraId="675CC1F7" w14:textId="1B1BBB37"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1F0452">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0.075M copper conc.</w:t>
                      </w:r>
                    </w:p>
                  </w:txbxContent>
                </v:textbox>
              </v:shape>
            </w:pict>
          </mc:Fallback>
        </mc:AlternateContent>
      </w:r>
    </w:p>
    <w:p w14:paraId="47637D49" w14:textId="679D672D" w:rsidR="00BB62B4" w:rsidRDefault="00871114" w:rsidP="00E036F9">
      <w:pPr>
        <w:pStyle w:val="Heading1"/>
      </w:pPr>
      <w:bookmarkStart w:id="1256" w:name="_Toc166100500"/>
      <w:r>
        <w:t xml:space="preserve">10 </w:t>
      </w:r>
      <w:r w:rsidR="00AB4911">
        <w:t>Data Processing</w:t>
      </w:r>
      <w:r w:rsidR="00FE67D7">
        <w:t xml:space="preserve"> – </w:t>
      </w:r>
      <w:r w:rsidR="003E0517">
        <w:t>EI</w:t>
      </w:r>
      <w:r w:rsidR="00E036F9">
        <w:t>%</w:t>
      </w:r>
      <w:bookmarkEnd w:id="1256"/>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77777777" w:rsidR="005B0760" w:rsidRDefault="009B74B5" w:rsidP="006519D1">
            <w:pPr>
              <w:spacing w:before="120" w:after="120" w:line="240" w:lineRule="auto"/>
              <w:jc w:val="center"/>
            </w:pPr>
            <w:r>
              <w:fldChar w:fldCharType="begin"/>
            </w:r>
            <w:r>
              <w:instrText xml:space="preserve"> REF _Ref159319206 \h  \* MERGEFORMAT </w:instrText>
            </w:r>
            <w:r>
              <w:fldChar w:fldCharType="separate"/>
            </w:r>
            <w:r w:rsidR="006519D1" w:rsidRPr="00BF3225">
              <w:rPr>
                <w:i/>
                <w:iCs/>
              </w:rPr>
              <w:t>[</w:t>
            </w:r>
            <w:r w:rsidR="00765606" w:rsidRPr="00BF3225">
              <w:rPr>
                <w:i/>
                <w:iCs/>
              </w:rPr>
              <w:t xml:space="preserve">Equation </w:t>
            </w:r>
            <w:r w:rsidR="006519D1" w:rsidRPr="00BF3225">
              <w:rPr>
                <w:i/>
                <w:iCs/>
                <w:noProof/>
              </w:rPr>
              <w:t>2]</w:t>
            </w:r>
            <w:r>
              <w:fldChar w:fldCharType="end"/>
            </w:r>
            <w:r w:rsidR="006519D1">
              <w:t xml:space="preserve"> </w:t>
            </w:r>
            <w:r w:rsidR="005D24B1">
              <w:t>Interaction Efficiency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257" w:name="_Toc166100501"/>
            <w:r>
              <w:t>10.1 Complex Solutions for Varying Solvents</w:t>
            </w:r>
            <w:bookmarkEnd w:id="1257"/>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p w14:paraId="0D65378B" w14:textId="76446CFD" w:rsidR="006818E4" w:rsidRDefault="00CB5D7A" w:rsidP="00C72332">
      <w:bookmarkStart w:id="1258" w:name="_Toc161773981"/>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2167892B"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1F0452">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60"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DUeNIMGwIAADMEAAAOAAAAAAAAAAAAAAAAAC4CAABkcnMvZTJvRG9jLnhtbFBLAQItABQA&#10;BgAIAAAAIQCxaSfn3AAAAAUBAAAPAAAAAAAAAAAAAAAAAHUEAABkcnMvZG93bnJldi54bWxQSwUG&#10;AAAAAAQABADzAAAAfgUAAAAA&#10;">
                <v:textbox>
                  <w:txbxContent>
                    <w:p w14:paraId="18980C52" w14:textId="2167892B"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1F0452">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1258"/>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DE183E">
        <w:tc>
          <w:tcPr>
            <w:tcW w:w="9576" w:type="dxa"/>
            <w:gridSpan w:val="4"/>
          </w:tcPr>
          <w:p w14:paraId="7F10903B" w14:textId="77777777" w:rsidR="006818E4" w:rsidRDefault="006818E4" w:rsidP="006867F6">
            <w:pPr>
              <w:pStyle w:val="Heading3"/>
              <w:spacing w:before="120" w:after="120" w:line="240" w:lineRule="auto"/>
              <w:jc w:val="center"/>
            </w:pPr>
            <w:bookmarkStart w:id="1259" w:name="_Toc166100502"/>
            <w:r>
              <w:lastRenderedPageBreak/>
              <w:t>10.2 Complex Solutions at Varying PPP Mass</w:t>
            </w:r>
            <w:r w:rsidR="006867F6">
              <w:t xml:space="preserve"> </w:t>
            </w:r>
            <w:r w:rsidR="006867F6" w:rsidRPr="006867F6">
              <w:t>(± 0.001)</w:t>
            </w:r>
            <w:r>
              <w:t xml:space="preserve"> (g)</w:t>
            </w:r>
            <w:bookmarkEnd w:id="1259"/>
          </w:p>
        </w:tc>
      </w:tr>
      <w:tr w:rsidR="006818E4" w14:paraId="1630D546" w14:textId="77777777" w:rsidTr="00DE183E">
        <w:tc>
          <w:tcPr>
            <w:tcW w:w="2394"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94"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94" w:type="dxa"/>
          </w:tcPr>
          <w:p w14:paraId="389CBD30" w14:textId="77777777" w:rsidR="006818E4" w:rsidRDefault="006818E4" w:rsidP="00DE183E">
            <w:pPr>
              <w:spacing w:before="120" w:after="120" w:line="240" w:lineRule="auto"/>
              <w:jc w:val="center"/>
              <w:rPr>
                <w:b/>
                <w:bCs/>
              </w:rPr>
            </w:pPr>
            <w:r>
              <w:rPr>
                <w:b/>
                <w:bCs/>
              </w:rPr>
              <w:t>0.025</w:t>
            </w:r>
          </w:p>
        </w:tc>
        <w:tc>
          <w:tcPr>
            <w:tcW w:w="2394"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DE183E">
        <w:tc>
          <w:tcPr>
            <w:tcW w:w="2394" w:type="dxa"/>
          </w:tcPr>
          <w:p w14:paraId="6A729533" w14:textId="77777777" w:rsidR="006818E4" w:rsidRDefault="006818E4" w:rsidP="00DE183E">
            <w:pPr>
              <w:spacing w:before="120" w:after="120" w:line="240" w:lineRule="auto"/>
              <w:jc w:val="center"/>
              <w:rPr>
                <w:b/>
                <w:bCs/>
              </w:rPr>
            </w:pPr>
            <w:r>
              <w:rPr>
                <w:b/>
                <w:bCs/>
              </w:rPr>
              <w:t>Water</w:t>
            </w:r>
          </w:p>
        </w:tc>
        <w:tc>
          <w:tcPr>
            <w:tcW w:w="2394" w:type="dxa"/>
          </w:tcPr>
          <w:p w14:paraId="48D2BD43" w14:textId="3D3A541A" w:rsidR="006818E4" w:rsidRDefault="00101C21" w:rsidP="00DE183E">
            <w:pPr>
              <w:spacing w:before="120" w:after="120" w:line="240" w:lineRule="auto"/>
              <w:jc w:val="center"/>
            </w:pPr>
            <w:r>
              <w:t>36</w:t>
            </w:r>
          </w:p>
        </w:tc>
        <w:tc>
          <w:tcPr>
            <w:tcW w:w="2394" w:type="dxa"/>
          </w:tcPr>
          <w:p w14:paraId="57B39738" w14:textId="38129ED3" w:rsidR="006818E4" w:rsidRDefault="00101C21" w:rsidP="00DE183E">
            <w:pPr>
              <w:spacing w:before="120" w:after="120" w:line="240" w:lineRule="auto"/>
              <w:jc w:val="center"/>
            </w:pPr>
            <w:r>
              <w:t>51</w:t>
            </w:r>
          </w:p>
        </w:tc>
        <w:tc>
          <w:tcPr>
            <w:tcW w:w="2394" w:type="dxa"/>
          </w:tcPr>
          <w:p w14:paraId="1FBD1E0E" w14:textId="3CC88006" w:rsidR="006818E4" w:rsidRDefault="00101C21" w:rsidP="00DE183E">
            <w:pPr>
              <w:spacing w:before="120" w:after="120" w:line="240" w:lineRule="auto"/>
              <w:jc w:val="center"/>
            </w:pPr>
            <w:r>
              <w:t>56</w:t>
            </w:r>
          </w:p>
        </w:tc>
      </w:tr>
      <w:tr w:rsidR="006818E4" w14:paraId="337077F3" w14:textId="77777777" w:rsidTr="00DE183E">
        <w:tc>
          <w:tcPr>
            <w:tcW w:w="2394" w:type="dxa"/>
          </w:tcPr>
          <w:p w14:paraId="11D6E8AC" w14:textId="77777777" w:rsidR="006818E4" w:rsidRDefault="006818E4" w:rsidP="00DE183E">
            <w:pPr>
              <w:spacing w:before="120" w:after="120" w:line="240" w:lineRule="auto"/>
              <w:jc w:val="center"/>
              <w:rPr>
                <w:b/>
                <w:bCs/>
              </w:rPr>
            </w:pPr>
            <w:r>
              <w:rPr>
                <w:b/>
                <w:bCs/>
              </w:rPr>
              <w:t>Ethanol</w:t>
            </w:r>
          </w:p>
        </w:tc>
        <w:tc>
          <w:tcPr>
            <w:tcW w:w="2394" w:type="dxa"/>
          </w:tcPr>
          <w:p w14:paraId="7CA8CEB2" w14:textId="72E44436" w:rsidR="006818E4" w:rsidRDefault="00101C21" w:rsidP="00DE183E">
            <w:pPr>
              <w:spacing w:before="120" w:after="120" w:line="240" w:lineRule="auto"/>
              <w:jc w:val="center"/>
            </w:pPr>
            <w:r>
              <w:t>7</w:t>
            </w:r>
          </w:p>
        </w:tc>
        <w:tc>
          <w:tcPr>
            <w:tcW w:w="2394" w:type="dxa"/>
          </w:tcPr>
          <w:p w14:paraId="730E760D" w14:textId="0A70ABD5" w:rsidR="006818E4" w:rsidRDefault="00101C21" w:rsidP="00DE183E">
            <w:pPr>
              <w:spacing w:before="120" w:after="120" w:line="240" w:lineRule="auto"/>
              <w:jc w:val="center"/>
            </w:pPr>
            <w:r>
              <w:t>25</w:t>
            </w:r>
          </w:p>
        </w:tc>
        <w:tc>
          <w:tcPr>
            <w:tcW w:w="2394" w:type="dxa"/>
          </w:tcPr>
          <w:p w14:paraId="0CD3C670" w14:textId="0D4A863A" w:rsidR="006818E4" w:rsidRDefault="00101C21" w:rsidP="00DE183E">
            <w:pPr>
              <w:spacing w:before="120" w:after="120" w:line="240" w:lineRule="auto"/>
              <w:jc w:val="center"/>
            </w:pPr>
            <w:r>
              <w:t>35</w:t>
            </w:r>
          </w:p>
        </w:tc>
      </w:tr>
      <w:tr w:rsidR="006818E4" w14:paraId="54B7A210" w14:textId="77777777" w:rsidTr="00DE183E">
        <w:tc>
          <w:tcPr>
            <w:tcW w:w="2394" w:type="dxa"/>
          </w:tcPr>
          <w:p w14:paraId="7CB68721" w14:textId="77777777" w:rsidR="006818E4" w:rsidRDefault="006818E4" w:rsidP="00DE183E">
            <w:pPr>
              <w:spacing w:before="120" w:after="120" w:line="240" w:lineRule="auto"/>
              <w:jc w:val="center"/>
              <w:rPr>
                <w:b/>
                <w:bCs/>
              </w:rPr>
            </w:pPr>
            <w:r>
              <w:rPr>
                <w:b/>
                <w:bCs/>
              </w:rPr>
              <w:t>Methanol</w:t>
            </w:r>
          </w:p>
        </w:tc>
        <w:tc>
          <w:tcPr>
            <w:tcW w:w="2394" w:type="dxa"/>
          </w:tcPr>
          <w:p w14:paraId="016B05BD" w14:textId="10861020" w:rsidR="006818E4" w:rsidRDefault="00101C21" w:rsidP="00DE183E">
            <w:pPr>
              <w:spacing w:before="120" w:after="120" w:line="240" w:lineRule="auto"/>
              <w:jc w:val="center"/>
            </w:pPr>
            <w:r>
              <w:t>33</w:t>
            </w:r>
          </w:p>
        </w:tc>
        <w:tc>
          <w:tcPr>
            <w:tcW w:w="2394" w:type="dxa"/>
          </w:tcPr>
          <w:p w14:paraId="01C7C3CF" w14:textId="6CD6E46D" w:rsidR="006818E4" w:rsidRDefault="00101C21" w:rsidP="00DE183E">
            <w:pPr>
              <w:spacing w:before="120" w:after="120" w:line="240" w:lineRule="auto"/>
              <w:jc w:val="center"/>
            </w:pPr>
            <w:r>
              <w:t>61</w:t>
            </w:r>
          </w:p>
        </w:tc>
        <w:tc>
          <w:tcPr>
            <w:tcW w:w="2394" w:type="dxa"/>
          </w:tcPr>
          <w:p w14:paraId="67AF8CC0" w14:textId="023FF709" w:rsidR="006818E4" w:rsidRDefault="00101C21" w:rsidP="00DE183E">
            <w:pPr>
              <w:spacing w:before="120" w:after="120" w:line="240" w:lineRule="auto"/>
              <w:jc w:val="center"/>
            </w:pPr>
            <w:r>
              <w:t>78</w:t>
            </w:r>
          </w:p>
        </w:tc>
      </w:tr>
      <w:tr w:rsidR="006818E4" w14:paraId="2B2B9DA9" w14:textId="77777777" w:rsidTr="00DE183E">
        <w:tc>
          <w:tcPr>
            <w:tcW w:w="2394" w:type="dxa"/>
          </w:tcPr>
          <w:p w14:paraId="23D11828" w14:textId="77777777" w:rsidR="006818E4" w:rsidRDefault="006818E4" w:rsidP="00DE183E">
            <w:pPr>
              <w:spacing w:before="120" w:after="120" w:line="240" w:lineRule="auto"/>
              <w:jc w:val="center"/>
              <w:rPr>
                <w:b/>
                <w:bCs/>
              </w:rPr>
            </w:pPr>
            <w:r>
              <w:rPr>
                <w:b/>
                <w:bCs/>
              </w:rPr>
              <w:t>50% Ethanol</w:t>
            </w:r>
          </w:p>
        </w:tc>
        <w:tc>
          <w:tcPr>
            <w:tcW w:w="2394" w:type="dxa"/>
          </w:tcPr>
          <w:p w14:paraId="27986FEE" w14:textId="1AFF5A48" w:rsidR="006818E4" w:rsidRPr="00B657B5" w:rsidRDefault="00101C21" w:rsidP="00DE183E">
            <w:pPr>
              <w:spacing w:before="120" w:after="120" w:line="240" w:lineRule="auto"/>
              <w:jc w:val="center"/>
              <w:rPr>
                <w:highlight w:val="yellow"/>
              </w:rPr>
            </w:pPr>
            <w:r w:rsidRPr="00101C21">
              <w:t>30</w:t>
            </w:r>
          </w:p>
        </w:tc>
        <w:tc>
          <w:tcPr>
            <w:tcW w:w="2394" w:type="dxa"/>
          </w:tcPr>
          <w:p w14:paraId="1E0AB62F" w14:textId="1E542DD6" w:rsidR="006818E4" w:rsidRDefault="00101C21" w:rsidP="00DE183E">
            <w:pPr>
              <w:spacing w:before="120" w:after="120" w:line="240" w:lineRule="auto"/>
              <w:jc w:val="center"/>
            </w:pPr>
            <w:r>
              <w:t>26</w:t>
            </w:r>
          </w:p>
        </w:tc>
        <w:tc>
          <w:tcPr>
            <w:tcW w:w="2394" w:type="dxa"/>
          </w:tcPr>
          <w:p w14:paraId="1BFBEFCF" w14:textId="29542B98" w:rsidR="006818E4" w:rsidRDefault="00101C21" w:rsidP="00DE183E">
            <w:pPr>
              <w:spacing w:before="120" w:after="120" w:line="240" w:lineRule="auto"/>
              <w:jc w:val="center"/>
            </w:pPr>
            <w:r>
              <w:t>16</w:t>
            </w:r>
          </w:p>
        </w:tc>
      </w:tr>
      <w:tr w:rsidR="006818E4" w14:paraId="0BB409B7" w14:textId="77777777" w:rsidTr="00DE183E">
        <w:tc>
          <w:tcPr>
            <w:tcW w:w="2394" w:type="dxa"/>
          </w:tcPr>
          <w:p w14:paraId="434C1E7B" w14:textId="77777777" w:rsidR="006818E4" w:rsidRDefault="006818E4" w:rsidP="00DE183E">
            <w:pPr>
              <w:spacing w:before="120" w:after="120" w:line="240" w:lineRule="auto"/>
              <w:jc w:val="center"/>
              <w:rPr>
                <w:b/>
                <w:bCs/>
              </w:rPr>
            </w:pPr>
            <w:r>
              <w:rPr>
                <w:b/>
                <w:bCs/>
              </w:rPr>
              <w:t>50% Methanol</w:t>
            </w:r>
          </w:p>
        </w:tc>
        <w:tc>
          <w:tcPr>
            <w:tcW w:w="2394" w:type="dxa"/>
          </w:tcPr>
          <w:p w14:paraId="5A3A3677" w14:textId="39F5F318" w:rsidR="006818E4" w:rsidRPr="00B657B5" w:rsidRDefault="006D072F" w:rsidP="00DE183E">
            <w:pPr>
              <w:spacing w:before="120" w:after="120" w:line="240" w:lineRule="auto"/>
              <w:jc w:val="center"/>
              <w:rPr>
                <w:highlight w:val="yellow"/>
              </w:rPr>
            </w:pPr>
            <w:r w:rsidRPr="006D072F">
              <w:t>-</w:t>
            </w:r>
          </w:p>
        </w:tc>
        <w:tc>
          <w:tcPr>
            <w:tcW w:w="2394" w:type="dxa"/>
          </w:tcPr>
          <w:p w14:paraId="06484EA6" w14:textId="2B7B9FA2" w:rsidR="006818E4" w:rsidRDefault="006D072F" w:rsidP="00DE183E">
            <w:pPr>
              <w:spacing w:before="120" w:after="120" w:line="240" w:lineRule="auto"/>
              <w:jc w:val="center"/>
            </w:pPr>
            <w:r>
              <w:t>-</w:t>
            </w:r>
          </w:p>
        </w:tc>
        <w:tc>
          <w:tcPr>
            <w:tcW w:w="2394" w:type="dxa"/>
          </w:tcPr>
          <w:p w14:paraId="1EFDDA7F" w14:textId="3F0F2F1F" w:rsidR="006818E4" w:rsidRDefault="00057DE7" w:rsidP="00DE183E">
            <w:pPr>
              <w:spacing w:before="120" w:after="120" w:line="240" w:lineRule="auto"/>
              <w:jc w:val="center"/>
            </w:pPr>
            <w:r>
              <w:t>24</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7A8B3A9F"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1F0452">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61"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OIT3qxsCAAAzBAAADgAAAAAAAAAAAAAAAAAuAgAAZHJzL2Uyb0RvYy54bWxQSwECLQAU&#10;AAYACAAAACEAYZox690AAAAGAQAADwAAAAAAAAAAAAAAAAB1BAAAZHJzL2Rvd25yZXYueG1sUEsF&#10;BgAAAAAEAAQA8wAAAH8FAAAAAA==&#10;">
                <v:textbox>
                  <w:txbxContent>
                    <w:p w14:paraId="2F8899C3" w14:textId="7A8B3A9F"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1F0452">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DE183E">
        <w:tc>
          <w:tcPr>
            <w:tcW w:w="9576" w:type="dxa"/>
            <w:gridSpan w:val="4"/>
          </w:tcPr>
          <w:p w14:paraId="2B8403B5" w14:textId="77777777" w:rsidR="006954BB" w:rsidRDefault="006954BB" w:rsidP="00DE183E">
            <w:pPr>
              <w:pStyle w:val="Heading3"/>
              <w:spacing w:before="120" w:after="120" w:line="240" w:lineRule="auto"/>
              <w:jc w:val="center"/>
            </w:pPr>
            <w:bookmarkStart w:id="1260" w:name="_Toc166100503"/>
            <w:r>
              <w:t>10.3 Complex Solutions at Varying Copper Concentrations (moldm</w:t>
            </w:r>
            <w:r w:rsidRPr="00881589">
              <w:rPr>
                <w:vertAlign w:val="superscript"/>
              </w:rPr>
              <w:t>-3</w:t>
            </w:r>
            <w:r>
              <w:t>)</w:t>
            </w:r>
            <w:bookmarkEnd w:id="1260"/>
          </w:p>
        </w:tc>
      </w:tr>
      <w:tr w:rsidR="006954BB" w:rsidRPr="00325538" w14:paraId="5FF7150C" w14:textId="77777777" w:rsidTr="00DE183E">
        <w:tc>
          <w:tcPr>
            <w:tcW w:w="2394"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394"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394"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394"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DE183E">
        <w:tc>
          <w:tcPr>
            <w:tcW w:w="2394" w:type="dxa"/>
          </w:tcPr>
          <w:p w14:paraId="24EF56C9" w14:textId="77777777" w:rsidR="006954BB" w:rsidRPr="007F05C2" w:rsidRDefault="006954BB" w:rsidP="00DE183E">
            <w:pPr>
              <w:spacing w:before="120" w:after="120" w:line="240" w:lineRule="auto"/>
              <w:jc w:val="center"/>
              <w:rPr>
                <w:b/>
                <w:bCs/>
              </w:rPr>
            </w:pPr>
            <w:r>
              <w:rPr>
                <w:b/>
                <w:bCs/>
              </w:rPr>
              <w:t>Water</w:t>
            </w:r>
          </w:p>
        </w:tc>
        <w:tc>
          <w:tcPr>
            <w:tcW w:w="2394" w:type="dxa"/>
          </w:tcPr>
          <w:p w14:paraId="0CE1264E" w14:textId="63312392" w:rsidR="006954BB" w:rsidRDefault="001A5A41" w:rsidP="00DE183E">
            <w:pPr>
              <w:spacing w:before="120" w:after="120" w:line="240" w:lineRule="auto"/>
              <w:jc w:val="center"/>
            </w:pPr>
            <w:r>
              <w:t>58</w:t>
            </w:r>
          </w:p>
        </w:tc>
        <w:tc>
          <w:tcPr>
            <w:tcW w:w="2394" w:type="dxa"/>
          </w:tcPr>
          <w:p w14:paraId="3487242D" w14:textId="59AAE17B" w:rsidR="006954BB" w:rsidRDefault="001A5A41" w:rsidP="00DE183E">
            <w:pPr>
              <w:spacing w:before="120" w:after="120" w:line="240" w:lineRule="auto"/>
              <w:jc w:val="center"/>
            </w:pPr>
            <w:r>
              <w:t>5</w:t>
            </w:r>
            <w:r w:rsidR="00075A08">
              <w:t>6</w:t>
            </w:r>
          </w:p>
        </w:tc>
        <w:tc>
          <w:tcPr>
            <w:tcW w:w="2394" w:type="dxa"/>
          </w:tcPr>
          <w:p w14:paraId="3F83A1C6" w14:textId="356D0FBE" w:rsidR="006954BB" w:rsidRDefault="001A5A41" w:rsidP="00DE183E">
            <w:pPr>
              <w:spacing w:before="120" w:after="120" w:line="240" w:lineRule="auto"/>
              <w:jc w:val="center"/>
            </w:pPr>
            <w:r>
              <w:t>34</w:t>
            </w:r>
          </w:p>
        </w:tc>
      </w:tr>
      <w:tr w:rsidR="006954BB" w14:paraId="2A87ED5B" w14:textId="77777777" w:rsidTr="00DE183E">
        <w:tc>
          <w:tcPr>
            <w:tcW w:w="2394"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394" w:type="dxa"/>
          </w:tcPr>
          <w:p w14:paraId="53658C5A" w14:textId="41FC8D5F" w:rsidR="006954BB" w:rsidRDefault="001A5A41" w:rsidP="00DE183E">
            <w:pPr>
              <w:spacing w:before="120" w:after="120" w:line="240" w:lineRule="auto"/>
              <w:jc w:val="center"/>
            </w:pPr>
            <w:r>
              <w:t>57</w:t>
            </w:r>
          </w:p>
        </w:tc>
        <w:tc>
          <w:tcPr>
            <w:tcW w:w="2394" w:type="dxa"/>
          </w:tcPr>
          <w:p w14:paraId="79C641AB" w14:textId="3231FFB4" w:rsidR="006954BB" w:rsidRDefault="001A5A41" w:rsidP="00DE183E">
            <w:pPr>
              <w:spacing w:before="120" w:after="120" w:line="240" w:lineRule="auto"/>
              <w:jc w:val="center"/>
            </w:pPr>
            <w:r>
              <w:t>58</w:t>
            </w:r>
          </w:p>
        </w:tc>
        <w:tc>
          <w:tcPr>
            <w:tcW w:w="2394" w:type="dxa"/>
          </w:tcPr>
          <w:p w14:paraId="45D22951" w14:textId="460A2CCF" w:rsidR="006954BB" w:rsidRDefault="001A5A41" w:rsidP="00DE183E">
            <w:pPr>
              <w:spacing w:before="120" w:after="120" w:line="240" w:lineRule="auto"/>
              <w:jc w:val="center"/>
            </w:pPr>
            <w:r>
              <w:t>33</w:t>
            </w:r>
          </w:p>
        </w:tc>
      </w:tr>
      <w:tr w:rsidR="006954BB" w14:paraId="70A90C1C" w14:textId="77777777" w:rsidTr="00DE183E">
        <w:tc>
          <w:tcPr>
            <w:tcW w:w="2394"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394" w:type="dxa"/>
          </w:tcPr>
          <w:p w14:paraId="7202A014" w14:textId="18718416" w:rsidR="006954BB" w:rsidRDefault="001124A1" w:rsidP="00DE183E">
            <w:pPr>
              <w:spacing w:before="120" w:after="120" w:line="240" w:lineRule="auto"/>
              <w:jc w:val="center"/>
            </w:pPr>
            <w:r>
              <w:t>44</w:t>
            </w:r>
          </w:p>
        </w:tc>
        <w:tc>
          <w:tcPr>
            <w:tcW w:w="2394" w:type="dxa"/>
          </w:tcPr>
          <w:p w14:paraId="69C424EF" w14:textId="17358A19" w:rsidR="006954BB" w:rsidRDefault="00F53323" w:rsidP="00DE183E">
            <w:pPr>
              <w:spacing w:before="120" w:after="120" w:line="240" w:lineRule="auto"/>
              <w:jc w:val="center"/>
            </w:pPr>
            <w:r>
              <w:t>78</w:t>
            </w:r>
          </w:p>
        </w:tc>
        <w:tc>
          <w:tcPr>
            <w:tcW w:w="2394" w:type="dxa"/>
          </w:tcPr>
          <w:p w14:paraId="24C9E6D4" w14:textId="13CA9A90" w:rsidR="006954BB" w:rsidRDefault="001124A1" w:rsidP="00DE183E">
            <w:pPr>
              <w:spacing w:before="120" w:after="120" w:line="240" w:lineRule="auto"/>
              <w:jc w:val="center"/>
            </w:pPr>
            <w:r>
              <w:t>51</w:t>
            </w:r>
          </w:p>
        </w:tc>
      </w:tr>
      <w:tr w:rsidR="006954BB" w14:paraId="6B8169D6" w14:textId="77777777" w:rsidTr="00DE183E">
        <w:tc>
          <w:tcPr>
            <w:tcW w:w="2394" w:type="dxa"/>
          </w:tcPr>
          <w:p w14:paraId="204277C0" w14:textId="77777777" w:rsidR="006954BB" w:rsidRPr="007F05C2" w:rsidRDefault="006954BB" w:rsidP="00DE183E">
            <w:pPr>
              <w:spacing w:before="120" w:after="120" w:line="240" w:lineRule="auto"/>
              <w:jc w:val="center"/>
              <w:rPr>
                <w:b/>
                <w:bCs/>
              </w:rPr>
            </w:pPr>
            <w:r>
              <w:rPr>
                <w:b/>
                <w:bCs/>
              </w:rPr>
              <w:t>50% Ethanol</w:t>
            </w:r>
          </w:p>
        </w:tc>
        <w:tc>
          <w:tcPr>
            <w:tcW w:w="2394" w:type="dxa"/>
          </w:tcPr>
          <w:p w14:paraId="30F8B1AE" w14:textId="7109BCB1" w:rsidR="006954BB" w:rsidRDefault="00DB149B" w:rsidP="00DE183E">
            <w:pPr>
              <w:spacing w:before="120" w:after="120" w:line="240" w:lineRule="auto"/>
              <w:jc w:val="center"/>
            </w:pPr>
            <w:r>
              <w:t>61</w:t>
            </w:r>
          </w:p>
        </w:tc>
        <w:tc>
          <w:tcPr>
            <w:tcW w:w="2394" w:type="dxa"/>
          </w:tcPr>
          <w:p w14:paraId="4FC52B23" w14:textId="0732DA42" w:rsidR="006954BB" w:rsidRDefault="00DB149B" w:rsidP="00DE183E">
            <w:pPr>
              <w:spacing w:before="120" w:after="120" w:line="240" w:lineRule="auto"/>
              <w:jc w:val="center"/>
            </w:pPr>
            <w:r>
              <w:t>16</w:t>
            </w:r>
          </w:p>
        </w:tc>
        <w:tc>
          <w:tcPr>
            <w:tcW w:w="2394" w:type="dxa"/>
          </w:tcPr>
          <w:p w14:paraId="5A14D021" w14:textId="4DA231B4" w:rsidR="006954BB" w:rsidRDefault="00507E0A" w:rsidP="00DE183E">
            <w:pPr>
              <w:spacing w:before="120" w:after="120" w:line="240" w:lineRule="auto"/>
              <w:jc w:val="center"/>
            </w:pPr>
            <w:r>
              <w:t>3</w:t>
            </w:r>
          </w:p>
        </w:tc>
      </w:tr>
      <w:tr w:rsidR="006954BB" w14:paraId="07A4D7FB" w14:textId="77777777" w:rsidTr="00DE183E">
        <w:tc>
          <w:tcPr>
            <w:tcW w:w="2394" w:type="dxa"/>
          </w:tcPr>
          <w:p w14:paraId="5EC62D81" w14:textId="77777777" w:rsidR="006954BB" w:rsidRDefault="006954BB" w:rsidP="00DE183E">
            <w:pPr>
              <w:spacing w:before="120" w:after="120" w:line="240" w:lineRule="auto"/>
              <w:jc w:val="center"/>
              <w:rPr>
                <w:b/>
                <w:bCs/>
              </w:rPr>
            </w:pPr>
            <w:r>
              <w:rPr>
                <w:b/>
                <w:bCs/>
              </w:rPr>
              <w:t>50% Methanol</w:t>
            </w:r>
          </w:p>
        </w:tc>
        <w:tc>
          <w:tcPr>
            <w:tcW w:w="2394" w:type="dxa"/>
          </w:tcPr>
          <w:p w14:paraId="73CC83F4" w14:textId="5EEECD9B" w:rsidR="006954BB" w:rsidRDefault="00C461BB" w:rsidP="00DE183E">
            <w:pPr>
              <w:spacing w:before="120" w:after="120" w:line="240" w:lineRule="auto"/>
              <w:jc w:val="center"/>
            </w:pPr>
            <w:r>
              <w:t>18</w:t>
            </w:r>
          </w:p>
        </w:tc>
        <w:tc>
          <w:tcPr>
            <w:tcW w:w="2394" w:type="dxa"/>
          </w:tcPr>
          <w:p w14:paraId="07EF1C88" w14:textId="1E6D806A" w:rsidR="006954BB" w:rsidRDefault="00C461BB" w:rsidP="00DE183E">
            <w:pPr>
              <w:spacing w:before="120" w:after="120" w:line="240" w:lineRule="auto"/>
              <w:jc w:val="center"/>
            </w:pPr>
            <w:r>
              <w:t>24</w:t>
            </w:r>
          </w:p>
        </w:tc>
        <w:tc>
          <w:tcPr>
            <w:tcW w:w="2394" w:type="dxa"/>
          </w:tcPr>
          <w:p w14:paraId="7B264EAA" w14:textId="7211A957" w:rsidR="006954BB" w:rsidRDefault="00C461BB" w:rsidP="00DE183E">
            <w:pPr>
              <w:spacing w:before="120" w:after="120" w:line="240" w:lineRule="auto"/>
              <w:jc w:val="center"/>
            </w:pPr>
            <w:r>
              <w:t>34</w:t>
            </w:r>
          </w:p>
        </w:tc>
      </w:tr>
    </w:tbl>
    <w:p w14:paraId="11C27511" w14:textId="686B5AEE" w:rsidR="00F565C8" w:rsidRDefault="00CB5D7A" w:rsidP="00C72332">
      <w:bookmarkStart w:id="1261" w:name="_Toc161773984"/>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16BB72C4"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1F0452">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62"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0kOHA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MV0TCJESKvW6iOxCzCoFyaNDo0gL8460i1Jfc/9wIVZ+ajpe4s8uk0yjwZ09nbCRl4&#10;6dleeoSVBFXywNlwXIdhNPYO9a6hSIMeLNxSR2udyH7O6pQ/KTP14DRFUfqXdnr1POurR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1eNJDhwCAAAzBAAADgAAAAAAAAAAAAAAAAAuAgAAZHJzL2Uyb0RvYy54bWxQSwECLQAU&#10;AAYACAAAACEAaPG7ltwAAAAFAQAADwAAAAAAAAAAAAAAAAB2BAAAZHJzL2Rvd25yZXYueG1sUEsF&#10;BgAAAAAEAAQA8wAAAH8FAAAAAA==&#10;">
                <v:textbox>
                  <w:txbxContent>
                    <w:p w14:paraId="06CCD85E" w14:textId="16BB72C4"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1F0452">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1261"/>
    </w:p>
    <w:tbl>
      <w:tblPr>
        <w:tblStyle w:val="TableGrid"/>
        <w:tblW w:w="5000" w:type="pct"/>
        <w:tblLook w:val="04A0" w:firstRow="1" w:lastRow="0" w:firstColumn="1" w:lastColumn="0" w:noHBand="0" w:noVBand="1"/>
      </w:tblPr>
      <w:tblGrid>
        <w:gridCol w:w="4675"/>
        <w:gridCol w:w="4675"/>
      </w:tblGrid>
      <w:tr w:rsidR="00B46B5F" w:rsidRPr="00A36612" w14:paraId="277150A1" w14:textId="77777777" w:rsidTr="00B02B01">
        <w:tc>
          <w:tcPr>
            <w:tcW w:w="5000" w:type="pct"/>
            <w:gridSpan w:val="2"/>
          </w:tcPr>
          <w:p w14:paraId="42D60457" w14:textId="48D97187" w:rsidR="00B46B5F" w:rsidRPr="00373473" w:rsidRDefault="00B46B5F" w:rsidP="00B02B01">
            <w:pPr>
              <w:pStyle w:val="Heading3"/>
              <w:spacing w:before="120" w:after="120" w:line="240" w:lineRule="auto"/>
              <w:jc w:val="center"/>
            </w:pPr>
            <w:bookmarkStart w:id="1262" w:name="_Toc166100504"/>
            <w:r>
              <w:t>10.4 Complex Solutions for Varying Water:Cu</w:t>
            </w:r>
            <w:r w:rsidRPr="00373473">
              <w:rPr>
                <w:vertAlign w:val="superscript"/>
              </w:rPr>
              <w:t>2+</w:t>
            </w:r>
            <w:r>
              <w:t xml:space="preserve"> Voluminal Ratios (cm</w:t>
            </w:r>
            <w:r w:rsidRPr="00373473">
              <w:rPr>
                <w:vertAlign w:val="superscript"/>
              </w:rPr>
              <w:t>3</w:t>
            </w:r>
            <w:r>
              <w:t>)</w:t>
            </w:r>
            <w:bookmarkEnd w:id="1262"/>
          </w:p>
        </w:tc>
      </w:tr>
      <w:tr w:rsidR="00B46B5F" w14:paraId="668A7E5F" w14:textId="77777777" w:rsidTr="00B02B01">
        <w:tc>
          <w:tcPr>
            <w:tcW w:w="2500" w:type="pct"/>
          </w:tcPr>
          <w:p w14:paraId="412EEDDB" w14:textId="77777777" w:rsidR="00B46B5F" w:rsidRPr="007F05C2" w:rsidRDefault="00B46B5F" w:rsidP="00B02B01">
            <w:pPr>
              <w:spacing w:before="120" w:after="120" w:line="240" w:lineRule="auto"/>
              <w:jc w:val="center"/>
              <w:rPr>
                <w:b/>
                <w:bCs/>
              </w:rPr>
            </w:pPr>
            <w:r>
              <w:rPr>
                <w:b/>
                <w:bCs/>
              </w:rPr>
              <w:t>10:10</w:t>
            </w:r>
          </w:p>
        </w:tc>
        <w:tc>
          <w:tcPr>
            <w:tcW w:w="2500" w:type="pct"/>
          </w:tcPr>
          <w:p w14:paraId="4067BB55" w14:textId="77777777" w:rsidR="00B46B5F" w:rsidRDefault="00B46B5F" w:rsidP="00B02B01">
            <w:pPr>
              <w:spacing w:before="120" w:after="120" w:line="240" w:lineRule="auto"/>
              <w:jc w:val="center"/>
            </w:pPr>
            <w:r>
              <w:t>-</w:t>
            </w:r>
          </w:p>
        </w:tc>
      </w:tr>
      <w:tr w:rsidR="00B46B5F" w14:paraId="22CAE453" w14:textId="77777777" w:rsidTr="00B02B01">
        <w:tc>
          <w:tcPr>
            <w:tcW w:w="2500" w:type="pct"/>
          </w:tcPr>
          <w:p w14:paraId="6A1F0230" w14:textId="77777777" w:rsidR="00B46B5F" w:rsidRPr="007F05C2" w:rsidRDefault="00B46B5F" w:rsidP="00B02B01">
            <w:pPr>
              <w:spacing w:before="120" w:after="120" w:line="240" w:lineRule="auto"/>
              <w:jc w:val="center"/>
              <w:rPr>
                <w:b/>
                <w:bCs/>
              </w:rPr>
            </w:pPr>
            <w:r>
              <w:rPr>
                <w:b/>
                <w:bCs/>
              </w:rPr>
              <w:t>10:20</w:t>
            </w:r>
          </w:p>
        </w:tc>
        <w:tc>
          <w:tcPr>
            <w:tcW w:w="2500" w:type="pct"/>
          </w:tcPr>
          <w:p w14:paraId="42A3D90F" w14:textId="131A3830" w:rsidR="00B46B5F" w:rsidRDefault="00E21898" w:rsidP="00B02B01">
            <w:pPr>
              <w:spacing w:before="120" w:after="120" w:line="240" w:lineRule="auto"/>
              <w:jc w:val="center"/>
            </w:pPr>
            <w:r>
              <w:t>32</w:t>
            </w:r>
          </w:p>
        </w:tc>
      </w:tr>
      <w:tr w:rsidR="00B46B5F" w14:paraId="36A60814" w14:textId="77777777" w:rsidTr="00B02B01">
        <w:tc>
          <w:tcPr>
            <w:tcW w:w="2500" w:type="pct"/>
          </w:tcPr>
          <w:p w14:paraId="5CA60FC1" w14:textId="77777777" w:rsidR="00B46B5F" w:rsidRPr="007F05C2" w:rsidRDefault="00B46B5F" w:rsidP="00B02B01">
            <w:pPr>
              <w:spacing w:before="120" w:after="120" w:line="240" w:lineRule="auto"/>
              <w:jc w:val="center"/>
              <w:rPr>
                <w:b/>
                <w:bCs/>
              </w:rPr>
            </w:pPr>
            <w:r>
              <w:rPr>
                <w:b/>
                <w:bCs/>
              </w:rPr>
              <w:t>10:30</w:t>
            </w:r>
          </w:p>
        </w:tc>
        <w:tc>
          <w:tcPr>
            <w:tcW w:w="2500" w:type="pct"/>
          </w:tcPr>
          <w:p w14:paraId="69B74384" w14:textId="0857ECDF" w:rsidR="00B46B5F" w:rsidRDefault="00E21898" w:rsidP="00B02B01">
            <w:pPr>
              <w:spacing w:before="120" w:after="120" w:line="240" w:lineRule="auto"/>
              <w:jc w:val="center"/>
            </w:pPr>
            <w:r>
              <w:t>24</w:t>
            </w:r>
          </w:p>
        </w:tc>
      </w:tr>
      <w:tr w:rsidR="00B46B5F" w14:paraId="45EA98EE" w14:textId="77777777" w:rsidTr="00B02B01">
        <w:tc>
          <w:tcPr>
            <w:tcW w:w="2500" w:type="pct"/>
          </w:tcPr>
          <w:p w14:paraId="1A90BB0A" w14:textId="77777777" w:rsidR="00B46B5F" w:rsidRPr="007F05C2" w:rsidRDefault="00B46B5F" w:rsidP="00B02B01">
            <w:pPr>
              <w:spacing w:before="120" w:after="120" w:line="240" w:lineRule="auto"/>
              <w:jc w:val="center"/>
              <w:rPr>
                <w:b/>
                <w:bCs/>
              </w:rPr>
            </w:pPr>
            <w:r>
              <w:rPr>
                <w:b/>
                <w:bCs/>
              </w:rPr>
              <w:t>20:10</w:t>
            </w:r>
          </w:p>
        </w:tc>
        <w:tc>
          <w:tcPr>
            <w:tcW w:w="2500" w:type="pct"/>
          </w:tcPr>
          <w:p w14:paraId="3D6424F5" w14:textId="4495DA54" w:rsidR="00B46B5F" w:rsidRDefault="00E21898" w:rsidP="00B02B01">
            <w:pPr>
              <w:spacing w:before="120" w:after="120" w:line="240" w:lineRule="auto"/>
              <w:jc w:val="center"/>
            </w:pPr>
            <w:r>
              <w:t>56</w:t>
            </w:r>
          </w:p>
        </w:tc>
      </w:tr>
      <w:tr w:rsidR="00B46B5F" w14:paraId="762D6393" w14:textId="77777777" w:rsidTr="00B02B01">
        <w:tc>
          <w:tcPr>
            <w:tcW w:w="2500" w:type="pct"/>
          </w:tcPr>
          <w:p w14:paraId="53F9B8B4" w14:textId="77777777" w:rsidR="00B46B5F" w:rsidRDefault="00B46B5F" w:rsidP="00B02B01">
            <w:pPr>
              <w:spacing w:before="120" w:after="120" w:line="240" w:lineRule="auto"/>
              <w:jc w:val="center"/>
              <w:rPr>
                <w:b/>
                <w:bCs/>
              </w:rPr>
            </w:pPr>
            <w:r>
              <w:rPr>
                <w:b/>
                <w:bCs/>
              </w:rPr>
              <w:t>20:30</w:t>
            </w:r>
          </w:p>
        </w:tc>
        <w:tc>
          <w:tcPr>
            <w:tcW w:w="2500" w:type="pct"/>
          </w:tcPr>
          <w:p w14:paraId="2E2FADDB" w14:textId="5ACED786" w:rsidR="00B46B5F" w:rsidRDefault="00E21898" w:rsidP="00B02B01">
            <w:pPr>
              <w:spacing w:before="120" w:after="120" w:line="240" w:lineRule="auto"/>
              <w:jc w:val="center"/>
            </w:pPr>
            <w:r>
              <w:t>25</w:t>
            </w:r>
          </w:p>
        </w:tc>
      </w:tr>
      <w:tr w:rsidR="00B46B5F" w14:paraId="780148C7" w14:textId="77777777" w:rsidTr="00B02B01">
        <w:tc>
          <w:tcPr>
            <w:tcW w:w="2500" w:type="pct"/>
          </w:tcPr>
          <w:p w14:paraId="4652075F" w14:textId="77777777" w:rsidR="00B46B5F" w:rsidRDefault="00B46B5F" w:rsidP="00B02B01">
            <w:pPr>
              <w:spacing w:before="120" w:after="120" w:line="240" w:lineRule="auto"/>
              <w:jc w:val="center"/>
              <w:rPr>
                <w:b/>
                <w:bCs/>
              </w:rPr>
            </w:pPr>
            <w:r>
              <w:rPr>
                <w:b/>
                <w:bCs/>
              </w:rPr>
              <w:t>30:10</w:t>
            </w:r>
          </w:p>
        </w:tc>
        <w:tc>
          <w:tcPr>
            <w:tcW w:w="2500" w:type="pct"/>
          </w:tcPr>
          <w:p w14:paraId="53F1A2D9" w14:textId="15DE519E" w:rsidR="00B46B5F" w:rsidRDefault="00E21898" w:rsidP="00B02B01">
            <w:pPr>
              <w:spacing w:before="120" w:after="120" w:line="240" w:lineRule="auto"/>
              <w:jc w:val="center"/>
            </w:pPr>
            <w:r>
              <w:t>-170</w:t>
            </w:r>
          </w:p>
        </w:tc>
      </w:tr>
      <w:tr w:rsidR="00B46B5F" w14:paraId="2D57F26D" w14:textId="77777777" w:rsidTr="00B02B01">
        <w:tc>
          <w:tcPr>
            <w:tcW w:w="2500" w:type="pct"/>
          </w:tcPr>
          <w:p w14:paraId="6451F459" w14:textId="77777777" w:rsidR="00B46B5F" w:rsidRDefault="00B46B5F" w:rsidP="00B02B01">
            <w:pPr>
              <w:spacing w:before="120" w:after="120" w:line="240" w:lineRule="auto"/>
              <w:jc w:val="center"/>
              <w:rPr>
                <w:b/>
                <w:bCs/>
              </w:rPr>
            </w:pPr>
            <w:r>
              <w:rPr>
                <w:b/>
                <w:bCs/>
              </w:rPr>
              <w:lastRenderedPageBreak/>
              <w:t>30:20</w:t>
            </w:r>
          </w:p>
        </w:tc>
        <w:tc>
          <w:tcPr>
            <w:tcW w:w="2500" w:type="pct"/>
          </w:tcPr>
          <w:p w14:paraId="3717F67D" w14:textId="77777777" w:rsidR="00B46B5F" w:rsidRDefault="00B46B5F" w:rsidP="00B02B01">
            <w:pPr>
              <w:spacing w:before="120" w:after="120" w:line="240" w:lineRule="auto"/>
              <w:jc w:val="center"/>
            </w:pPr>
            <w:r>
              <w:t>-</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0733EB35"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1F0452">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3"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B+bfq7GwIAADMEAAAOAAAAAAAAAAAAAAAAAC4CAABkcnMvZTJvRG9jLnhtbFBLAQItABQA&#10;BgAIAAAAIQB2iWns3AAAAAUBAAAPAAAAAAAAAAAAAAAAAHUEAABkcnMvZG93bnJldi54bWxQSwUG&#10;AAAAAAQABADzAAAAfgUAAAAA&#10;">
                <v:textbox>
                  <w:txbxContent>
                    <w:p w14:paraId="25C76289" w14:textId="0733EB35"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1F0452">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6867E7E8" w:rsidR="004B062F" w:rsidRDefault="00052270" w:rsidP="0049563D">
            <w:pPr>
              <w:pStyle w:val="Heading3"/>
              <w:spacing w:before="120" w:after="120" w:line="240" w:lineRule="auto"/>
              <w:jc w:val="center"/>
            </w:pPr>
            <w:bookmarkStart w:id="1263" w:name="_Toc166100505"/>
            <w:r>
              <w:t>10</w:t>
            </w:r>
            <w:r w:rsidR="004B062F">
              <w:t xml:space="preserve">.5 </w:t>
            </w:r>
            <w:r w:rsidR="0066617F" w:rsidRPr="00134CA4">
              <w:t>Complex Solutions at Varying pH and PPP Mass (± 0.001) (g) (0.05</w:t>
            </w:r>
            <w:r w:rsidR="0066617F">
              <w:t>0</w:t>
            </w:r>
            <w:r w:rsidR="0066617F" w:rsidRPr="00134CA4">
              <w:t>M Cu</w:t>
            </w:r>
            <w:r w:rsidR="0066617F" w:rsidRPr="00134CA4">
              <w:rPr>
                <w:vertAlign w:val="superscript"/>
              </w:rPr>
              <w:t>2+</w:t>
            </w:r>
            <w:r w:rsidR="0066617F" w:rsidRPr="00134CA4">
              <w:t>)</w:t>
            </w:r>
            <w:bookmarkEnd w:id="1263"/>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3C69660D">
                <wp:simplePos x="0" y="0"/>
                <wp:positionH relativeFrom="column">
                  <wp:posOffset>0</wp:posOffset>
                </wp:positionH>
                <wp:positionV relativeFrom="paragraph">
                  <wp:posOffset>73660</wp:posOffset>
                </wp:positionV>
                <wp:extent cx="5935980" cy="304800"/>
                <wp:effectExtent l="0" t="0" r="26670" b="1905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04800"/>
                        </a:xfrm>
                        <a:prstGeom prst="rect">
                          <a:avLst/>
                        </a:prstGeom>
                        <a:solidFill>
                          <a:srgbClr val="FFFFFF"/>
                        </a:solidFill>
                        <a:ln w="9525">
                          <a:solidFill>
                            <a:srgbClr val="000000"/>
                          </a:solidFill>
                          <a:miter lim="800000"/>
                          <a:headEnd/>
                          <a:tailEnd/>
                        </a:ln>
                      </wps:spPr>
                      <wps:txbx>
                        <w:txbxContent>
                          <w:p w14:paraId="1B0A963F" w14:textId="789DADFE"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1F0452">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4" type="#_x0000_t202" style="position:absolute;margin-left:0;margin-top:5.8pt;width:467.4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">
                <v:textbox>
                  <w:txbxContent>
                    <w:p w14:paraId="1B0A963F" w14:textId="789DADFE"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1F0452">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0.050M copper conc.</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2A1545CC" w:rsidR="00B90463" w:rsidRDefault="00B90463" w:rsidP="0049563D">
            <w:pPr>
              <w:pStyle w:val="Heading3"/>
              <w:spacing w:before="120" w:after="120" w:line="240" w:lineRule="auto"/>
              <w:jc w:val="center"/>
            </w:pPr>
            <w:bookmarkStart w:id="1264" w:name="_Toc166100506"/>
            <w:r w:rsidRPr="00134CA4">
              <w:t>10.6 Complex Solutions at Varying pH and PPP Mass (± 0.001) (g) (0.0</w:t>
            </w:r>
            <w:r w:rsidR="002F7729">
              <w:t>7</w:t>
            </w:r>
            <w:r w:rsidRPr="00134CA4">
              <w:t>5M Cu</w:t>
            </w:r>
            <w:r w:rsidRPr="00134CA4">
              <w:rPr>
                <w:vertAlign w:val="superscript"/>
              </w:rPr>
              <w:t>2+</w:t>
            </w:r>
            <w:r w:rsidRPr="00134CA4">
              <w:t>)</w:t>
            </w:r>
            <w:bookmarkEnd w:id="1264"/>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2C7AF33D" w:rsidR="0041129A" w:rsidRDefault="003129E7" w:rsidP="0041129A">
            <w:pPr>
              <w:spacing w:before="120" w:after="120" w:line="240" w:lineRule="auto"/>
              <w:jc w:val="center"/>
            </w:pPr>
            <w:r>
              <w:t>54</w:t>
            </w:r>
          </w:p>
        </w:tc>
        <w:tc>
          <w:tcPr>
            <w:tcW w:w="1496" w:type="dxa"/>
          </w:tcPr>
          <w:p w14:paraId="6B4D24DD" w14:textId="1021F543" w:rsidR="0041129A" w:rsidRDefault="003129E7" w:rsidP="0041129A">
            <w:pPr>
              <w:spacing w:before="120" w:after="120" w:line="240" w:lineRule="auto"/>
              <w:jc w:val="center"/>
            </w:pPr>
            <w:r>
              <w:t>49</w:t>
            </w:r>
          </w:p>
        </w:tc>
        <w:tc>
          <w:tcPr>
            <w:tcW w:w="1505" w:type="dxa"/>
          </w:tcPr>
          <w:p w14:paraId="098C35B7" w14:textId="697945CF" w:rsidR="0041129A" w:rsidRDefault="0041129A" w:rsidP="0041129A">
            <w:pPr>
              <w:spacing w:before="120" w:after="120" w:line="240" w:lineRule="auto"/>
              <w:jc w:val="center"/>
            </w:pPr>
            <w:r>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560916C8" w:rsidR="0041129A" w:rsidRDefault="00925ECC" w:rsidP="0041129A">
            <w:pPr>
              <w:spacing w:before="120" w:after="120" w:line="240" w:lineRule="auto"/>
              <w:jc w:val="center"/>
            </w:pPr>
            <w:r>
              <w:t>41</w:t>
            </w:r>
          </w:p>
        </w:tc>
        <w:tc>
          <w:tcPr>
            <w:tcW w:w="1496" w:type="dxa"/>
          </w:tcPr>
          <w:p w14:paraId="6DA24A63" w14:textId="67447CDB" w:rsidR="0041129A" w:rsidRDefault="0097203C" w:rsidP="0041129A">
            <w:pPr>
              <w:spacing w:before="120" w:after="120" w:line="240" w:lineRule="auto"/>
              <w:jc w:val="center"/>
            </w:pPr>
            <w:r>
              <w:t>49</w:t>
            </w:r>
          </w:p>
        </w:tc>
        <w:tc>
          <w:tcPr>
            <w:tcW w:w="1505" w:type="dxa"/>
          </w:tcPr>
          <w:p w14:paraId="060C9CAC" w14:textId="6E1B2B0C" w:rsidR="0041129A" w:rsidRDefault="0097203C"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77822B18" w:rsidR="0041129A" w:rsidRDefault="0041129A" w:rsidP="0041129A">
            <w:pPr>
              <w:spacing w:before="120" w:after="120" w:line="240" w:lineRule="auto"/>
              <w:jc w:val="center"/>
            </w:pPr>
            <w:r>
              <w:t>-</w:t>
            </w:r>
          </w:p>
        </w:tc>
        <w:tc>
          <w:tcPr>
            <w:tcW w:w="1496" w:type="dxa"/>
          </w:tcPr>
          <w:p w14:paraId="1C021E27" w14:textId="57BC1CF2" w:rsidR="0041129A" w:rsidRDefault="0041129A" w:rsidP="0041129A">
            <w:pPr>
              <w:spacing w:before="120" w:after="120" w:line="240" w:lineRule="auto"/>
              <w:jc w:val="center"/>
            </w:pPr>
            <w:r>
              <w:t>-</w:t>
            </w:r>
          </w:p>
        </w:tc>
        <w:tc>
          <w:tcPr>
            <w:tcW w:w="1505" w:type="dxa"/>
          </w:tcPr>
          <w:p w14:paraId="184B7BC3" w14:textId="467E05FE" w:rsidR="0041129A" w:rsidRDefault="007834B0" w:rsidP="0041129A">
            <w:pPr>
              <w:spacing w:before="120" w:after="120" w:line="240" w:lineRule="auto"/>
              <w:jc w:val="center"/>
            </w:pPr>
            <w:r>
              <w:t>53</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86F5873" w:rsidR="0041129A" w:rsidRDefault="0041129A" w:rsidP="0041129A">
            <w:pPr>
              <w:spacing w:before="120" w:after="120" w:line="240" w:lineRule="auto"/>
              <w:jc w:val="center"/>
            </w:pPr>
            <w:r>
              <w:t>5</w:t>
            </w:r>
            <w:r w:rsidR="00BD3A20">
              <w:t>1</w:t>
            </w:r>
          </w:p>
        </w:tc>
        <w:tc>
          <w:tcPr>
            <w:tcW w:w="1496" w:type="dxa"/>
          </w:tcPr>
          <w:p w14:paraId="13BC9F22" w14:textId="0B04541C" w:rsidR="0041129A" w:rsidRDefault="0041129A" w:rsidP="0041129A">
            <w:pPr>
              <w:spacing w:before="120" w:after="120" w:line="240" w:lineRule="auto"/>
              <w:jc w:val="center"/>
            </w:pPr>
            <w:r>
              <w:t>-</w:t>
            </w:r>
          </w:p>
        </w:tc>
        <w:tc>
          <w:tcPr>
            <w:tcW w:w="1505" w:type="dxa"/>
          </w:tcPr>
          <w:p w14:paraId="46318636" w14:textId="401B5DCF" w:rsidR="0041129A" w:rsidRDefault="0041129A" w:rsidP="0041129A">
            <w:pPr>
              <w:spacing w:before="120" w:after="120" w:line="240" w:lineRule="auto"/>
              <w:jc w:val="center"/>
            </w:pPr>
            <w:r>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74EAAB68" w:rsidR="0041129A" w:rsidRDefault="0041129A" w:rsidP="0041129A">
            <w:pPr>
              <w:spacing w:before="120" w:after="120" w:line="240" w:lineRule="auto"/>
              <w:jc w:val="center"/>
            </w:pPr>
            <w:r>
              <w:t>-</w:t>
            </w:r>
          </w:p>
        </w:tc>
        <w:tc>
          <w:tcPr>
            <w:tcW w:w="1496" w:type="dxa"/>
          </w:tcPr>
          <w:p w14:paraId="7CD5A4CF" w14:textId="69BEB37C" w:rsidR="0041129A" w:rsidRDefault="0041129A" w:rsidP="0041129A">
            <w:pPr>
              <w:spacing w:before="120" w:after="120" w:line="240" w:lineRule="auto"/>
              <w:jc w:val="center"/>
            </w:pPr>
            <w:r>
              <w:t>-</w:t>
            </w:r>
          </w:p>
        </w:tc>
        <w:tc>
          <w:tcPr>
            <w:tcW w:w="1505" w:type="dxa"/>
          </w:tcPr>
          <w:p w14:paraId="2B208998" w14:textId="53F87BE1" w:rsidR="0041129A" w:rsidRDefault="0041129A" w:rsidP="0041129A">
            <w:pPr>
              <w:spacing w:before="120" w:after="120" w:line="240" w:lineRule="auto"/>
              <w:jc w:val="center"/>
            </w:pPr>
            <w:r>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7EB54CCA" w:rsidR="0041129A" w:rsidRDefault="0041129A" w:rsidP="0041129A">
            <w:pPr>
              <w:spacing w:before="120" w:after="120" w:line="240" w:lineRule="auto"/>
              <w:jc w:val="center"/>
            </w:pPr>
            <w:r>
              <w:t>-</w:t>
            </w:r>
          </w:p>
        </w:tc>
        <w:tc>
          <w:tcPr>
            <w:tcW w:w="1496" w:type="dxa"/>
          </w:tcPr>
          <w:p w14:paraId="79EA7819" w14:textId="0C4FCA5C" w:rsidR="0041129A" w:rsidRDefault="0041129A" w:rsidP="0041129A">
            <w:pPr>
              <w:spacing w:before="120" w:after="120" w:line="240" w:lineRule="auto"/>
              <w:jc w:val="center"/>
            </w:pPr>
            <w:r>
              <w:t>-</w:t>
            </w:r>
          </w:p>
        </w:tc>
        <w:tc>
          <w:tcPr>
            <w:tcW w:w="1505" w:type="dxa"/>
          </w:tcPr>
          <w:p w14:paraId="330E52B7" w14:textId="6C12F154" w:rsidR="0041129A" w:rsidRDefault="0041129A" w:rsidP="0041129A">
            <w:pPr>
              <w:spacing w:before="120" w:after="120" w:line="240" w:lineRule="auto"/>
              <w:jc w:val="center"/>
            </w:pPr>
            <w:r>
              <w:t>-</w:t>
            </w:r>
          </w:p>
        </w:tc>
      </w:tr>
    </w:tbl>
    <w:p w14:paraId="0B2FBD8E" w14:textId="734C215E" w:rsidR="00EF3947" w:rsidRDefault="00CB5D7A" w:rsidP="00EF3947">
      <w:r>
        <w:rPr>
          <w:noProof/>
        </w:rPr>
        <mc:AlternateContent>
          <mc:Choice Requires="wps">
            <w:drawing>
              <wp:anchor distT="0" distB="0" distL="114300" distR="114300" simplePos="0" relativeHeight="251672064" behindDoc="0" locked="0" layoutInCell="1" allowOverlap="1" wp14:anchorId="0F37B664" wp14:editId="7034C4E0">
                <wp:simplePos x="0" y="0"/>
                <wp:positionH relativeFrom="column">
                  <wp:posOffset>0</wp:posOffset>
                </wp:positionH>
                <wp:positionV relativeFrom="paragraph">
                  <wp:posOffset>73025</wp:posOffset>
                </wp:positionV>
                <wp:extent cx="5935980" cy="289560"/>
                <wp:effectExtent l="0" t="0" r="26670" b="1524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89560"/>
                        </a:xfrm>
                        <a:prstGeom prst="rect">
                          <a:avLst/>
                        </a:prstGeom>
                        <a:solidFill>
                          <a:srgbClr val="FFFFFF"/>
                        </a:solidFill>
                        <a:ln w="9525">
                          <a:solidFill>
                            <a:srgbClr val="000000"/>
                          </a:solidFill>
                          <a:miter lim="800000"/>
                          <a:headEnd/>
                          <a:tailEnd/>
                        </a:ln>
                      </wps:spPr>
                      <wps:txbx>
                        <w:txbxContent>
                          <w:p w14:paraId="6EC5B220" w14:textId="6D7D665B"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1F0452">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5" type="#_x0000_t202" style="position:absolute;margin-left:0;margin-top:5.75pt;width:467.4pt;height:2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">
                <v:textbox>
                  <w:txbxContent>
                    <w:p w14:paraId="6EC5B220" w14:textId="6D7D665B"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1F0452">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0.075M copper conc.</w:t>
                      </w:r>
                    </w:p>
                  </w:txbxContent>
                </v:textbox>
              </v:shape>
            </w:pict>
          </mc:Fallback>
        </mc:AlternateContent>
      </w:r>
    </w:p>
    <w:p w14:paraId="52B59938" w14:textId="11FC960B" w:rsidR="007F7291" w:rsidRDefault="007F7291" w:rsidP="007F7291">
      <w:pPr>
        <w:pStyle w:val="Heading1"/>
      </w:pPr>
      <w:bookmarkStart w:id="1265" w:name="_Toc166100507"/>
      <w:r w:rsidRPr="007F7291">
        <w:lastRenderedPageBreak/>
        <w:t>11</w:t>
      </w:r>
      <w:r>
        <w:t xml:space="preserve"> Analysis</w:t>
      </w:r>
      <w:bookmarkEnd w:id="1265"/>
    </w:p>
    <w:p w14:paraId="1BC3CCBE" w14:textId="53E2B2F0" w:rsidR="00A02A46" w:rsidRDefault="0066617F" w:rsidP="00816FD3">
      <w:pPr>
        <w:pStyle w:val="Heading2"/>
      </w:pPr>
      <w:bookmarkStart w:id="1266" w:name="_Toc166100508"/>
      <w:r>
        <w:rPr>
          <w:noProof/>
        </w:rPr>
        <w:drawing>
          <wp:anchor distT="0" distB="0" distL="114300" distR="114300" simplePos="0" relativeHeight="251665920" behindDoc="1" locked="0" layoutInCell="1" allowOverlap="1" wp14:anchorId="0A6EF49A" wp14:editId="0103C58A">
            <wp:simplePos x="0" y="0"/>
            <wp:positionH relativeFrom="margin">
              <wp:posOffset>-45720</wp:posOffset>
            </wp:positionH>
            <wp:positionV relativeFrom="margin">
              <wp:posOffset>673100</wp:posOffset>
            </wp:positionV>
            <wp:extent cx="3802380" cy="2382520"/>
            <wp:effectExtent l="0" t="0" r="7620" b="17780"/>
            <wp:wrapTight wrapText="bothSides">
              <wp:wrapPolygon edited="0">
                <wp:start x="0" y="0"/>
                <wp:lineTo x="0" y="21588"/>
                <wp:lineTo x="21535" y="21588"/>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3C123C">
        <w:t>11.1 Analysis 1 – Solvent Performance</w:t>
      </w:r>
      <w:bookmarkEnd w:id="1266"/>
    </w:p>
    <w:p w14:paraId="41924EDE" w14:textId="77A57F07" w:rsidR="001B14A2" w:rsidRPr="00E246DB" w:rsidRDefault="0066617F" w:rsidP="00A02A46">
      <w:r>
        <w:rPr>
          <w:noProof/>
        </w:rPr>
        <mc:AlternateContent>
          <mc:Choice Requires="wps">
            <w:drawing>
              <wp:anchor distT="0" distB="0" distL="114300" distR="114300" simplePos="0" relativeHeight="251640320" behindDoc="0" locked="0" layoutInCell="1" allowOverlap="1" wp14:anchorId="6B5DD987" wp14:editId="4C09706C">
                <wp:simplePos x="0" y="0"/>
                <wp:positionH relativeFrom="margin">
                  <wp:posOffset>-45720</wp:posOffset>
                </wp:positionH>
                <wp:positionV relativeFrom="margin">
                  <wp:posOffset>3124200</wp:posOffset>
                </wp:positionV>
                <wp:extent cx="3802380" cy="259080"/>
                <wp:effectExtent l="0" t="0" r="26670" b="26670"/>
                <wp:wrapSquare wrapText="bothSides"/>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259080"/>
                        </a:xfrm>
                        <a:prstGeom prst="rect">
                          <a:avLst/>
                        </a:prstGeom>
                        <a:solidFill>
                          <a:srgbClr val="FFFFFF"/>
                        </a:solidFill>
                        <a:ln w="9525">
                          <a:solidFill>
                            <a:srgbClr val="000000"/>
                          </a:solidFill>
                          <a:miter lim="800000"/>
                          <a:headEnd/>
                          <a:tailEnd/>
                        </a:ln>
                      </wps:spPr>
                      <wps:txbx>
                        <w:txbxContent>
                          <w:p w14:paraId="5DD541EF" w14:textId="57442D3B" w:rsidR="005531F3" w:rsidRPr="008B3D81" w:rsidRDefault="005531F3" w:rsidP="00A13A8D">
                            <w:pPr>
                              <w:rPr>
                                <w:i/>
                                <w:iCs/>
                                <w:sz w:val="20"/>
                              </w:rPr>
                            </w:pPr>
                            <w:bookmarkStart w:id="1267"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26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6" type="#_x0000_t202" style="position:absolute;margin-left:-3.6pt;margin-top:246pt;width:299.4pt;height:20.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">
                <v:textbox>
                  <w:txbxContent>
                    <w:p w14:paraId="5DD541EF" w14:textId="57442D3B" w:rsidR="005531F3" w:rsidRPr="008B3D81" w:rsidRDefault="005531F3" w:rsidP="00A13A8D">
                      <w:pPr>
                        <w:rPr>
                          <w:i/>
                          <w:iCs/>
                          <w:sz w:val="20"/>
                        </w:rPr>
                      </w:pPr>
                      <w:bookmarkStart w:id="1268"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268"/>
                    </w:p>
                  </w:txbxContent>
                </v:textbox>
                <w10:wrap type="square" anchorx="margin" anchory="margin"/>
              </v:shape>
            </w:pict>
          </mc:Fallback>
        </mc:AlternateContent>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5F7577">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These readings </w:t>
      </w:r>
      <w:r w:rsidR="00B61038">
        <w:rPr>
          <w:szCs w:val="24"/>
        </w:rPr>
        <w:t xml:space="preserve">mostly </w:t>
      </w:r>
      <w:r w:rsidR="00FF183B">
        <w:rPr>
          <w:szCs w:val="24"/>
        </w:rPr>
        <w:t xml:space="preserve">corroborate with </w:t>
      </w:r>
      <w:r w:rsidR="001F1E5C" w:rsidRPr="00D47403">
        <w:rPr>
          <w:b/>
          <w:bCs/>
          <w:szCs w:val="24"/>
        </w:rPr>
        <w:fldChar w:fldCharType="begin"/>
      </w:r>
      <w:r w:rsidR="001F1E5C" w:rsidRPr="00D47403">
        <w:rPr>
          <w:b/>
          <w:bCs/>
          <w:szCs w:val="24"/>
        </w:rPr>
        <w:instrText xml:space="preserve"> REF _Ref161808865 \h </w:instrText>
      </w:r>
      <w:r w:rsidR="00D47403">
        <w:rPr>
          <w:b/>
          <w:bCs/>
          <w:szCs w:val="24"/>
        </w:rPr>
        <w:instrText xml:space="preserve"> \* MERGEFORMAT </w:instrText>
      </w:r>
      <w:r w:rsidR="001F1E5C" w:rsidRPr="00D47403">
        <w:rPr>
          <w:b/>
          <w:bCs/>
          <w:szCs w:val="24"/>
        </w:rPr>
      </w:r>
      <w:r w:rsidR="001F1E5C" w:rsidRPr="00D47403">
        <w:rPr>
          <w:b/>
          <w:bCs/>
          <w:szCs w:val="24"/>
        </w:rPr>
        <w:fldChar w:fldCharType="separate"/>
      </w:r>
      <w:r w:rsidR="001F1E5C" w:rsidRPr="00D47403">
        <w:rPr>
          <w:b/>
          <w:bCs/>
        </w:rPr>
        <w:t>Hypothesis 1</w:t>
      </w:r>
      <w:r w:rsidR="001F1E5C" w:rsidRPr="00D47403">
        <w:rPr>
          <w:b/>
          <w:bCs/>
          <w:szCs w:val="24"/>
        </w:rPr>
        <w:fldChar w:fldCharType="end"/>
      </w:r>
      <w:r w:rsidR="00410890">
        <w:rPr>
          <w:szCs w:val="24"/>
        </w:rPr>
        <w:t xml:space="preserve"> - </w:t>
      </w:r>
      <w:r w:rsidR="00D01410">
        <w:rPr>
          <w:szCs w:val="24"/>
        </w:rPr>
        <w:t>methanol</w:t>
      </w:r>
      <w:r w:rsidR="00EF5BDA">
        <w:rPr>
          <w:szCs w:val="24"/>
        </w:rPr>
        <w:t xml:space="preserve"> is </w:t>
      </w:r>
      <w:r w:rsidR="00237517">
        <w:rPr>
          <w:szCs w:val="24"/>
        </w:rPr>
        <w:t xml:space="preserve">by far the most performant solvent, while </w:t>
      </w:r>
      <w:r w:rsidR="00D01410">
        <w:rPr>
          <w:szCs w:val="24"/>
        </w:rPr>
        <w:t>the</w:t>
      </w:r>
      <w:r w:rsidR="00237517">
        <w:rPr>
          <w:szCs w:val="24"/>
        </w:rPr>
        <w:t xml:space="preserve"> diluted counterpart </w:t>
      </w:r>
      <w:r w:rsidR="00D01410">
        <w:rPr>
          <w:szCs w:val="24"/>
        </w:rPr>
        <w:t xml:space="preserve">of ethanol </w:t>
      </w:r>
      <w:r w:rsidR="00237517">
        <w:rPr>
          <w:szCs w:val="24"/>
        </w:rPr>
        <w:t>is the least performant.</w:t>
      </w:r>
    </w:p>
    <w:p w14:paraId="006169BE" w14:textId="1794D68B" w:rsidR="00462B09" w:rsidRPr="008911E6" w:rsidRDefault="00D76989" w:rsidP="0090325B">
      <w:pPr>
        <w:rPr>
          <w:szCs w:val="24"/>
        </w:rPr>
      </w:pPr>
      <w:r>
        <w:t>Water</w:t>
      </w:r>
      <w:r w:rsidR="0090325B" w:rsidRPr="000E1BC9">
        <w:t xml:space="preserve">’s </w:t>
      </w:r>
      <w:r w:rsidR="003E0517">
        <w:t>EI</w:t>
      </w:r>
      <w:r w:rsidR="0090325B" w:rsidRPr="000E1BC9">
        <w:t xml:space="preserve"> </w:t>
      </w:r>
      <w:r>
        <w:t xml:space="preserve">is comparable to that of ethanol. This </w:t>
      </w:r>
      <w:r w:rsidR="00B0223C">
        <w:t>deviation from the expecte</w:t>
      </w:r>
      <w:r w:rsidR="009E39E2">
        <w:t>d</w:t>
      </w:r>
      <w:r w:rsidR="0090325B" w:rsidRPr="000E1BC9">
        <w:t xml:space="preserve"> </w:t>
      </w:r>
      <w:r w:rsidR="009E39E2">
        <w:t xml:space="preserve">trend </w:t>
      </w:r>
      <w:r w:rsidR="00F10964">
        <w:t>shows</w:t>
      </w:r>
      <w:r w:rsidR="0090325B" w:rsidRPr="000E1BC9">
        <w:t xml:space="preserve"> that</w:t>
      </w:r>
      <w:r w:rsidR="00313190">
        <w:t xml:space="preserve"> the water solvent </w:t>
      </w:r>
      <w:r w:rsidR="000006B5">
        <w:t xml:space="preserve">has a </w:t>
      </w:r>
      <w:r w:rsidR="00FB02F6">
        <w:t>similar extraction yield to that of ethanol</w:t>
      </w:r>
      <w:r w:rsidR="00C36AB0">
        <w:t xml:space="preserve">, which </w:t>
      </w:r>
      <w:r w:rsidR="00C60695">
        <w:t>is not justified</w:t>
      </w:r>
      <w:r w:rsidR="00C36AB0">
        <w:t xml:space="preserve"> by the chemical</w:t>
      </w:r>
      <w:r w:rsidR="00F10964">
        <w:t xml:space="preserve"> interactions </w:t>
      </w:r>
      <w:r w:rsidR="00DD1AF7">
        <w:t xml:space="preserve">that take </w:t>
      </w:r>
      <w:r w:rsidR="00F10964">
        <w:t xml:space="preserve">between </w:t>
      </w:r>
      <w:r w:rsidR="00FB02F6">
        <w:t>the water molecule</w:t>
      </w:r>
      <w:r w:rsidR="00166BEC">
        <w:t>s</w:t>
      </w:r>
      <w:r w:rsidR="00FB02F6">
        <w:t xml:space="preserve"> and</w:t>
      </w:r>
      <w:r w:rsidR="00C60695">
        <w:t xml:space="preserve"> GA and EA</w:t>
      </w:r>
      <w:r w:rsidR="008C47C3">
        <w:t>.</w:t>
      </w:r>
      <w:r w:rsidR="00093BD7">
        <w:t xml:space="preserve"> </w:t>
      </w:r>
      <w:r w:rsidR="006F4C5B">
        <w:t xml:space="preserve">Hence, water’s abnormal </w:t>
      </w:r>
      <w:r w:rsidR="003E0517">
        <w:t>EI</w:t>
      </w:r>
      <w:r w:rsidR="006F4C5B">
        <w:t xml:space="preserve"> could be </w:t>
      </w:r>
      <w:r w:rsidR="006F4C5B" w:rsidRPr="00D40BB3">
        <w:rPr>
          <w:b/>
          <w:bCs/>
          <w:color w:val="F79646" w:themeColor="accent6"/>
          <w:rPrChange w:id="1269" w:author="Bindhu" w:date="2024-04-28T09:49:00Z">
            <w:rPr/>
          </w:rPrChange>
        </w:rPr>
        <w:t>explained by</w:t>
      </w:r>
      <w:r w:rsidR="00F552F9" w:rsidRPr="00D40BB3">
        <w:rPr>
          <w:b/>
          <w:bCs/>
          <w:color w:val="F79646" w:themeColor="accent6"/>
          <w:rPrChange w:id="1270" w:author="Bindhu" w:date="2024-04-28T09:49:00Z">
            <w:rPr/>
          </w:rPrChange>
        </w:rPr>
        <w:t xml:space="preserve"> the extraction of</w:t>
      </w:r>
      <w:r w:rsidR="00E8258A" w:rsidRPr="00D40BB3">
        <w:rPr>
          <w:b/>
          <w:bCs/>
          <w:color w:val="F79646" w:themeColor="accent6"/>
          <w:rPrChange w:id="1271" w:author="Bindhu" w:date="2024-04-28T09:49:00Z">
            <w:rPr/>
          </w:rPrChange>
        </w:rPr>
        <w:t xml:space="preserve"> other </w:t>
      </w:r>
      <w:r w:rsidR="00D2546E" w:rsidRPr="00D40BB3">
        <w:rPr>
          <w:b/>
          <w:bCs/>
          <w:color w:val="F79646" w:themeColor="accent6"/>
          <w:rPrChange w:id="1272" w:author="Bindhu" w:date="2024-04-28T09:49:00Z">
            <w:rPr/>
          </w:rPrChange>
        </w:rPr>
        <w:t xml:space="preserve">highly </w:t>
      </w:r>
      <w:r w:rsidR="00E8258A" w:rsidRPr="00D40BB3">
        <w:rPr>
          <w:b/>
          <w:bCs/>
          <w:color w:val="F79646" w:themeColor="accent6"/>
          <w:rPrChange w:id="1273" w:author="Bindhu" w:date="2024-04-28T09:49:00Z">
            <w:rPr/>
          </w:rPrChange>
        </w:rPr>
        <w:t xml:space="preserve">polar </w:t>
      </w:r>
      <w:r w:rsidR="00D1704C" w:rsidRPr="00D40BB3">
        <w:rPr>
          <w:b/>
          <w:bCs/>
          <w:color w:val="F79646" w:themeColor="accent6"/>
          <w:rPrChange w:id="1274" w:author="Bindhu" w:date="2024-04-28T09:49:00Z">
            <w:rPr/>
          </w:rPrChange>
        </w:rPr>
        <w:t>ligands</w:t>
      </w:r>
      <w:r w:rsidR="00385A9C" w:rsidRPr="00D40BB3">
        <w:rPr>
          <w:b/>
          <w:bCs/>
          <w:color w:val="F79646" w:themeColor="accent6"/>
          <w:rPrChange w:id="1275" w:author="Bindhu" w:date="2024-04-28T09:49:00Z">
            <w:rPr/>
          </w:rPrChange>
        </w:rPr>
        <w:t xml:space="preserve"> from</w:t>
      </w:r>
      <w:r w:rsidR="00385A9C" w:rsidRPr="00D40BB3">
        <w:rPr>
          <w:color w:val="F79646" w:themeColor="accent6"/>
          <w:rPrChange w:id="1276" w:author="Bindhu" w:date="2024-04-28T09:49:00Z">
            <w:rPr/>
          </w:rPrChange>
        </w:rPr>
        <w:t xml:space="preserve"> </w:t>
      </w:r>
      <w:r w:rsidR="00385A9C">
        <w:t xml:space="preserve">PPP which </w:t>
      </w:r>
      <w:r w:rsidR="00EF41E0">
        <w:t xml:space="preserve">complex with the </w:t>
      </w:r>
      <w:r w:rsidR="00510F8A">
        <w:t>copper atoms</w:t>
      </w:r>
      <w:r w:rsidR="00084CBA">
        <w:t>,</w:t>
      </w:r>
      <w:r w:rsidR="00672C56">
        <w:t xml:space="preserve"> seeing that, as mentioned in </w:t>
      </w:r>
      <w:r w:rsidR="00AF5259" w:rsidRPr="002D5018">
        <w:rPr>
          <w:rPrChange w:id="1277" w:author="Badhri Hari" w:date="2024-05-04T18:20:00Z">
            <w:rPr>
              <w:i/>
              <w:iCs/>
            </w:rPr>
          </w:rPrChange>
        </w:rPr>
        <w:fldChar w:fldCharType="begin"/>
      </w:r>
      <w:r w:rsidR="00AF5259" w:rsidRPr="002D5018">
        <w:rPr>
          <w:rPrChange w:id="1278" w:author="Badhri Hari" w:date="2024-05-04T18:20:00Z">
            <w:rPr>
              <w:i/>
              <w:iCs/>
            </w:rPr>
          </w:rPrChange>
        </w:rPr>
        <w:instrText xml:space="preserve"> REF _Ref162005686 \h  \* MERGEFORMAT </w:instrText>
      </w:r>
      <w:r w:rsidR="00AF5259" w:rsidRPr="002D5018">
        <w:rPr>
          <w:rPrChange w:id="1279" w:author="Badhri Hari" w:date="2024-05-04T18:20:00Z">
            <w:rPr>
              <w:i/>
              <w:iCs/>
            </w:rPr>
          </w:rPrChange>
        </w:rPr>
      </w:r>
      <w:r w:rsidR="00AF5259" w:rsidRPr="002D5018">
        <w:rPr>
          <w:rPrChange w:id="1280" w:author="Badhri Hari" w:date="2024-05-04T18:20:00Z">
            <w:rPr>
              <w:i/>
              <w:iCs/>
            </w:rPr>
          </w:rPrChange>
        </w:rPr>
        <w:fldChar w:fldCharType="separate"/>
      </w:r>
      <w:r w:rsidR="00AF5259" w:rsidRPr="002D5018">
        <w:rPr>
          <w:rPrChange w:id="1281" w:author="Badhri Hari" w:date="2024-05-04T18:20:00Z">
            <w:rPr>
              <w:i/>
              <w:iCs/>
            </w:rPr>
          </w:rPrChange>
        </w:rPr>
        <w:t>Section 4.5</w:t>
      </w:r>
      <w:r w:rsidR="00AF5259" w:rsidRPr="002D5018">
        <w:rPr>
          <w:rPrChange w:id="1282" w:author="Badhri Hari" w:date="2024-05-04T18:20:00Z">
            <w:rPr>
              <w:i/>
              <w:iCs/>
            </w:rPr>
          </w:rPrChange>
        </w:rPr>
        <w:fldChar w:fldCharType="end"/>
      </w:r>
      <w:r w:rsidR="000547C3">
        <w:t>,</w:t>
      </w:r>
      <w:r w:rsidR="00D03D30">
        <w:t xml:space="preserve"> non-GA and EA polyphenols </w:t>
      </w:r>
      <w:ins w:id="1283" w:author="Badhri Hari" w:date="2024-05-04T18:21:00Z">
        <w:r w:rsidR="001D3D1A">
          <w:t xml:space="preserve">such as </w:t>
        </w:r>
        <w:r w:rsidR="001D3D1A" w:rsidRPr="001D3D1A">
          <w:t>catechin and epicatechin</w:t>
        </w:r>
        <w:r w:rsidR="001D3D1A" w:rsidRPr="001D3D1A">
          <w:t xml:space="preserve"> </w:t>
        </w:r>
      </w:ins>
      <w:r w:rsidR="00D03D30">
        <w:t>make up 20-40% of the peel</w:t>
      </w:r>
      <w:ins w:id="1284" w:author="Badhri Hari" w:date="2024-05-04T18:21:00Z">
        <w:r w:rsidR="00846551">
          <w:t xml:space="preserve"> </w:t>
        </w:r>
      </w:ins>
      <w:ins w:id="1285" w:author="Badhri Hari" w:date="2024-05-04T18:22:00Z">
        <w:r w:rsidR="00846551">
          <w:t>(</w:t>
        </w:r>
        <w:r w:rsidR="00846551" w:rsidRPr="00846551">
          <w:fldChar w:fldCharType="begin"/>
        </w:r>
        <w:r w:rsidR="00846551" w:rsidRPr="00846551">
          <w:instrText xml:space="preserve"> REF _Ref164741975 \h </w:instrText>
        </w:r>
      </w:ins>
      <w:r w:rsidR="00846551" w:rsidRPr="00846551">
        <w:rPr>
          <w:rPrChange w:id="1286" w:author="Badhri Hari" w:date="2024-05-04T18:22:00Z">
            <w:rPr>
              <w:i/>
              <w:iCs/>
            </w:rPr>
          </w:rPrChange>
        </w:rPr>
        <w:instrText xml:space="preserve"> \* MERGEFORMAT </w:instrText>
      </w:r>
      <w:r w:rsidR="00846551" w:rsidRPr="00846551">
        <w:fldChar w:fldCharType="separate"/>
      </w:r>
      <w:ins w:id="1287" w:author="Badhri Hari" w:date="2024-05-04T18:22:00Z">
        <w:r w:rsidR="00846551" w:rsidRPr="00846551">
          <w:rPr>
            <w:rPrChange w:id="1288" w:author="Badhri Hari" w:date="2024-05-04T18:22:00Z">
              <w:rPr>
                <w:i/>
                <w:iCs/>
                <w:sz w:val="20"/>
              </w:rPr>
            </w:rPrChange>
          </w:rPr>
          <w:t xml:space="preserve">Figure </w:t>
        </w:r>
        <w:r w:rsidR="00846551" w:rsidRPr="00846551">
          <w:rPr>
            <w:rPrChange w:id="1289" w:author="Badhri Hari" w:date="2024-05-04T18:22:00Z">
              <w:rPr>
                <w:i/>
                <w:iCs/>
                <w:noProof/>
                <w:sz w:val="20"/>
              </w:rPr>
            </w:rPrChange>
          </w:rPr>
          <w:t>5</w:t>
        </w:r>
        <w:r w:rsidR="00846551" w:rsidRPr="00846551">
          <w:fldChar w:fldCharType="end"/>
        </w:r>
        <w:r w:rsidR="00846551">
          <w:t>)</w:t>
        </w:r>
      </w:ins>
      <w:r w:rsidR="00EA7276">
        <w:t>.</w:t>
      </w:r>
      <w:r w:rsidR="0001700B">
        <w:t xml:space="preserve"> </w:t>
      </w:r>
      <w:r w:rsidR="0001700B" w:rsidRPr="00D40BB3">
        <w:rPr>
          <w:b/>
          <w:bCs/>
          <w:rPrChange w:id="1290" w:author="Bindhu" w:date="2024-04-28T09:50:00Z">
            <w:rPr/>
          </w:rPrChange>
        </w:rPr>
        <w:t xml:space="preserve">Moreover, </w:t>
      </w:r>
      <w:r w:rsidR="007B1EB2" w:rsidRPr="00D40BB3">
        <w:rPr>
          <w:b/>
          <w:bCs/>
          <w:rPrChange w:id="1291" w:author="Bindhu" w:date="2024-04-28T09:50:00Z">
            <w:rPr/>
          </w:rPrChange>
        </w:rPr>
        <w:t xml:space="preserve">due to their smaller size, water molecules </w:t>
      </w:r>
      <w:r w:rsidR="0043716F" w:rsidRPr="00D40BB3">
        <w:rPr>
          <w:b/>
          <w:bCs/>
          <w:rPrChange w:id="1292" w:author="Bindhu" w:date="2024-04-28T09:50:00Z">
            <w:rPr/>
          </w:rPrChange>
        </w:rPr>
        <w:t>may</w:t>
      </w:r>
      <w:r w:rsidR="00980016" w:rsidRPr="00D40BB3">
        <w:rPr>
          <w:b/>
          <w:bCs/>
          <w:rPrChange w:id="1293" w:author="Bindhu" w:date="2024-04-28T09:50:00Z">
            <w:rPr/>
          </w:rPrChange>
        </w:rPr>
        <w:t xml:space="preserve"> have been able to</w:t>
      </w:r>
      <w:r w:rsidR="0043716F" w:rsidRPr="00D40BB3">
        <w:rPr>
          <w:b/>
          <w:bCs/>
          <w:rPrChange w:id="1294" w:author="Bindhu" w:date="2024-04-28T09:50:00Z">
            <w:rPr/>
          </w:rPrChange>
        </w:rPr>
        <w:t xml:space="preserve"> penetrate the PP matrix</w:t>
      </w:r>
      <w:r w:rsidR="0025117B" w:rsidRPr="00D40BB3">
        <w:rPr>
          <w:b/>
          <w:bCs/>
          <w:rPrChange w:id="1295" w:author="Bindhu" w:date="2024-04-28T09:50:00Z">
            <w:rPr/>
          </w:rPrChange>
        </w:rPr>
        <w:t xml:space="preserve"> to a greater extent than the other solvents, leading to </w:t>
      </w:r>
      <w:r w:rsidR="00133E50" w:rsidRPr="00D40BB3">
        <w:rPr>
          <w:b/>
          <w:bCs/>
          <w:rPrChange w:id="1296" w:author="Bindhu" w:date="2024-04-28T09:50:00Z">
            <w:rPr/>
          </w:rPrChange>
        </w:rPr>
        <w:t>higher-than-expected</w:t>
      </w:r>
      <w:r w:rsidR="0025117B" w:rsidRPr="00D40BB3">
        <w:rPr>
          <w:b/>
          <w:bCs/>
          <w:rPrChange w:id="1297" w:author="Bindhu" w:date="2024-04-28T09:50:00Z">
            <w:rPr/>
          </w:rPrChange>
        </w:rPr>
        <w:t xml:space="preserve"> </w:t>
      </w:r>
      <w:r w:rsidR="007504F3" w:rsidRPr="00D40BB3">
        <w:rPr>
          <w:b/>
          <w:bCs/>
          <w:rPrChange w:id="1298" w:author="Bindhu" w:date="2024-04-28T09:50:00Z">
            <w:rPr/>
          </w:rPrChange>
        </w:rPr>
        <w:t xml:space="preserve">extraction efficiency and thus higher </w:t>
      </w:r>
      <w:r w:rsidR="003E0517" w:rsidRPr="00D40BB3">
        <w:rPr>
          <w:b/>
          <w:bCs/>
          <w:rPrChange w:id="1299" w:author="Bindhu" w:date="2024-04-28T09:50:00Z">
            <w:rPr/>
          </w:rPrChange>
        </w:rPr>
        <w:t>EI</w:t>
      </w:r>
      <w:r w:rsidR="00296B32" w:rsidRPr="00D40BB3">
        <w:rPr>
          <w:b/>
          <w:bCs/>
          <w:rPrChange w:id="1300" w:author="Bindhu" w:date="2024-04-28T09:50:00Z">
            <w:rPr/>
          </w:rPrChange>
        </w:rPr>
        <w:t xml:space="preserve"> (literature data validates this reasoning</w:t>
      </w:r>
      <w:r w:rsidR="00EB2808" w:rsidRPr="00D40BB3">
        <w:rPr>
          <w:b/>
          <w:bCs/>
          <w:rPrChange w:id="1301" w:author="Bindhu" w:date="2024-04-28T09:50:00Z">
            <w:rPr/>
          </w:rPrChange>
        </w:rPr>
        <w:t xml:space="preserve"> in that </w:t>
      </w:r>
      <w:r w:rsidR="005C6D4C" w:rsidRPr="00D40BB3">
        <w:rPr>
          <w:b/>
          <w:bCs/>
          <w:rPrChange w:id="1302" w:author="Bindhu" w:date="2024-04-28T09:50:00Z">
            <w:rPr/>
          </w:rPrChange>
        </w:rPr>
        <w:t xml:space="preserve">a greater penetration of the peel matrix results in higher </w:t>
      </w:r>
      <w:r w:rsidR="00A320FB" w:rsidRPr="00D40BB3">
        <w:rPr>
          <w:b/>
          <w:bCs/>
          <w:rPrChange w:id="1303" w:author="Bindhu" w:date="2024-04-28T09:50:00Z">
            <w:rPr/>
          </w:rPrChange>
        </w:rPr>
        <w:t xml:space="preserve">extraction yields </w:t>
      </w:r>
      <w:sdt>
        <w:sdtPr>
          <w:rPr>
            <w:b/>
            <w:bCs/>
            <w:i/>
            <w:iCs/>
          </w:rPr>
          <w:id w:val="-1735616688"/>
          <w:citation/>
        </w:sdtPr>
        <w:sdtEndPr/>
        <w:sdtContent>
          <w:r w:rsidR="00EB2808" w:rsidRPr="00D40BB3">
            <w:rPr>
              <w:b/>
              <w:bCs/>
              <w:i/>
              <w:iCs/>
              <w:rPrChange w:id="1304" w:author="Bindhu" w:date="2024-04-28T09:50:00Z">
                <w:rPr>
                  <w:i/>
                  <w:iCs/>
                </w:rPr>
              </w:rPrChange>
            </w:rPr>
            <w:fldChar w:fldCharType="begin"/>
          </w:r>
          <w:r w:rsidR="00EB2808" w:rsidRPr="00D40BB3">
            <w:rPr>
              <w:b/>
              <w:bCs/>
              <w:i/>
              <w:iCs/>
              <w:rPrChange w:id="1305" w:author="Bindhu" w:date="2024-04-28T09:50:00Z">
                <w:rPr>
                  <w:i/>
                  <w:iCs/>
                </w:rPr>
              </w:rPrChange>
            </w:rPr>
            <w:instrText xml:space="preserve"> CITATION matrixeffect \l 1033 </w:instrText>
          </w:r>
          <w:r w:rsidR="00EB2808" w:rsidRPr="00D40BB3">
            <w:rPr>
              <w:b/>
              <w:bCs/>
              <w:i/>
              <w:iCs/>
              <w:rPrChange w:id="1306" w:author="Bindhu" w:date="2024-04-28T09:50:00Z">
                <w:rPr>
                  <w:i/>
                  <w:iCs/>
                </w:rPr>
              </w:rPrChange>
            </w:rPr>
            <w:fldChar w:fldCharType="separate"/>
          </w:r>
          <w:r w:rsidR="00E11B19">
            <w:rPr>
              <w:noProof/>
            </w:rPr>
            <w:t>(Kaderides, Goula and Adamopoulos)</w:t>
          </w:r>
          <w:r w:rsidR="00EB2808" w:rsidRPr="00D40BB3">
            <w:rPr>
              <w:b/>
              <w:bCs/>
              <w:i/>
              <w:iCs/>
              <w:rPrChange w:id="1307" w:author="Bindhu" w:date="2024-04-28T09:50:00Z">
                <w:rPr>
                  <w:i/>
                  <w:iCs/>
                </w:rPr>
              </w:rPrChange>
            </w:rPr>
            <w:fldChar w:fldCharType="end"/>
          </w:r>
        </w:sdtContent>
      </w:sdt>
      <w:r w:rsidR="00296B32">
        <w:t>)</w:t>
      </w:r>
      <w:r w:rsidR="007504F3">
        <w:t>. T</w:t>
      </w:r>
      <w:r w:rsidR="00093BD7">
        <w:t xml:space="preserve">he literature </w:t>
      </w:r>
      <w:r w:rsidR="002C6629">
        <w:t>references</w:t>
      </w:r>
      <w:r w:rsidR="00093BD7">
        <w:t xml:space="preserve"> used </w:t>
      </w:r>
      <w:r w:rsidR="00093BD7">
        <w:rPr>
          <w:szCs w:val="24"/>
        </w:rPr>
        <w:t xml:space="preserve">in </w:t>
      </w:r>
      <w:r w:rsidR="00A96EBE" w:rsidRPr="006C013A">
        <w:rPr>
          <w:i/>
          <w:iCs/>
          <w:szCs w:val="24"/>
        </w:rPr>
        <w:t>Sect</w:t>
      </w:r>
      <w:r w:rsidR="005D3403" w:rsidRPr="006C013A">
        <w:rPr>
          <w:i/>
          <w:iCs/>
          <w:szCs w:val="24"/>
        </w:rPr>
        <w:t xml:space="preserve">ion </w:t>
      </w:r>
      <w:r w:rsidR="00EC1A7C" w:rsidRPr="006C013A">
        <w:rPr>
          <w:i/>
          <w:iCs/>
          <w:szCs w:val="24"/>
        </w:rPr>
        <w:fldChar w:fldCharType="begin"/>
      </w:r>
      <w:r w:rsidR="00EC1A7C" w:rsidRPr="006C013A">
        <w:rPr>
          <w:i/>
          <w:iCs/>
          <w:szCs w:val="24"/>
        </w:rPr>
        <w:instrText xml:space="preserve"> REF _Ref158755157 \h </w:instrText>
      </w:r>
      <w:r w:rsidR="006C013A">
        <w:rPr>
          <w:i/>
          <w:iCs/>
          <w:szCs w:val="24"/>
        </w:rPr>
        <w:instrText xml:space="preserve"> \* MERGEFORMAT </w:instrText>
      </w:r>
      <w:r w:rsidR="00EC1A7C" w:rsidRPr="006C013A">
        <w:rPr>
          <w:i/>
          <w:iCs/>
          <w:szCs w:val="24"/>
        </w:rPr>
      </w:r>
      <w:r w:rsidR="00EC1A7C" w:rsidRPr="006C013A">
        <w:rPr>
          <w:i/>
          <w:iCs/>
          <w:szCs w:val="24"/>
        </w:rPr>
        <w:fldChar w:fldCharType="separate"/>
      </w:r>
      <w:r w:rsidR="00EC1A7C" w:rsidRPr="006C013A">
        <w:rPr>
          <w:i/>
          <w:iCs/>
        </w:rPr>
        <w:t>4.7</w:t>
      </w:r>
      <w:r w:rsidR="00EC1A7C" w:rsidRPr="006C013A">
        <w:rPr>
          <w:i/>
          <w:iCs/>
          <w:szCs w:val="24"/>
        </w:rPr>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w:t>
      </w:r>
      <w:r w:rsidR="0086116A">
        <w:rPr>
          <w:szCs w:val="24"/>
        </w:rPr>
        <w:lastRenderedPageBreak/>
        <w:t>and EA</w:t>
      </w:r>
      <w:r w:rsidR="00BF3881">
        <w:rPr>
          <w:szCs w:val="24"/>
        </w:rPr>
        <w:t xml:space="preserve"> </w:t>
      </w:r>
      <w:r w:rsidR="00047729">
        <w:rPr>
          <w:szCs w:val="24"/>
        </w:rPr>
        <w:t>which didn’t have to be extracted through the PP matrix</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leading to water’s unexpected </w:t>
      </w:r>
      <w:r w:rsidR="003E0517">
        <w:rPr>
          <w:szCs w:val="24"/>
        </w:rPr>
        <w:t>EI</w:t>
      </w:r>
      <w:r w:rsidR="005B209D">
        <w:rPr>
          <w:szCs w:val="24"/>
        </w:rPr>
        <w:t xml:space="preserve"> value</w:t>
      </w:r>
      <w:r w:rsidR="00806489">
        <w:rPr>
          <w:szCs w:val="24"/>
        </w:rPr>
        <w:t>.</w:t>
      </w:r>
    </w:p>
    <w:p w14:paraId="40834756" w14:textId="6B08B3BF" w:rsidR="00046F35" w:rsidRDefault="00E11B19" w:rsidP="00D74331">
      <w:pPr>
        <w:pStyle w:val="Heading2"/>
      </w:pPr>
      <w:bookmarkStart w:id="1308" w:name="_Toc166100509"/>
      <w:ins w:id="1309" w:author="Badhri Hari" w:date="2024-05-04T18:24:00Z">
        <w:r>
          <w:rPr>
            <w:noProof/>
          </w:rPr>
          <w:drawing>
            <wp:anchor distT="0" distB="0" distL="114300" distR="114300" simplePos="0" relativeHeight="251777536" behindDoc="1" locked="0" layoutInCell="1" allowOverlap="1" wp14:anchorId="2C76A7F2" wp14:editId="009A66F2">
              <wp:simplePos x="0" y="0"/>
              <wp:positionH relativeFrom="column">
                <wp:posOffset>-6773</wp:posOffset>
              </wp:positionH>
              <wp:positionV relativeFrom="paragraph">
                <wp:posOffset>355388</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ins>
      <w:r w:rsidR="00D74331">
        <w:t>11.2 Analysis 2 – Effect of PPP Mass Used</w:t>
      </w:r>
      <w:bookmarkEnd w:id="1308"/>
    </w:p>
    <w:p w14:paraId="24F65FF9" w14:textId="1BA383EC" w:rsidR="00833BCC" w:rsidRPr="002E5741" w:rsidRDefault="00CF6C79" w:rsidP="00B8644C">
      <w:pPr>
        <w:rPr>
          <w:szCs w:val="24"/>
        </w:rPr>
      </w:pPr>
      <w:ins w:id="1310" w:author="Badhri Hari" w:date="2024-05-04T18:24:00Z">
        <w:r>
          <w:rPr>
            <w:noProof/>
          </w:rPr>
          <w:t xml:space="preserve"> </w:t>
        </w:r>
      </w:ins>
      <w:r w:rsidR="006C2EF6">
        <w:rPr>
          <w:noProof/>
        </w:rPr>
        <mc:AlternateContent>
          <mc:Choice Requires="wps">
            <w:drawing>
              <wp:anchor distT="0" distB="0" distL="114300" distR="114300" simplePos="0" relativeHeight="251644416" behindDoc="0" locked="0" layoutInCell="1" allowOverlap="1" wp14:anchorId="5CAC1C73" wp14:editId="6593B8F5">
                <wp:simplePos x="0" y="0"/>
                <wp:positionH relativeFrom="margin">
                  <wp:posOffset>0</wp:posOffset>
                </wp:positionH>
                <wp:positionV relativeFrom="margin">
                  <wp:posOffset>3634740</wp:posOffset>
                </wp:positionV>
                <wp:extent cx="3800475" cy="251460"/>
                <wp:effectExtent l="0" t="0" r="28575" b="1524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51460"/>
                        </a:xfrm>
                        <a:prstGeom prst="rect">
                          <a:avLst/>
                        </a:prstGeom>
                        <a:solidFill>
                          <a:srgbClr val="FFFFFF"/>
                        </a:solidFill>
                        <a:ln w="9525">
                          <a:solidFill>
                            <a:srgbClr val="000000"/>
                          </a:solidFill>
                          <a:miter lim="800000"/>
                          <a:headEnd/>
                          <a:tailEnd/>
                        </a:ln>
                      </wps:spPr>
                      <wps:txbx>
                        <w:txbxContent>
                          <w:p w14:paraId="50E4BD49" w14:textId="3D8EDA65" w:rsidR="005531F3" w:rsidRPr="00B8644C" w:rsidRDefault="005531F3" w:rsidP="00B8644C">
                            <w:pPr>
                              <w:rPr>
                                <w:i/>
                                <w:iCs/>
                                <w:sz w:val="20"/>
                              </w:rPr>
                            </w:pPr>
                            <w:bookmarkStart w:id="1311"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31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7" type="#_x0000_t202" style="position:absolute;margin-left:0;margin-top:286.2pt;width:299.25pt;height:19.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">
                <v:textbox>
                  <w:txbxContent>
                    <w:p w14:paraId="50E4BD49" w14:textId="3D8EDA65" w:rsidR="005531F3" w:rsidRPr="00B8644C" w:rsidRDefault="005531F3" w:rsidP="00B8644C">
                      <w:pPr>
                        <w:rPr>
                          <w:i/>
                          <w:iCs/>
                          <w:sz w:val="20"/>
                        </w:rPr>
                      </w:pPr>
                      <w:bookmarkStart w:id="1312"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312"/>
                    </w:p>
                  </w:txbxContent>
                </v:textbox>
                <w10:wrap type="square" anchorx="margin" anchory="margin"/>
              </v:shape>
            </w:pict>
          </mc:Fallback>
        </mc:AlternateContent>
      </w:r>
      <w:del w:id="1313" w:author="Badhri Hari" w:date="2024-05-04T18:25:00Z">
        <w:r w:rsidR="006C32D9" w:rsidDel="00E11B19">
          <w:rPr>
            <w:noProof/>
          </w:rPr>
          <w:drawing>
            <wp:anchor distT="0" distB="0" distL="114300" distR="114300" simplePos="0" relativeHeight="251677184" behindDoc="1" locked="0" layoutInCell="1" allowOverlap="1" wp14:anchorId="159B99B9" wp14:editId="45256D4C">
              <wp:simplePos x="0" y="0"/>
              <wp:positionH relativeFrom="column">
                <wp:posOffset>0</wp:posOffset>
              </wp:positionH>
              <wp:positionV relativeFrom="paragraph">
                <wp:posOffset>8890</wp:posOffset>
              </wp:positionV>
              <wp:extent cx="3803650" cy="2386584"/>
              <wp:effectExtent l="0" t="0" r="6350" b="13970"/>
              <wp:wrapTight wrapText="bothSides">
                <wp:wrapPolygon edited="0">
                  <wp:start x="0" y="0"/>
                  <wp:lineTo x="0" y="21554"/>
                  <wp:lineTo x="21528" y="21554"/>
                  <wp:lineTo x="21528" y="0"/>
                  <wp:lineTo x="0" y="0"/>
                </wp:wrapPolygon>
              </wp:wrapTight>
              <wp:docPr id="52347225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del>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 xml:space="preserve">conditions. </w:t>
      </w:r>
      <w:r w:rsidR="0043464D">
        <w:rPr>
          <w:szCs w:val="24"/>
        </w:rPr>
        <w:t>It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765AEE96" w14:textId="61F26D80" w:rsidR="000F39A2" w:rsidRPr="00D40BB3" w:rsidRDefault="000F39A2" w:rsidP="000F39A2">
      <w:pPr>
        <w:rPr>
          <w:b/>
          <w:bCs/>
          <w:rPrChange w:id="1314" w:author="Bindhu" w:date="2024-04-28T09:52:00Z">
            <w:rPr/>
          </w:rPrChange>
        </w:rPr>
      </w:pPr>
      <w:r w:rsidRPr="000F39A2">
        <w:t xml:space="preserve">The observed plateau </w:t>
      </w:r>
      <w:r w:rsidR="0095307B">
        <w:t>of</w:t>
      </w:r>
      <w:r w:rsidRPr="000F39A2">
        <w:t xml:space="preserve"> the plotted lines as the </w:t>
      </w:r>
      <w:r w:rsidR="0095307B">
        <w:t xml:space="preserve">PPP </w:t>
      </w:r>
      <w:r w:rsidRPr="000F39A2">
        <w:t>mass increases</w:t>
      </w:r>
      <w:r w:rsidR="0095307B">
        <w:t xml:space="preserve"> </w:t>
      </w:r>
      <w:r w:rsidRPr="000F39A2">
        <w:t xml:space="preserve">can </w:t>
      </w:r>
      <w:r w:rsidR="0095307B">
        <w:t xml:space="preserve">be </w:t>
      </w:r>
      <w:r w:rsidRPr="000F39A2">
        <w:t>explained through the solubility limits</w:t>
      </w:r>
      <w:r w:rsidR="009508CE">
        <w:t xml:space="preserve"> of the solvents</w:t>
      </w:r>
      <w:r w:rsidRPr="000F39A2">
        <w:t xml:space="preserve">. As the extraction process progresses and more ligands are </w:t>
      </w:r>
      <w:r w:rsidR="00BC3BFA">
        <w:t>dissolved</w:t>
      </w:r>
      <w:r w:rsidRPr="000F39A2">
        <w:t xml:space="preserve"> </w:t>
      </w:r>
      <w:r w:rsidR="00BC3BFA">
        <w:t>in</w:t>
      </w:r>
      <w:r w:rsidRPr="000F39A2">
        <w:t xml:space="preserve"> the solvent, the </w:t>
      </w:r>
      <w:r w:rsidRPr="00D40BB3">
        <w:rPr>
          <w:b/>
          <w:bCs/>
          <w:rPrChange w:id="1315" w:author="Bindhu" w:date="2024-04-28T09:52:00Z">
            <w:rPr/>
          </w:rPrChange>
        </w:rPr>
        <w:t xml:space="preserve">solution approaches its maximum solubility limit. At this </w:t>
      </w:r>
      <w:r w:rsidR="008947A5" w:rsidRPr="00D40BB3">
        <w:rPr>
          <w:b/>
          <w:bCs/>
          <w:rPrChange w:id="1316" w:author="Bindhu" w:date="2024-04-28T09:52:00Z">
            <w:rPr/>
          </w:rPrChange>
        </w:rPr>
        <w:t>point</w:t>
      </w:r>
      <w:r w:rsidR="00824113" w:rsidRPr="00D40BB3">
        <w:rPr>
          <w:b/>
          <w:bCs/>
          <w:rPrChange w:id="1317" w:author="Bindhu" w:date="2024-04-28T09:52:00Z">
            <w:rPr/>
          </w:rPrChange>
        </w:rPr>
        <w:t xml:space="preserve"> </w:t>
      </w:r>
      <w:r w:rsidRPr="00D40BB3">
        <w:rPr>
          <w:b/>
          <w:bCs/>
          <w:rPrChange w:id="1318" w:author="Bindhu" w:date="2024-04-28T09:52:00Z">
            <w:rPr/>
          </w:rPrChange>
        </w:rPr>
        <w:t xml:space="preserve">the extraction </w:t>
      </w:r>
      <w:r w:rsidR="00824113" w:rsidRPr="00D40BB3">
        <w:rPr>
          <w:b/>
          <w:bCs/>
          <w:rPrChange w:id="1319" w:author="Bindhu" w:date="2024-04-28T09:52:00Z">
            <w:rPr/>
          </w:rPrChange>
        </w:rPr>
        <w:t xml:space="preserve">rate </w:t>
      </w:r>
      <w:r w:rsidRPr="00D40BB3">
        <w:rPr>
          <w:b/>
          <w:bCs/>
          <w:rPrChange w:id="1320" w:author="Bindhu" w:date="2024-04-28T09:52:00Z">
            <w:rPr/>
          </w:rPrChange>
        </w:rPr>
        <w:t>decline</w:t>
      </w:r>
      <w:r w:rsidR="00824113" w:rsidRPr="00D40BB3">
        <w:rPr>
          <w:b/>
          <w:bCs/>
          <w:rPrChange w:id="1321" w:author="Bindhu" w:date="2024-04-28T09:52:00Z">
            <w:rPr/>
          </w:rPrChange>
        </w:rPr>
        <w:t>s</w:t>
      </w:r>
      <w:r w:rsidR="00057A0F" w:rsidRPr="00D40BB3">
        <w:rPr>
          <w:b/>
          <w:bCs/>
          <w:rPrChange w:id="1322" w:author="Bindhu" w:date="2024-04-28T09:52:00Z">
            <w:rPr/>
          </w:rPrChange>
        </w:rPr>
        <w:t xml:space="preserve"> and thus the extraction efficiency at higher masses falls as well. </w:t>
      </w:r>
      <w:r w:rsidR="00A57A77" w:rsidRPr="00D40BB3">
        <w:rPr>
          <w:b/>
          <w:bCs/>
          <w:rPrChange w:id="1323" w:author="Bindhu" w:date="2024-04-28T09:52:00Z">
            <w:rPr/>
          </w:rPrChange>
        </w:rPr>
        <w:t xml:space="preserve">This leads </w:t>
      </w:r>
      <w:r w:rsidR="00057A0F" w:rsidRPr="00D40BB3">
        <w:rPr>
          <w:b/>
          <w:bCs/>
          <w:rPrChange w:id="1324" w:author="Bindhu" w:date="2024-04-28T09:52:00Z">
            <w:rPr/>
          </w:rPrChange>
        </w:rPr>
        <w:t xml:space="preserve">to the plateauing effect in the </w:t>
      </w:r>
      <w:r w:rsidR="003E0517" w:rsidRPr="00D40BB3">
        <w:rPr>
          <w:b/>
          <w:bCs/>
          <w:rPrChange w:id="1325" w:author="Bindhu" w:date="2024-04-28T09:52:00Z">
            <w:rPr/>
          </w:rPrChange>
        </w:rPr>
        <w:t>EI</w:t>
      </w:r>
      <w:r w:rsidR="00A57A77" w:rsidRPr="00D40BB3">
        <w:rPr>
          <w:b/>
          <w:bCs/>
          <w:rPrChange w:id="1326" w:author="Bindhu" w:date="2024-04-28T09:52:00Z">
            <w:rPr/>
          </w:rPrChange>
        </w:rPr>
        <w:t xml:space="preserve"> with higher mass</w:t>
      </w:r>
      <w:r w:rsidR="00057A0F" w:rsidRPr="00D40BB3">
        <w:rPr>
          <w:b/>
          <w:bCs/>
          <w:rPrChange w:id="1327" w:author="Bindhu" w:date="2024-04-28T09:52:00Z">
            <w:rPr/>
          </w:rPrChange>
        </w:rPr>
        <w:t>.</w:t>
      </w:r>
      <w:r w:rsidR="00B9335F" w:rsidRPr="00D40BB3">
        <w:rPr>
          <w:b/>
          <w:bCs/>
          <w:rPrChange w:id="1328" w:author="Bindhu" w:date="2024-04-28T09:52:00Z">
            <w:rPr/>
          </w:rPrChange>
        </w:rPr>
        <w:t xml:space="preserve"> The extent of the plateauing will vary based on the specific solubility limit of </w:t>
      </w:r>
      <w:r w:rsidR="00AA6B83" w:rsidRPr="00D40BB3">
        <w:rPr>
          <w:b/>
          <w:bCs/>
          <w:rPrChange w:id="1329" w:author="Bindhu" w:date="2024-04-28T09:52:00Z">
            <w:rPr/>
          </w:rPrChange>
        </w:rPr>
        <w:t>each solvent.</w:t>
      </w:r>
    </w:p>
    <w:p w14:paraId="0B840A60" w14:textId="71452147" w:rsidR="00405AB0" w:rsidRDefault="00405AB0" w:rsidP="00405AB0">
      <w:pPr>
        <w:pStyle w:val="Heading2"/>
      </w:pPr>
      <w:bookmarkStart w:id="1330" w:name="_Toc166100510"/>
      <w:r>
        <w:lastRenderedPageBreak/>
        <w:t xml:space="preserve">11.3 Analysis 3 – </w:t>
      </w:r>
      <w:r w:rsidR="00E7414A">
        <w:t>Effect of Metal Ion concentration</w:t>
      </w:r>
      <w:bookmarkEnd w:id="1330"/>
    </w:p>
    <w:p w14:paraId="77374E09" w14:textId="6CAECD69" w:rsidR="0038221E" w:rsidRDefault="00ED434D" w:rsidP="0099704D">
      <w:pPr>
        <w:rPr>
          <w:szCs w:val="24"/>
        </w:rPr>
      </w:pPr>
      <w:r w:rsidRPr="00ED434D">
        <w:t xml:space="preserve">Graph </w:t>
      </w:r>
      <w:r w:rsidR="00FD1B6E">
        <w:rPr>
          <w:noProof/>
        </w:rPr>
        <w:drawing>
          <wp:anchor distT="0" distB="0" distL="114300" distR="114300" simplePos="0" relativeHeight="251710976" behindDoc="1" locked="0" layoutInCell="1" allowOverlap="1" wp14:anchorId="46E621E4" wp14:editId="0B9C4E2F">
            <wp:simplePos x="0" y="0"/>
            <wp:positionH relativeFrom="column">
              <wp:posOffset>0</wp:posOffset>
            </wp:positionH>
            <wp:positionV relativeFrom="paragraph">
              <wp:posOffset>7620</wp:posOffset>
            </wp:positionV>
            <wp:extent cx="3803650" cy="2386584"/>
            <wp:effectExtent l="0" t="0" r="0" b="0"/>
            <wp:wrapTight wrapText="bothSides">
              <wp:wrapPolygon edited="0">
                <wp:start x="0" y="0"/>
                <wp:lineTo x="0" y="21554"/>
                <wp:lineTo x="21528" y="21554"/>
                <wp:lineTo x="21528" y="0"/>
                <wp:lineTo x="0" y="0"/>
              </wp:wrapPolygon>
            </wp:wrapTight>
            <wp:docPr id="547660779"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sidR="006038A8">
        <w:t>5</w:t>
      </w:r>
      <w:r>
        <w:rPr>
          <w:i/>
          <w:iCs/>
          <w:sz w:val="20"/>
        </w:rPr>
        <w:t xml:space="preserve"> </w:t>
      </w:r>
      <w:r w:rsidR="00800CC5">
        <w:fldChar w:fldCharType="begin"/>
      </w:r>
      <w:r w:rsidR="00800CC5">
        <w:instrText xml:space="preserve"> REF _Ref159875579 \h  \* MERGEFORMAT </w:instrText>
      </w:r>
      <w:r w:rsidR="005F7577">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p>
    <w:p w14:paraId="05BEA34B" w14:textId="4F76713E" w:rsidR="00A1747A" w:rsidRDefault="00A1747A" w:rsidP="0099704D">
      <w:pPr>
        <w:rPr>
          <w:szCs w:val="24"/>
        </w:rPr>
      </w:pPr>
    </w:p>
    <w:p w14:paraId="60A713C6" w14:textId="77777777" w:rsidR="006C2EF6" w:rsidRPr="00800CC5" w:rsidRDefault="006C2EF6" w:rsidP="0099704D">
      <w:pPr>
        <w:rPr>
          <w:szCs w:val="24"/>
        </w:rPr>
      </w:pPr>
    </w:p>
    <w:p w14:paraId="27D892BB" w14:textId="0DE33F27" w:rsidR="007F7291" w:rsidRDefault="006C2EF6" w:rsidP="00DB11F1">
      <w:pPr>
        <w:pStyle w:val="Heading2"/>
      </w:pPr>
      <w:bookmarkStart w:id="1331" w:name="_Toc166100511"/>
      <w:r>
        <w:rPr>
          <w:noProof/>
        </w:rPr>
        <mc:AlternateContent>
          <mc:Choice Requires="wps">
            <w:drawing>
              <wp:anchor distT="0" distB="0" distL="114300" distR="114300" simplePos="0" relativeHeight="251647488" behindDoc="0" locked="0" layoutInCell="1" allowOverlap="1" wp14:anchorId="51CC6176" wp14:editId="48969FB9">
                <wp:simplePos x="0" y="0"/>
                <wp:positionH relativeFrom="margin">
                  <wp:posOffset>0</wp:posOffset>
                </wp:positionH>
                <wp:positionV relativeFrom="margin">
                  <wp:posOffset>2816225</wp:posOffset>
                </wp:positionV>
                <wp:extent cx="3768090" cy="251460"/>
                <wp:effectExtent l="13335" t="8255" r="9525" b="698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332"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8" type="#_x0000_t202" style="position:absolute;margin-left:0;margin-top:221.75pt;width:296.7pt;height:19.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7HHAIAADMEAAAOAAAAZHJzL2Uyb0RvYy54bWysU9tu2zAMfR+wfxD0vtjJkjQ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">
                <v:textbox>
                  <w:txbxContent>
                    <w:p w14:paraId="5F07D72C" w14:textId="292862AC" w:rsidR="005531F3" w:rsidRPr="005C1A4A" w:rsidRDefault="005531F3" w:rsidP="005C1A4A">
                      <w:pPr>
                        <w:rPr>
                          <w:i/>
                          <w:iCs/>
                          <w:sz w:val="20"/>
                        </w:rPr>
                      </w:pPr>
                      <w:bookmarkStart w:id="1333"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33"/>
                    </w:p>
                  </w:txbxContent>
                </v:textbox>
                <w10:wrap type="square" anchorx="margin" anchory="margin"/>
              </v:shape>
            </w:pict>
          </mc:Fallback>
        </mc:AlternateContent>
      </w:r>
      <w:r w:rsidR="00A646B0">
        <w:rPr>
          <w:noProof/>
        </w:rPr>
        <w:drawing>
          <wp:anchor distT="0" distB="0" distL="114300" distR="114300" simplePos="0" relativeHeight="251724288" behindDoc="1" locked="0" layoutInCell="1" allowOverlap="1" wp14:anchorId="30BFEAD1" wp14:editId="06701DFF">
            <wp:simplePos x="0" y="0"/>
            <wp:positionH relativeFrom="column">
              <wp:posOffset>0</wp:posOffset>
            </wp:positionH>
            <wp:positionV relativeFrom="paragraph">
              <wp:posOffset>379730</wp:posOffset>
            </wp:positionV>
            <wp:extent cx="3803650" cy="2386330"/>
            <wp:effectExtent l="0" t="0" r="0" b="0"/>
            <wp:wrapTight wrapText="bothSides">
              <wp:wrapPolygon edited="0">
                <wp:start x="0" y="0"/>
                <wp:lineTo x="0" y="21554"/>
                <wp:lineTo x="21528" y="21554"/>
                <wp:lineTo x="21528" y="0"/>
                <wp:lineTo x="0" y="0"/>
              </wp:wrapPolygon>
            </wp:wrapTight>
            <wp:docPr id="1999036992" name="Chart 1">
              <a:extLst xmlns:a="http://schemas.openxmlformats.org/drawingml/2006/main">
                <a:ext uri="{FF2B5EF4-FFF2-40B4-BE49-F238E27FC236}">
                  <a16:creationId xmlns:a16="http://schemas.microsoft.com/office/drawing/2014/main" id="{00000000-0008-0000-03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E7414A">
        <w:t xml:space="preserve">11.4 Analysis 4 </w:t>
      </w:r>
      <w:r w:rsidR="00EB2F97">
        <w:t>–</w:t>
      </w:r>
      <w:r w:rsidR="00E7414A">
        <w:t xml:space="preserve"> Effect of Metal Ligand Voluminal Ratio</w:t>
      </w:r>
      <w:bookmarkEnd w:id="1331"/>
    </w:p>
    <w:p w14:paraId="30A8EDB6" w14:textId="77777777" w:rsidR="006C2EF6" w:rsidRDefault="006C2EF6" w:rsidP="002509DA"/>
    <w:p w14:paraId="08C6B7D2" w14:textId="77777777" w:rsidR="002509DA" w:rsidRPr="002509DA" w:rsidRDefault="002509DA" w:rsidP="002509DA"/>
    <w:p w14:paraId="2A0E56CB" w14:textId="77777777" w:rsidR="006C2EF6" w:rsidRDefault="006C2EF6" w:rsidP="002509DA"/>
    <w:p w14:paraId="27272DB7" w14:textId="77777777" w:rsidR="006C2EF6" w:rsidRDefault="006C2EF6" w:rsidP="002509DA"/>
    <w:p w14:paraId="2C4001D3" w14:textId="77777777" w:rsidR="006C2EF6" w:rsidRDefault="006C2EF6" w:rsidP="002509DA"/>
    <w:p w14:paraId="260DB505" w14:textId="77777777" w:rsidR="002509DA" w:rsidRDefault="002509DA" w:rsidP="002509DA"/>
    <w:p w14:paraId="1A81B90A" w14:textId="011BE430" w:rsidR="009C3BFF" w:rsidRDefault="009C3BFF" w:rsidP="009C3BFF">
      <w:pPr>
        <w:pStyle w:val="Heading1"/>
      </w:pPr>
      <w:bookmarkStart w:id="1334" w:name="_Toc166100512"/>
      <w:r w:rsidRPr="007F7291">
        <w:t>12</w:t>
      </w:r>
      <w:r>
        <w:t xml:space="preserve"> Conclusion</w:t>
      </w:r>
      <w:bookmarkEnd w:id="1334"/>
    </w:p>
    <w:p w14:paraId="3A81CD73" w14:textId="6B36CAAA" w:rsidR="009554D9" w:rsidRDefault="006C2EF6" w:rsidP="00B63191">
      <w:r>
        <w:rPr>
          <w:noProof/>
        </w:rPr>
        <mc:AlternateContent>
          <mc:Choice Requires="wps">
            <w:drawing>
              <wp:anchor distT="0" distB="0" distL="114300" distR="114300" simplePos="0" relativeHeight="251679232" behindDoc="1" locked="0" layoutInCell="1" allowOverlap="1" wp14:anchorId="51CC6176" wp14:editId="612A35C2">
                <wp:simplePos x="0" y="0"/>
                <wp:positionH relativeFrom="margin">
                  <wp:posOffset>-1905</wp:posOffset>
                </wp:positionH>
                <wp:positionV relativeFrom="margin">
                  <wp:posOffset>6021070</wp:posOffset>
                </wp:positionV>
                <wp:extent cx="3768090" cy="251460"/>
                <wp:effectExtent l="13335" t="10795" r="9525" b="13970"/>
                <wp:wrapTight wrapText="bothSides">
                  <wp:wrapPolygon edited="0">
                    <wp:start x="-55" y="-818"/>
                    <wp:lineTo x="-55" y="20782"/>
                    <wp:lineTo x="21655" y="20782"/>
                    <wp:lineTo x="21655" y="-818"/>
                    <wp:lineTo x="-55" y="-818"/>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9" type="#_x0000_t202" style="position:absolute;margin-left:-.15pt;margin-top:474.1pt;width:296.7pt;height:19.8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srHAIAADMEAAAOAAAAZHJzL2Uyb0RvYy54bWysU9tu2zAMfR+wfxD0vtjJkjQ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">
                <v:textbo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v:textbox>
                <w10:wrap type="tight" anchorx="margin" anchory="margin"/>
              </v:shape>
            </w:pict>
          </mc:Fallback>
        </mc:AlternateContent>
      </w:r>
      <w:r w:rsidR="000418C8" w:rsidRPr="000418C8">
        <w:t xml:space="preserve">This investigation elucidates the potent chelating prowess of phenolic acid derivatives extracted from </w:t>
      </w:r>
      <w:r w:rsidR="00555E27">
        <w:t>PPP</w:t>
      </w:r>
      <w:r w:rsidR="000418C8" w:rsidRPr="000418C8">
        <w:t xml:space="preserve"> in complexing with aqueous Copper (II) ions, </w:t>
      </w:r>
      <w:r w:rsidR="00046D8F">
        <w:t xml:space="preserve">and hence </w:t>
      </w:r>
      <w:r w:rsidR="000418C8" w:rsidRPr="000418C8">
        <w:t>spotlighting a viable</w:t>
      </w:r>
      <w:r w:rsidR="00190534">
        <w:t>, environmentally friendly</w:t>
      </w:r>
      <w:r w:rsidR="000418C8" w:rsidRPr="000418C8">
        <w:t xml:space="preserve"> </w:t>
      </w:r>
      <w:r w:rsidR="00ED71C7">
        <w:t>method</w:t>
      </w:r>
      <w:r w:rsidR="000418C8" w:rsidRPr="000418C8">
        <w:t xml:space="preserve"> for mitigating heavy metal contamination in water bodies.</w:t>
      </w:r>
      <w:r w:rsidR="009554D9">
        <w:t xml:space="preserve"> </w:t>
      </w:r>
      <w:r w:rsidR="008A45F0">
        <w:t xml:space="preserve">Furthermore, the study </w:t>
      </w:r>
      <w:r w:rsidR="00261D5F">
        <w:t xml:space="preserve">has also probed into the optimal conditions required in order to achieve </w:t>
      </w:r>
      <w:r w:rsidR="00261D5F">
        <w:lastRenderedPageBreak/>
        <w:t>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28D1BBA1" w:rsidR="007F7291" w:rsidRDefault="007F7291" w:rsidP="007F7291">
      <w:pPr>
        <w:pStyle w:val="Heading1"/>
      </w:pPr>
      <w:bookmarkStart w:id="1335" w:name="_Toc166100513"/>
      <w:r w:rsidRPr="00714426">
        <w:t>13 Evalua</w:t>
      </w:r>
      <w:r w:rsidR="00714426" w:rsidRPr="00714426">
        <w:t>tion</w:t>
      </w:r>
      <w:bookmarkEnd w:id="1335"/>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77777777" w:rsidR="008372D6" w:rsidRPr="00D23EE1" w:rsidRDefault="005A57B0" w:rsidP="005A57B0">
            <w:pPr>
              <w:pStyle w:val="Heading2"/>
              <w:spacing w:before="120" w:after="120" w:line="240" w:lineRule="auto"/>
              <w:jc w:val="center"/>
            </w:pPr>
            <w:bookmarkStart w:id="1336" w:name="_Toc166100514"/>
            <w:r>
              <w:t xml:space="preserve">13.1 </w:t>
            </w:r>
            <w:r w:rsidR="00D23EE1">
              <w:t>Strengths</w:t>
            </w:r>
            <w:bookmarkEnd w:id="1336"/>
          </w:p>
        </w:tc>
      </w:tr>
      <w:tr w:rsidR="008372D6" w14:paraId="1DA88A85" w14:textId="77777777" w:rsidTr="00AE3774">
        <w:tc>
          <w:tcPr>
            <w:tcW w:w="9576" w:type="dxa"/>
            <w:vAlign w:val="center"/>
          </w:tcPr>
          <w:p w14:paraId="0BB4D1DF" w14:textId="77777777"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B872AD" w:rsidRPr="00C24AA0">
              <w:rPr>
                <w:szCs w:val="24"/>
              </w:rPr>
              <w:t>remediation</w:t>
            </w:r>
            <w:r w:rsidR="00B872AD">
              <w:rPr>
                <w:szCs w:val="24"/>
              </w:rPr>
              <w:t>;</w:t>
            </w:r>
            <w:r w:rsidR="001F3722">
              <w:rPr>
                <w:szCs w:val="24"/>
              </w:rPr>
              <w:t xml:space="preserve"> hence the side-effects of synthetic alternatives (EDTA) are</w:t>
            </w:r>
            <w:r w:rsidR="00FF3633">
              <w:rPr>
                <w:szCs w:val="24"/>
              </w:rPr>
              <w:t xml:space="preserve"> avoided</w:t>
            </w:r>
            <w:r w:rsidR="00831683">
              <w:rPr>
                <w:szCs w:val="24"/>
              </w:rPr>
              <w:t xml:space="preserve"> (</w:t>
            </w:r>
            <w:r w:rsidR="00831683" w:rsidRPr="00831683">
              <w:rPr>
                <w:szCs w:val="24"/>
              </w:rPr>
              <w:t xml:space="preserve">Section </w:t>
            </w:r>
            <w:r w:rsidR="009B74B5">
              <w:fldChar w:fldCharType="begin"/>
            </w:r>
            <w:r w:rsidR="009B74B5">
              <w:instrText xml:space="preserve"> REF _Ref158715311 \h  \* MERGEFORMAT </w:instrText>
            </w:r>
            <w:r w:rsidR="009B74B5">
              <w:fldChar w:fldCharType="separate"/>
            </w:r>
            <w:r w:rsidR="00831683" w:rsidRPr="00831683">
              <w:rPr>
                <w:szCs w:val="24"/>
              </w:rPr>
              <w:t>4.3</w:t>
            </w:r>
            <w:r w:rsidR="009B74B5">
              <w:fldChar w:fldCharType="end"/>
            </w:r>
            <w:r w:rsidR="00831683">
              <w:rPr>
                <w:szCs w:val="24"/>
              </w:rPr>
              <w:t>)</w:t>
            </w:r>
            <w:r w:rsidR="00FF3633">
              <w:rPr>
                <w:szCs w:val="24"/>
              </w:rPr>
              <w:t>.</w:t>
            </w:r>
          </w:p>
          <w:p w14:paraId="32E3FEAD" w14:textId="0DD6AB69"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limited environmental impact at relatively lower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74566A61" w:rsidR="00966601" w:rsidRPr="00773F90" w:rsidRDefault="00D26850" w:rsidP="00C92211">
            <w:pPr>
              <w:pStyle w:val="ListParagraph"/>
              <w:numPr>
                <w:ilvl w:val="0"/>
                <w:numId w:val="10"/>
              </w:numPr>
            </w:pPr>
            <w:r w:rsidRPr="00C24AA0">
              <w:rPr>
                <w:szCs w:val="24"/>
              </w:rPr>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5D6DE64" w14:textId="2D9A8E7A" w:rsidR="008372D6" w:rsidRPr="008372D6" w:rsidRDefault="00CB5D7A" w:rsidP="008372D6">
      <w:r>
        <w:rPr>
          <w:noProof/>
        </w:rPr>
        <mc:AlternateContent>
          <mc:Choice Requires="wps">
            <w:drawing>
              <wp:anchor distT="0" distB="0" distL="114300" distR="114300" simplePos="0" relativeHeight="251650560" behindDoc="0" locked="0" layoutInCell="1" allowOverlap="1" wp14:anchorId="60E81C14" wp14:editId="1E0264D1">
                <wp:simplePos x="0" y="0"/>
                <wp:positionH relativeFrom="column">
                  <wp:posOffset>-15240</wp:posOffset>
                </wp:positionH>
                <wp:positionV relativeFrom="paragraph">
                  <wp:posOffset>54610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4CF31078"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1F0452">
                              <w:rPr>
                                <w:i/>
                                <w:iCs/>
                                <w:noProof/>
                                <w:sz w:val="20"/>
                              </w:rPr>
                              <w:t>21</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70" type="#_x0000_t202" style="position:absolute;margin-left:-1.2pt;margin-top:4.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6PGw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">
                <v:textbox>
                  <w:txbxContent>
                    <w:p w14:paraId="2C9C07A2" w14:textId="4CF31078"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1F0452">
                        <w:rPr>
                          <w:i/>
                          <w:iCs/>
                          <w:noProof/>
                          <w:sz w:val="20"/>
                        </w:rPr>
                        <w:t>21</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77777777" w:rsidR="00400488" w:rsidRPr="00400488" w:rsidRDefault="005A57B0" w:rsidP="005A57B0">
            <w:pPr>
              <w:pStyle w:val="Heading2"/>
              <w:spacing w:before="120" w:after="120" w:line="240" w:lineRule="auto"/>
              <w:jc w:val="center"/>
            </w:pPr>
            <w:bookmarkStart w:id="1337" w:name="_Toc166100515"/>
            <w:r>
              <w:t xml:space="preserve">13.2 </w:t>
            </w:r>
            <w:r w:rsidR="00400488">
              <w:t>Weaknesses</w:t>
            </w:r>
            <w:bookmarkEnd w:id="1337"/>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374C61D0" w:rsidR="0096203D" w:rsidRPr="00AE77F6" w:rsidRDefault="00A6743D" w:rsidP="0037658C">
            <w:pPr>
              <w:pStyle w:val="ListParagraph"/>
              <w:numPr>
                <w:ilvl w:val="0"/>
                <w:numId w:val="15"/>
              </w:numPr>
              <w:rPr>
                <w:szCs w:val="24"/>
              </w:rPr>
            </w:pPr>
            <w:r w:rsidRPr="00AE77F6">
              <w:rPr>
                <w:szCs w:val="24"/>
              </w:rPr>
              <w:lastRenderedPageBreak/>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End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E11B19" w:rsidRPr="00E11B19">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lastRenderedPageBreak/>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p w14:paraId="37FB9CC9" w14:textId="39726F4C" w:rsidR="00400488" w:rsidRPr="00400488" w:rsidRDefault="00CB5D7A" w:rsidP="00400488">
      <w:bookmarkStart w:id="1338" w:name="_Toc161773997"/>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08AF346E"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1F0452">
                              <w:rPr>
                                <w:i/>
                                <w:iCs/>
                                <w:noProof/>
                                <w:sz w:val="20"/>
                              </w:rPr>
                              <w:t>22</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71"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tjGg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">
                <v:textbox>
                  <w:txbxContent>
                    <w:p w14:paraId="66143064" w14:textId="08AF346E"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1F0452">
                        <w:rPr>
                          <w:i/>
                          <w:iCs/>
                          <w:noProof/>
                          <w:sz w:val="20"/>
                        </w:rPr>
                        <w:t>22</w:t>
                      </w:r>
                      <w:r w:rsidR="00FE1D2F" w:rsidRPr="00400488">
                        <w:rPr>
                          <w:i/>
                          <w:iCs/>
                          <w:sz w:val="20"/>
                        </w:rPr>
                        <w:fldChar w:fldCharType="end"/>
                      </w:r>
                      <w:r w:rsidRPr="00400488">
                        <w:rPr>
                          <w:i/>
                          <w:iCs/>
                          <w:sz w:val="20"/>
                        </w:rPr>
                        <w:t>: Weaknesses of study</w:t>
                      </w:r>
                    </w:p>
                  </w:txbxContent>
                </v:textbox>
              </v:shape>
            </w:pict>
          </mc:Fallback>
        </mc:AlternateContent>
      </w:r>
      <w:bookmarkEnd w:id="1338"/>
    </w:p>
    <w:p w14:paraId="4ABA8B75" w14:textId="77777777" w:rsidR="00714426" w:rsidRPr="00714426" w:rsidRDefault="00714426" w:rsidP="00714426">
      <w:pPr>
        <w:pStyle w:val="Heading1"/>
      </w:pPr>
      <w:bookmarkStart w:id="1339" w:name="_Toc166100516"/>
      <w:r w:rsidRPr="00714426">
        <w:t>14 Further Scope</w:t>
      </w:r>
      <w:bookmarkEnd w:id="1339"/>
    </w:p>
    <w:p w14:paraId="7184E96F" w14:textId="02E5743C"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End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E11B19">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p>
    <w:bookmarkStart w:id="1340" w:name="_Toc166100517" w:displacedByCustomXml="next"/>
    <w:sdt>
      <w:sdtPr>
        <w:rPr>
          <w:rFonts w:eastAsiaTheme="minorEastAsia" w:cstheme="minorBidi"/>
          <w:b w:val="0"/>
          <w:bCs w:val="0"/>
          <w:szCs w:val="20"/>
          <w:u w:val="none"/>
        </w:rPr>
        <w:id w:val="613316745"/>
        <w:docPartObj>
          <w:docPartGallery w:val="Bibliographies"/>
          <w:docPartUnique/>
        </w:docPartObj>
      </w:sdtPr>
      <w:sdtEnd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340"/>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61B4298D" w14:textId="77777777" w:rsidR="00E11B19" w:rsidRDefault="00FE1D2F" w:rsidP="00E11B19">
              <w:pPr>
                <w:pStyle w:val="Bibliography"/>
                <w:ind w:left="720" w:hanging="720"/>
                <w:rPr>
                  <w:noProof/>
                  <w:szCs w:val="24"/>
                </w:rPr>
              </w:pPr>
              <w:r>
                <w:fldChar w:fldCharType="begin"/>
              </w:r>
              <w:r w:rsidR="001E4648">
                <w:instrText xml:space="preserve"> BIBLIOGRAPHY </w:instrText>
              </w:r>
              <w:r>
                <w:fldChar w:fldCharType="separate"/>
              </w:r>
              <w:r w:rsidR="00E11B19">
                <w:rPr>
                  <w:noProof/>
                </w:rPr>
                <w:t>n.d. 13 February 2024. &lt;https://pubchem.ncbi.nlm.nih.gov/&gt;.</w:t>
              </w:r>
            </w:p>
            <w:p w14:paraId="57AAE54E" w14:textId="77777777" w:rsidR="00E11B19" w:rsidRDefault="00E11B19" w:rsidP="00E11B19">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522BCE6E" w14:textId="77777777" w:rsidR="00E11B19" w:rsidRDefault="00E11B19" w:rsidP="00E11B19">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759B3DC8" w14:textId="77777777" w:rsidR="00E11B19" w:rsidRDefault="00E11B19" w:rsidP="00E11B19">
              <w:pPr>
                <w:pStyle w:val="Bibliography"/>
                <w:ind w:left="720" w:hanging="720"/>
                <w:rPr>
                  <w:noProof/>
                </w:rPr>
              </w:pPr>
              <w:r>
                <w:rPr>
                  <w:noProof/>
                </w:rPr>
                <w:lastRenderedPageBreak/>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5F9E0A1B" w14:textId="77777777" w:rsidR="00E11B19" w:rsidRDefault="00E11B19" w:rsidP="00E11B19">
              <w:pPr>
                <w:pStyle w:val="Bibliography"/>
                <w:ind w:left="720" w:hanging="720"/>
                <w:rPr>
                  <w:noProof/>
                </w:rPr>
              </w:pPr>
              <w:r w:rsidRPr="0024172E">
                <w:rPr>
                  <w:noProof/>
                  <w:lang w:val="fr-FR"/>
                  <w:rPrChange w:id="1341" w:author="Badhri Hari" w:date="2024-05-04T18:26:00Z">
                    <w:rPr>
                      <w:noProof/>
                    </w:rPr>
                  </w:rPrChange>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4CF68FBD" w14:textId="77777777" w:rsidR="00E11B19" w:rsidRDefault="00E11B19" w:rsidP="00E11B19">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29F52F03" w14:textId="77777777" w:rsidR="00E11B19" w:rsidRDefault="00E11B19" w:rsidP="00E11B19">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3E194867" w14:textId="77777777" w:rsidR="00E11B19" w:rsidRDefault="00E11B19" w:rsidP="00E11B19">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6AFB67BD" w14:textId="77777777" w:rsidR="00E11B19" w:rsidRDefault="00E11B19" w:rsidP="00E11B19">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49C7B313" w14:textId="77777777" w:rsidR="00E11B19" w:rsidRDefault="00E11B19" w:rsidP="00E11B19">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0D2DABA9" w14:textId="77777777" w:rsidR="00E11B19" w:rsidRDefault="00E11B19" w:rsidP="00E11B19">
              <w:pPr>
                <w:pStyle w:val="Bibliography"/>
                <w:ind w:left="720" w:hanging="720"/>
                <w:rPr>
                  <w:noProof/>
                </w:rPr>
              </w:pPr>
              <w:r>
                <w:rPr>
                  <w:noProof/>
                </w:rPr>
                <w:t xml:space="preserve">Derakhshan, Zahra, et al. "Antioxidant activity and total phenolic content of ethanolic extract of pomegranate peels, juice and seeds." </w:t>
              </w:r>
              <w:r>
                <w:rPr>
                  <w:i/>
                  <w:iCs/>
                  <w:noProof/>
                </w:rPr>
                <w:t>Food and Chemical Toxicology</w:t>
              </w:r>
              <w:r>
                <w:rPr>
                  <w:noProof/>
                </w:rPr>
                <w:t xml:space="preserve"> 114 (2018): 3.</w:t>
              </w:r>
            </w:p>
            <w:p w14:paraId="2C1F1803" w14:textId="77777777" w:rsidR="00E11B19" w:rsidRDefault="00E11B19" w:rsidP="00E11B19">
              <w:pPr>
                <w:pStyle w:val="Bibliography"/>
                <w:ind w:left="720" w:hanging="720"/>
                <w:rPr>
                  <w:noProof/>
                </w:rPr>
              </w:pPr>
              <w:r>
                <w:rPr>
                  <w:noProof/>
                </w:rPr>
                <w:lastRenderedPageBreak/>
                <w:t xml:space="preserve">Edinburgh Instruments. </w:t>
              </w:r>
              <w:r>
                <w:rPr>
                  <w:i/>
                  <w:iCs/>
                  <w:noProof/>
                </w:rPr>
                <w:t>Techniques: Uv-Vis Spectroscopy</w:t>
              </w:r>
              <w:r>
                <w:rPr>
                  <w:noProof/>
                </w:rPr>
                <w:t>. n.d. 21 December 2023. &lt;https://www.edinst.com/in/techniques/uv-vis-spectroscopy/&gt;.</w:t>
              </w:r>
            </w:p>
            <w:p w14:paraId="3FE8E59C" w14:textId="77777777" w:rsidR="00E11B19" w:rsidRDefault="00E11B19" w:rsidP="00E11B19">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64BD6630" w14:textId="77777777" w:rsidR="00E11B19" w:rsidRDefault="00E11B19" w:rsidP="00E11B19">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51063B71" w14:textId="77777777" w:rsidR="00E11B19" w:rsidRDefault="00E11B19" w:rsidP="00E11B19">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77234F7D" w14:textId="77777777" w:rsidR="00E11B19" w:rsidRDefault="00E11B19" w:rsidP="00E11B19">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20AD6EC4" w14:textId="77777777" w:rsidR="00E11B19" w:rsidRDefault="00E11B19" w:rsidP="00E11B19">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387F0E86" w14:textId="77777777" w:rsidR="00E11B19" w:rsidRDefault="00E11B19" w:rsidP="00E11B19">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7D5D02CB" w14:textId="77777777" w:rsidR="00E11B19" w:rsidRDefault="00E11B19" w:rsidP="00E11B19">
              <w:pPr>
                <w:pStyle w:val="Bibliography"/>
                <w:ind w:left="720" w:hanging="720"/>
                <w:rPr>
                  <w:noProof/>
                </w:rPr>
              </w:pPr>
              <w:r>
                <w:rPr>
                  <w:noProof/>
                </w:rPr>
                <w:lastRenderedPageBreak/>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744116F6" w14:textId="77777777" w:rsidR="00E11B19" w:rsidRDefault="00E11B19" w:rsidP="00E11B19">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001AC6E5" w14:textId="77777777" w:rsidR="00E11B19" w:rsidRDefault="00E11B19" w:rsidP="00E11B19">
              <w:pPr>
                <w:pStyle w:val="Bibliography"/>
                <w:ind w:left="720" w:hanging="720"/>
                <w:rPr>
                  <w:noProof/>
                </w:rPr>
              </w:pPr>
              <w:r>
                <w:rPr>
                  <w:noProof/>
                </w:rPr>
                <w:t xml:space="preserve">Lo, Irene M.C. and X. Y. Yang. "EDTA Extraction of Heavy Metals from Different Soil Fractions and Synthetic Soils." </w:t>
              </w:r>
              <w:r>
                <w:rPr>
                  <w:i/>
                  <w:iCs/>
                  <w:noProof/>
                </w:rPr>
                <w:t>Water, Air, and Soil Pollution</w:t>
              </w:r>
              <w:r>
                <w:rPr>
                  <w:noProof/>
                </w:rPr>
                <w:t xml:space="preserve"> 109 (1997): 225.</w:t>
              </w:r>
            </w:p>
            <w:p w14:paraId="1E4CE57B" w14:textId="77777777" w:rsidR="00E11B19" w:rsidRDefault="00E11B19" w:rsidP="00E11B19">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070C728F" w14:textId="77777777" w:rsidR="00E11B19" w:rsidRDefault="00E11B19" w:rsidP="00E11B19">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039395C5" w14:textId="77777777" w:rsidR="00E11B19" w:rsidRDefault="00E11B19" w:rsidP="00E11B19">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4FE5546C" w14:textId="77777777" w:rsidR="00E11B19" w:rsidRDefault="00E11B19" w:rsidP="00E11B19">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2BE4935E" w14:textId="77777777" w:rsidR="00E11B19" w:rsidRDefault="00E11B19" w:rsidP="00E11B19">
              <w:pPr>
                <w:pStyle w:val="Bibliography"/>
                <w:ind w:left="720" w:hanging="720"/>
                <w:rPr>
                  <w:noProof/>
                </w:rPr>
              </w:pPr>
              <w:r>
                <w:rPr>
                  <w:noProof/>
                </w:rPr>
                <w:t xml:space="preserve">MolView. </w:t>
              </w:r>
              <w:r>
                <w:rPr>
                  <w:i/>
                  <w:iCs/>
                  <w:noProof/>
                </w:rPr>
                <w:t>MolView</w:t>
              </w:r>
              <w:r>
                <w:rPr>
                  <w:noProof/>
                </w:rPr>
                <w:t>. n.d. 2 December 2023. &lt;https://molview.org&gt;.</w:t>
              </w:r>
            </w:p>
            <w:p w14:paraId="7AF658B5" w14:textId="77777777" w:rsidR="00E11B19" w:rsidRDefault="00E11B19" w:rsidP="00E11B19">
              <w:pPr>
                <w:pStyle w:val="Bibliography"/>
                <w:ind w:left="720" w:hanging="720"/>
                <w:rPr>
                  <w:noProof/>
                </w:rPr>
              </w:pPr>
              <w:r>
                <w:rPr>
                  <w:noProof/>
                </w:rPr>
                <w:lastRenderedPageBreak/>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57B6169B" w14:textId="77777777" w:rsidR="00E11B19" w:rsidRDefault="00E11B19" w:rsidP="00E11B19">
              <w:pPr>
                <w:pStyle w:val="Bibliography"/>
                <w:ind w:left="720" w:hanging="720"/>
                <w:rPr>
                  <w:noProof/>
                </w:rPr>
              </w:pPr>
              <w:r>
                <w:rPr>
                  <w:noProof/>
                </w:rPr>
                <w:t xml:space="preserve">Rasouli, Hassan, Mohammad Hosein Farzaei and Reza Khodarahmi. "Polyphenols and their benefits: A review." </w:t>
              </w:r>
              <w:r>
                <w:rPr>
                  <w:i/>
                  <w:iCs/>
                  <w:noProof/>
                </w:rPr>
                <w:t>International Journal of Food Properties</w:t>
              </w:r>
              <w:r>
                <w:rPr>
                  <w:noProof/>
                </w:rPr>
                <w:t xml:space="preserve"> 20.2 (2017): 1-2.</w:t>
              </w:r>
            </w:p>
            <w:p w14:paraId="7F8E2613" w14:textId="77777777" w:rsidR="00E11B19" w:rsidRDefault="00E11B19" w:rsidP="00E11B19">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0B57AB14" w14:textId="77777777" w:rsidR="00E11B19" w:rsidRDefault="00E11B19" w:rsidP="00E11B19">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3D4AE1A0" w14:textId="77777777" w:rsidR="00E11B19" w:rsidRDefault="00E11B19" w:rsidP="00E11B19">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7CBE9C46" w14:textId="77777777" w:rsidR="00E11B19" w:rsidRDefault="00E11B19" w:rsidP="00E11B19">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377E31E0" w14:textId="77777777" w:rsidR="00E11B19" w:rsidRDefault="00E11B19" w:rsidP="00E11B19">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7F4C2F5E" w14:textId="77777777" w:rsidR="00E11B19" w:rsidRDefault="00E11B19" w:rsidP="00E11B19">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E11B19">
              <w:r>
                <w:fldChar w:fldCharType="end"/>
              </w:r>
            </w:p>
          </w:sdtContent>
        </w:sdt>
      </w:sdtContent>
    </w:sdt>
    <w:p w14:paraId="6C49B45F" w14:textId="77777777" w:rsidR="00332159" w:rsidRDefault="00714426" w:rsidP="00DE6C61">
      <w:pPr>
        <w:pStyle w:val="Heading1"/>
      </w:pPr>
      <w:bookmarkStart w:id="1342" w:name="_Toc166100518"/>
      <w:r>
        <w:lastRenderedPageBreak/>
        <w:t>16</w:t>
      </w:r>
      <w:r w:rsidR="00DE6C61">
        <w:t xml:space="preserve"> Appendix</w:t>
      </w:r>
      <w:bookmarkEnd w:id="1342"/>
    </w:p>
    <w:p w14:paraId="62997F25" w14:textId="77777777" w:rsidR="00D16305" w:rsidRDefault="00714426" w:rsidP="00D16305">
      <w:pPr>
        <w:pStyle w:val="Heading2"/>
      </w:pPr>
      <w:bookmarkStart w:id="1343" w:name="_Toc166100519"/>
      <w:r>
        <w:t>16</w:t>
      </w:r>
      <w:r w:rsidR="00D16305">
        <w:t>.1 Uncertainties</w:t>
      </w:r>
      <w:bookmarkEnd w:id="1343"/>
    </w:p>
    <w:p w14:paraId="35AF982B" w14:textId="77777777" w:rsidR="00067712" w:rsidRDefault="00714426" w:rsidP="00067712">
      <w:pPr>
        <w:pStyle w:val="Heading3"/>
      </w:pPr>
      <w:bookmarkStart w:id="1344" w:name="_Ref159874278"/>
      <w:bookmarkStart w:id="1345" w:name="_Toc166100520"/>
      <w:r>
        <w:t>16</w:t>
      </w:r>
      <w:r w:rsidR="00067712">
        <w:t>.1.1 Varying copper standards</w:t>
      </w:r>
      <w:bookmarkEnd w:id="1344"/>
      <w:bookmarkEnd w:id="1345"/>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346"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5F7577" w:rsidP="005F7684">
            <w:pPr>
              <w:spacing w:before="120" w:after="120" w:line="240" w:lineRule="auto"/>
              <w:jc w:val="center"/>
            </w:pPr>
            <m:oMathPara>
              <m:oMath>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2"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C8wIM2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5F7577" w:rsidP="00E82FC6">
            <w:pPr>
              <w:spacing w:before="240" w:after="120" w:line="240" w:lineRule="auto"/>
            </w:pPr>
            <m:oMathPara>
              <m:oMath>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346"/>
    </w:tbl>
    <w:p w14:paraId="2604D817" w14:textId="77777777" w:rsidR="00F56FBE" w:rsidRPr="00067712" w:rsidRDefault="00F56FBE" w:rsidP="00067712"/>
    <w:sectPr w:rsidR="00F56FBE" w:rsidRPr="00067712" w:rsidSect="007C7CFD">
      <w:footerReference w:type="default" r:id="rId3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7" w:author="Badhri Hari" w:date="2024-05-08T22:39:00Z" w:initials="BH">
    <w:p w14:paraId="45663DBF" w14:textId="77777777" w:rsidR="00D43F22" w:rsidRDefault="00D43F22" w:rsidP="00D43F22">
      <w:pPr>
        <w:pStyle w:val="CommentText"/>
      </w:pPr>
      <w:r>
        <w:rPr>
          <w:rStyle w:val="CommentReference"/>
        </w:rPr>
        <w:annotationRef/>
      </w:r>
      <w:r>
        <w:t>To be written in order to justify the order of the ratios given in the box below.</w:t>
      </w:r>
    </w:p>
  </w:comment>
  <w:comment w:id="1147" w:author="Badhri Hari" w:date="2024-05-08T13:56:00Z" w:initials="BH">
    <w:p w14:paraId="79EC4205" w14:textId="5587A64C" w:rsidR="00566177" w:rsidRDefault="00B72F2E" w:rsidP="00566177">
      <w:pPr>
        <w:pStyle w:val="CommentText"/>
      </w:pPr>
      <w:r>
        <w:rPr>
          <w:rStyle w:val="CommentReference"/>
        </w:rPr>
        <w:annotationRef/>
      </w:r>
      <w:r w:rsidR="00566177">
        <w:t>Some ratios not used since they were returning negative absorbance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63DBF" w15:done="0"/>
  <w15:commentEx w15:paraId="79EC42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6D1943" w16cex:dateUtc="2024-05-08T17:09:00Z"/>
  <w16cex:commentExtensible w16cex:durableId="23C5938B" w16cex:dateUtc="2024-05-08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63DBF" w16cid:durableId="5D6D1943"/>
  <w16cid:commentId w16cid:paraId="79EC4205" w16cid:durableId="23C59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D9988" w14:textId="77777777" w:rsidR="007C7CFD" w:rsidRDefault="007C7CFD" w:rsidP="00A12284">
      <w:pPr>
        <w:spacing w:after="0" w:line="240" w:lineRule="auto"/>
      </w:pPr>
      <w:r>
        <w:separator/>
      </w:r>
    </w:p>
  </w:endnote>
  <w:endnote w:type="continuationSeparator" w:id="0">
    <w:p w14:paraId="177830F0" w14:textId="77777777" w:rsidR="007C7CFD" w:rsidRDefault="007C7CFD"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315963"/>
      <w:docPartObj>
        <w:docPartGallery w:val="Page Numbers (Bottom of Page)"/>
        <w:docPartUnique/>
      </w:docPartObj>
    </w:sdtPr>
    <w:sdtEnd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519D6" w14:textId="77777777" w:rsidR="007C7CFD" w:rsidRDefault="007C7CFD" w:rsidP="00A12284">
      <w:pPr>
        <w:spacing w:after="0" w:line="240" w:lineRule="auto"/>
      </w:pPr>
      <w:r>
        <w:separator/>
      </w:r>
    </w:p>
  </w:footnote>
  <w:footnote w:type="continuationSeparator" w:id="0">
    <w:p w14:paraId="2B142E14" w14:textId="77777777" w:rsidR="007C7CFD" w:rsidRDefault="007C7CFD"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dhri Hari">
    <w15:presenceInfo w15:providerId="Windows Live" w15:userId="44b564c13c11aa8a"/>
  </w15:person>
  <w15:person w15:author="Bindhu">
    <w15:presenceInfo w15:providerId="None" w15:userId="Bind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1697"/>
    <w:rsid w:val="00001730"/>
    <w:rsid w:val="000020CC"/>
    <w:rsid w:val="00002708"/>
    <w:rsid w:val="00002F43"/>
    <w:rsid w:val="0000601D"/>
    <w:rsid w:val="000066D7"/>
    <w:rsid w:val="000078C1"/>
    <w:rsid w:val="00007E09"/>
    <w:rsid w:val="00007FAD"/>
    <w:rsid w:val="0001009F"/>
    <w:rsid w:val="000103C6"/>
    <w:rsid w:val="0001097C"/>
    <w:rsid w:val="00010E5F"/>
    <w:rsid w:val="00012510"/>
    <w:rsid w:val="000127BF"/>
    <w:rsid w:val="000131D2"/>
    <w:rsid w:val="00013371"/>
    <w:rsid w:val="000139B6"/>
    <w:rsid w:val="00014909"/>
    <w:rsid w:val="000155A8"/>
    <w:rsid w:val="00015A21"/>
    <w:rsid w:val="00015A34"/>
    <w:rsid w:val="0001667C"/>
    <w:rsid w:val="00016D3C"/>
    <w:rsid w:val="0001700B"/>
    <w:rsid w:val="000174AB"/>
    <w:rsid w:val="00017701"/>
    <w:rsid w:val="000179FE"/>
    <w:rsid w:val="00017B7F"/>
    <w:rsid w:val="00017D82"/>
    <w:rsid w:val="00020715"/>
    <w:rsid w:val="00021237"/>
    <w:rsid w:val="0002123D"/>
    <w:rsid w:val="00022A38"/>
    <w:rsid w:val="00022C18"/>
    <w:rsid w:val="00023317"/>
    <w:rsid w:val="000235D6"/>
    <w:rsid w:val="00023CE0"/>
    <w:rsid w:val="00023E4E"/>
    <w:rsid w:val="000257A5"/>
    <w:rsid w:val="0002602E"/>
    <w:rsid w:val="00026A99"/>
    <w:rsid w:val="00026D38"/>
    <w:rsid w:val="00026DA0"/>
    <w:rsid w:val="00026E6F"/>
    <w:rsid w:val="00027FCA"/>
    <w:rsid w:val="00030870"/>
    <w:rsid w:val="000314B5"/>
    <w:rsid w:val="00033688"/>
    <w:rsid w:val="000340C3"/>
    <w:rsid w:val="00036AD2"/>
    <w:rsid w:val="000374A0"/>
    <w:rsid w:val="0004023A"/>
    <w:rsid w:val="00041112"/>
    <w:rsid w:val="000418C8"/>
    <w:rsid w:val="00042297"/>
    <w:rsid w:val="000437D0"/>
    <w:rsid w:val="00043977"/>
    <w:rsid w:val="000442D8"/>
    <w:rsid w:val="00044963"/>
    <w:rsid w:val="00046D8F"/>
    <w:rsid w:val="00046F35"/>
    <w:rsid w:val="00046FC9"/>
    <w:rsid w:val="00047328"/>
    <w:rsid w:val="00047719"/>
    <w:rsid w:val="00047729"/>
    <w:rsid w:val="00047F0A"/>
    <w:rsid w:val="00050280"/>
    <w:rsid w:val="0005068A"/>
    <w:rsid w:val="000508F1"/>
    <w:rsid w:val="00050DD3"/>
    <w:rsid w:val="00052039"/>
    <w:rsid w:val="00052270"/>
    <w:rsid w:val="00052711"/>
    <w:rsid w:val="000530EC"/>
    <w:rsid w:val="00053E18"/>
    <w:rsid w:val="0005422C"/>
    <w:rsid w:val="0005427B"/>
    <w:rsid w:val="00054504"/>
    <w:rsid w:val="00054602"/>
    <w:rsid w:val="000547C3"/>
    <w:rsid w:val="00054E43"/>
    <w:rsid w:val="00056C99"/>
    <w:rsid w:val="00056EDF"/>
    <w:rsid w:val="00057A0F"/>
    <w:rsid w:val="00057DE7"/>
    <w:rsid w:val="000610CA"/>
    <w:rsid w:val="00061278"/>
    <w:rsid w:val="00061F4A"/>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12E7"/>
    <w:rsid w:val="0007157B"/>
    <w:rsid w:val="00071EBE"/>
    <w:rsid w:val="00071F76"/>
    <w:rsid w:val="000722CD"/>
    <w:rsid w:val="0007231C"/>
    <w:rsid w:val="0007422F"/>
    <w:rsid w:val="000748BD"/>
    <w:rsid w:val="00075658"/>
    <w:rsid w:val="00075A08"/>
    <w:rsid w:val="0007628F"/>
    <w:rsid w:val="00076337"/>
    <w:rsid w:val="00076D9F"/>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9166A"/>
    <w:rsid w:val="000916C3"/>
    <w:rsid w:val="00091FEB"/>
    <w:rsid w:val="000923C6"/>
    <w:rsid w:val="00092674"/>
    <w:rsid w:val="000927B8"/>
    <w:rsid w:val="000931E4"/>
    <w:rsid w:val="00093694"/>
    <w:rsid w:val="00093BD7"/>
    <w:rsid w:val="00093EF5"/>
    <w:rsid w:val="000943F0"/>
    <w:rsid w:val="000947F0"/>
    <w:rsid w:val="00094B88"/>
    <w:rsid w:val="00094E37"/>
    <w:rsid w:val="00094FA0"/>
    <w:rsid w:val="00095553"/>
    <w:rsid w:val="00095762"/>
    <w:rsid w:val="000959FC"/>
    <w:rsid w:val="00095DA7"/>
    <w:rsid w:val="00096CDE"/>
    <w:rsid w:val="00096F01"/>
    <w:rsid w:val="000971A7"/>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C9C"/>
    <w:rsid w:val="000A3F73"/>
    <w:rsid w:val="000A4414"/>
    <w:rsid w:val="000A486C"/>
    <w:rsid w:val="000A52CC"/>
    <w:rsid w:val="000A56F9"/>
    <w:rsid w:val="000A56FA"/>
    <w:rsid w:val="000A5F9F"/>
    <w:rsid w:val="000A7102"/>
    <w:rsid w:val="000A7600"/>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F44"/>
    <w:rsid w:val="000B73E0"/>
    <w:rsid w:val="000B7C14"/>
    <w:rsid w:val="000C03E1"/>
    <w:rsid w:val="000C11BD"/>
    <w:rsid w:val="000C1983"/>
    <w:rsid w:val="000C1A08"/>
    <w:rsid w:val="000C1ED3"/>
    <w:rsid w:val="000C3BD3"/>
    <w:rsid w:val="000C3F5D"/>
    <w:rsid w:val="000C4D52"/>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B95"/>
    <w:rsid w:val="000D62E8"/>
    <w:rsid w:val="000D6518"/>
    <w:rsid w:val="000D6732"/>
    <w:rsid w:val="000D692B"/>
    <w:rsid w:val="000E0280"/>
    <w:rsid w:val="000E04CF"/>
    <w:rsid w:val="000E09AF"/>
    <w:rsid w:val="000E117D"/>
    <w:rsid w:val="000E14F4"/>
    <w:rsid w:val="000E1AAD"/>
    <w:rsid w:val="000E1BC9"/>
    <w:rsid w:val="000E278B"/>
    <w:rsid w:val="000E28C4"/>
    <w:rsid w:val="000E2981"/>
    <w:rsid w:val="000E2E17"/>
    <w:rsid w:val="000E32F8"/>
    <w:rsid w:val="000E3871"/>
    <w:rsid w:val="000E3CDE"/>
    <w:rsid w:val="000E5A19"/>
    <w:rsid w:val="000E68DD"/>
    <w:rsid w:val="000E6D45"/>
    <w:rsid w:val="000E7150"/>
    <w:rsid w:val="000E7F91"/>
    <w:rsid w:val="000F0C08"/>
    <w:rsid w:val="000F0D1F"/>
    <w:rsid w:val="000F1632"/>
    <w:rsid w:val="000F23AC"/>
    <w:rsid w:val="000F28ED"/>
    <w:rsid w:val="000F2935"/>
    <w:rsid w:val="000F2DBB"/>
    <w:rsid w:val="000F31C0"/>
    <w:rsid w:val="000F39A2"/>
    <w:rsid w:val="000F4252"/>
    <w:rsid w:val="000F4D11"/>
    <w:rsid w:val="000F5060"/>
    <w:rsid w:val="000F632C"/>
    <w:rsid w:val="000F6E0E"/>
    <w:rsid w:val="000F6ED6"/>
    <w:rsid w:val="000F78F4"/>
    <w:rsid w:val="000F7E03"/>
    <w:rsid w:val="00100100"/>
    <w:rsid w:val="00100237"/>
    <w:rsid w:val="00100240"/>
    <w:rsid w:val="00100B4E"/>
    <w:rsid w:val="00100B5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F96"/>
    <w:rsid w:val="0011359C"/>
    <w:rsid w:val="00113F56"/>
    <w:rsid w:val="00114963"/>
    <w:rsid w:val="00115658"/>
    <w:rsid w:val="001158E5"/>
    <w:rsid w:val="00115B74"/>
    <w:rsid w:val="001161FF"/>
    <w:rsid w:val="00116698"/>
    <w:rsid w:val="001166D9"/>
    <w:rsid w:val="00116726"/>
    <w:rsid w:val="00116CD6"/>
    <w:rsid w:val="00116ED5"/>
    <w:rsid w:val="0012009E"/>
    <w:rsid w:val="0012058C"/>
    <w:rsid w:val="00120D0A"/>
    <w:rsid w:val="00122F0C"/>
    <w:rsid w:val="00123324"/>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47AA"/>
    <w:rsid w:val="00144A63"/>
    <w:rsid w:val="00144ACE"/>
    <w:rsid w:val="00144FED"/>
    <w:rsid w:val="00145060"/>
    <w:rsid w:val="001457EB"/>
    <w:rsid w:val="00145AB7"/>
    <w:rsid w:val="00146997"/>
    <w:rsid w:val="001471B3"/>
    <w:rsid w:val="00150265"/>
    <w:rsid w:val="0015038F"/>
    <w:rsid w:val="00150F4A"/>
    <w:rsid w:val="001517DA"/>
    <w:rsid w:val="00151A82"/>
    <w:rsid w:val="00152E94"/>
    <w:rsid w:val="00152FC2"/>
    <w:rsid w:val="001537E8"/>
    <w:rsid w:val="00154367"/>
    <w:rsid w:val="00154C2A"/>
    <w:rsid w:val="001550B3"/>
    <w:rsid w:val="00155153"/>
    <w:rsid w:val="001553FD"/>
    <w:rsid w:val="0015567C"/>
    <w:rsid w:val="00156477"/>
    <w:rsid w:val="00156743"/>
    <w:rsid w:val="0015708B"/>
    <w:rsid w:val="00157A84"/>
    <w:rsid w:val="00160665"/>
    <w:rsid w:val="00160F75"/>
    <w:rsid w:val="001622FE"/>
    <w:rsid w:val="001626EE"/>
    <w:rsid w:val="0016285F"/>
    <w:rsid w:val="00163F77"/>
    <w:rsid w:val="00164197"/>
    <w:rsid w:val="00164208"/>
    <w:rsid w:val="001643F6"/>
    <w:rsid w:val="001644D5"/>
    <w:rsid w:val="00164ED4"/>
    <w:rsid w:val="0016573F"/>
    <w:rsid w:val="00166BEC"/>
    <w:rsid w:val="001704CD"/>
    <w:rsid w:val="00170716"/>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96F"/>
    <w:rsid w:val="001873B2"/>
    <w:rsid w:val="00187CAB"/>
    <w:rsid w:val="00190534"/>
    <w:rsid w:val="001916DA"/>
    <w:rsid w:val="00192145"/>
    <w:rsid w:val="001928EF"/>
    <w:rsid w:val="00192FA4"/>
    <w:rsid w:val="00193211"/>
    <w:rsid w:val="0019387F"/>
    <w:rsid w:val="00193A2A"/>
    <w:rsid w:val="001949B5"/>
    <w:rsid w:val="001959EF"/>
    <w:rsid w:val="00195A77"/>
    <w:rsid w:val="00195D86"/>
    <w:rsid w:val="00196DF2"/>
    <w:rsid w:val="00197740"/>
    <w:rsid w:val="00197D50"/>
    <w:rsid w:val="00197F78"/>
    <w:rsid w:val="001A02D3"/>
    <w:rsid w:val="001A07A6"/>
    <w:rsid w:val="001A0C96"/>
    <w:rsid w:val="001A0CFD"/>
    <w:rsid w:val="001A17EA"/>
    <w:rsid w:val="001A2631"/>
    <w:rsid w:val="001A2A08"/>
    <w:rsid w:val="001A3296"/>
    <w:rsid w:val="001A34F6"/>
    <w:rsid w:val="001A3874"/>
    <w:rsid w:val="001A3DF8"/>
    <w:rsid w:val="001A52AF"/>
    <w:rsid w:val="001A57C9"/>
    <w:rsid w:val="001A5A41"/>
    <w:rsid w:val="001A5C88"/>
    <w:rsid w:val="001B094E"/>
    <w:rsid w:val="001B0D03"/>
    <w:rsid w:val="001B0DB7"/>
    <w:rsid w:val="001B0F50"/>
    <w:rsid w:val="001B14A2"/>
    <w:rsid w:val="001B1FFD"/>
    <w:rsid w:val="001B204A"/>
    <w:rsid w:val="001B212F"/>
    <w:rsid w:val="001B2B84"/>
    <w:rsid w:val="001B2DDB"/>
    <w:rsid w:val="001B3E4E"/>
    <w:rsid w:val="001B553B"/>
    <w:rsid w:val="001B6329"/>
    <w:rsid w:val="001B691A"/>
    <w:rsid w:val="001B6BD4"/>
    <w:rsid w:val="001B6C05"/>
    <w:rsid w:val="001B6C0C"/>
    <w:rsid w:val="001B6FCA"/>
    <w:rsid w:val="001B754A"/>
    <w:rsid w:val="001B7572"/>
    <w:rsid w:val="001B7A1E"/>
    <w:rsid w:val="001C10EE"/>
    <w:rsid w:val="001C1C78"/>
    <w:rsid w:val="001C1DFC"/>
    <w:rsid w:val="001C233C"/>
    <w:rsid w:val="001C2548"/>
    <w:rsid w:val="001C2C27"/>
    <w:rsid w:val="001C30A0"/>
    <w:rsid w:val="001C3EB3"/>
    <w:rsid w:val="001C421D"/>
    <w:rsid w:val="001C5084"/>
    <w:rsid w:val="001C59F3"/>
    <w:rsid w:val="001C67C5"/>
    <w:rsid w:val="001C6982"/>
    <w:rsid w:val="001C6D8F"/>
    <w:rsid w:val="001C7152"/>
    <w:rsid w:val="001C7689"/>
    <w:rsid w:val="001D04EC"/>
    <w:rsid w:val="001D0754"/>
    <w:rsid w:val="001D08E2"/>
    <w:rsid w:val="001D0DB1"/>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E055D"/>
    <w:rsid w:val="001E0A40"/>
    <w:rsid w:val="001E10D0"/>
    <w:rsid w:val="001E1396"/>
    <w:rsid w:val="001E183C"/>
    <w:rsid w:val="001E1E7A"/>
    <w:rsid w:val="001E2157"/>
    <w:rsid w:val="001E242B"/>
    <w:rsid w:val="001E29B7"/>
    <w:rsid w:val="001E2AED"/>
    <w:rsid w:val="001E2B28"/>
    <w:rsid w:val="001E2B71"/>
    <w:rsid w:val="001E2F0E"/>
    <w:rsid w:val="001E446A"/>
    <w:rsid w:val="001E4648"/>
    <w:rsid w:val="001E4BFA"/>
    <w:rsid w:val="001E592A"/>
    <w:rsid w:val="001E5E79"/>
    <w:rsid w:val="001E63F2"/>
    <w:rsid w:val="001E64B0"/>
    <w:rsid w:val="001E6FBB"/>
    <w:rsid w:val="001E7514"/>
    <w:rsid w:val="001E77E6"/>
    <w:rsid w:val="001F0452"/>
    <w:rsid w:val="001F104A"/>
    <w:rsid w:val="001F16B4"/>
    <w:rsid w:val="001F1E5C"/>
    <w:rsid w:val="001F2D5E"/>
    <w:rsid w:val="001F3722"/>
    <w:rsid w:val="001F38F7"/>
    <w:rsid w:val="001F3CFD"/>
    <w:rsid w:val="001F4419"/>
    <w:rsid w:val="001F5FD7"/>
    <w:rsid w:val="001F650A"/>
    <w:rsid w:val="001F6594"/>
    <w:rsid w:val="001F729C"/>
    <w:rsid w:val="001F7C32"/>
    <w:rsid w:val="002002D4"/>
    <w:rsid w:val="00201BBF"/>
    <w:rsid w:val="00202137"/>
    <w:rsid w:val="00202428"/>
    <w:rsid w:val="0020263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2151"/>
    <w:rsid w:val="00212A4F"/>
    <w:rsid w:val="002131BD"/>
    <w:rsid w:val="00213272"/>
    <w:rsid w:val="0021353A"/>
    <w:rsid w:val="002152A4"/>
    <w:rsid w:val="0021548C"/>
    <w:rsid w:val="002159F4"/>
    <w:rsid w:val="00215CA5"/>
    <w:rsid w:val="00216120"/>
    <w:rsid w:val="00216BD9"/>
    <w:rsid w:val="00216CE6"/>
    <w:rsid w:val="00216F23"/>
    <w:rsid w:val="002172CD"/>
    <w:rsid w:val="0022004D"/>
    <w:rsid w:val="00220F5F"/>
    <w:rsid w:val="00221447"/>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204"/>
    <w:rsid w:val="002325F3"/>
    <w:rsid w:val="00232970"/>
    <w:rsid w:val="00232993"/>
    <w:rsid w:val="00232A87"/>
    <w:rsid w:val="00232C4C"/>
    <w:rsid w:val="002335E4"/>
    <w:rsid w:val="00233E07"/>
    <w:rsid w:val="00234052"/>
    <w:rsid w:val="002346F7"/>
    <w:rsid w:val="002357AB"/>
    <w:rsid w:val="00236748"/>
    <w:rsid w:val="00236EB3"/>
    <w:rsid w:val="002373EE"/>
    <w:rsid w:val="00237517"/>
    <w:rsid w:val="002406E1"/>
    <w:rsid w:val="002410E9"/>
    <w:rsid w:val="002410F6"/>
    <w:rsid w:val="0024172E"/>
    <w:rsid w:val="00242CE0"/>
    <w:rsid w:val="002430B9"/>
    <w:rsid w:val="00243139"/>
    <w:rsid w:val="00243306"/>
    <w:rsid w:val="00243423"/>
    <w:rsid w:val="00243566"/>
    <w:rsid w:val="00243AB7"/>
    <w:rsid w:val="00245A80"/>
    <w:rsid w:val="002478A4"/>
    <w:rsid w:val="00247C7B"/>
    <w:rsid w:val="002500CD"/>
    <w:rsid w:val="002509DA"/>
    <w:rsid w:val="00250B1F"/>
    <w:rsid w:val="00250ED5"/>
    <w:rsid w:val="0025117B"/>
    <w:rsid w:val="0025154B"/>
    <w:rsid w:val="00251B1E"/>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C75"/>
    <w:rsid w:val="00255DBE"/>
    <w:rsid w:val="00255E11"/>
    <w:rsid w:val="00256D04"/>
    <w:rsid w:val="00260931"/>
    <w:rsid w:val="0026123F"/>
    <w:rsid w:val="002613C3"/>
    <w:rsid w:val="00261D5F"/>
    <w:rsid w:val="00262038"/>
    <w:rsid w:val="002636E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ED"/>
    <w:rsid w:val="00274496"/>
    <w:rsid w:val="00274A97"/>
    <w:rsid w:val="0027590B"/>
    <w:rsid w:val="00275F48"/>
    <w:rsid w:val="0027651C"/>
    <w:rsid w:val="00276607"/>
    <w:rsid w:val="002768C6"/>
    <w:rsid w:val="00276E40"/>
    <w:rsid w:val="002772DD"/>
    <w:rsid w:val="00277399"/>
    <w:rsid w:val="00280C93"/>
    <w:rsid w:val="002810A9"/>
    <w:rsid w:val="00282428"/>
    <w:rsid w:val="0028260F"/>
    <w:rsid w:val="00282839"/>
    <w:rsid w:val="00282DEB"/>
    <w:rsid w:val="00283513"/>
    <w:rsid w:val="002836CC"/>
    <w:rsid w:val="00284594"/>
    <w:rsid w:val="00284B23"/>
    <w:rsid w:val="00284FD0"/>
    <w:rsid w:val="0028568B"/>
    <w:rsid w:val="00287546"/>
    <w:rsid w:val="00287D50"/>
    <w:rsid w:val="002901C1"/>
    <w:rsid w:val="002901C5"/>
    <w:rsid w:val="002909B8"/>
    <w:rsid w:val="00291677"/>
    <w:rsid w:val="002916AB"/>
    <w:rsid w:val="00291DC4"/>
    <w:rsid w:val="00292469"/>
    <w:rsid w:val="0029262D"/>
    <w:rsid w:val="00292D49"/>
    <w:rsid w:val="00292F1E"/>
    <w:rsid w:val="0029372A"/>
    <w:rsid w:val="00293C2E"/>
    <w:rsid w:val="0029427C"/>
    <w:rsid w:val="002948EE"/>
    <w:rsid w:val="00294B0C"/>
    <w:rsid w:val="002964A3"/>
    <w:rsid w:val="00296B32"/>
    <w:rsid w:val="00296B95"/>
    <w:rsid w:val="002976B6"/>
    <w:rsid w:val="002A01EA"/>
    <w:rsid w:val="002A1C97"/>
    <w:rsid w:val="002A24D2"/>
    <w:rsid w:val="002A289A"/>
    <w:rsid w:val="002A2EE9"/>
    <w:rsid w:val="002A3CE8"/>
    <w:rsid w:val="002A3EFE"/>
    <w:rsid w:val="002A4694"/>
    <w:rsid w:val="002A4ED3"/>
    <w:rsid w:val="002A54DF"/>
    <w:rsid w:val="002A596B"/>
    <w:rsid w:val="002A5AB5"/>
    <w:rsid w:val="002A786F"/>
    <w:rsid w:val="002B0593"/>
    <w:rsid w:val="002B0755"/>
    <w:rsid w:val="002B08DF"/>
    <w:rsid w:val="002B0BEF"/>
    <w:rsid w:val="002B1926"/>
    <w:rsid w:val="002B27C8"/>
    <w:rsid w:val="002B2849"/>
    <w:rsid w:val="002B31CC"/>
    <w:rsid w:val="002B327E"/>
    <w:rsid w:val="002B336C"/>
    <w:rsid w:val="002B39D2"/>
    <w:rsid w:val="002B3BED"/>
    <w:rsid w:val="002B4484"/>
    <w:rsid w:val="002B4E21"/>
    <w:rsid w:val="002B584B"/>
    <w:rsid w:val="002B6B84"/>
    <w:rsid w:val="002B6BE3"/>
    <w:rsid w:val="002C00F5"/>
    <w:rsid w:val="002C02EF"/>
    <w:rsid w:val="002C0427"/>
    <w:rsid w:val="002C0492"/>
    <w:rsid w:val="002C094F"/>
    <w:rsid w:val="002C0A0E"/>
    <w:rsid w:val="002C152F"/>
    <w:rsid w:val="002C1D7B"/>
    <w:rsid w:val="002C208A"/>
    <w:rsid w:val="002C26EF"/>
    <w:rsid w:val="002C28FF"/>
    <w:rsid w:val="002C2B5C"/>
    <w:rsid w:val="002C2D26"/>
    <w:rsid w:val="002C3203"/>
    <w:rsid w:val="002C36FD"/>
    <w:rsid w:val="002C468E"/>
    <w:rsid w:val="002C4EBE"/>
    <w:rsid w:val="002C5030"/>
    <w:rsid w:val="002C526C"/>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1944"/>
    <w:rsid w:val="002D1A49"/>
    <w:rsid w:val="002D1C86"/>
    <w:rsid w:val="002D247A"/>
    <w:rsid w:val="002D337C"/>
    <w:rsid w:val="002D3BF9"/>
    <w:rsid w:val="002D40C5"/>
    <w:rsid w:val="002D5018"/>
    <w:rsid w:val="002D609F"/>
    <w:rsid w:val="002D76D5"/>
    <w:rsid w:val="002D788A"/>
    <w:rsid w:val="002D7B4A"/>
    <w:rsid w:val="002D7EB3"/>
    <w:rsid w:val="002D7F9F"/>
    <w:rsid w:val="002E0A02"/>
    <w:rsid w:val="002E0E35"/>
    <w:rsid w:val="002E2040"/>
    <w:rsid w:val="002E2D59"/>
    <w:rsid w:val="002E3038"/>
    <w:rsid w:val="002E391C"/>
    <w:rsid w:val="002E3FDE"/>
    <w:rsid w:val="002E4117"/>
    <w:rsid w:val="002E440A"/>
    <w:rsid w:val="002E5475"/>
    <w:rsid w:val="002E55BB"/>
    <w:rsid w:val="002E5741"/>
    <w:rsid w:val="002E652A"/>
    <w:rsid w:val="002E747F"/>
    <w:rsid w:val="002E7691"/>
    <w:rsid w:val="002F00D1"/>
    <w:rsid w:val="002F1012"/>
    <w:rsid w:val="002F1221"/>
    <w:rsid w:val="002F1455"/>
    <w:rsid w:val="002F1F0E"/>
    <w:rsid w:val="002F2101"/>
    <w:rsid w:val="002F3926"/>
    <w:rsid w:val="002F5B4F"/>
    <w:rsid w:val="002F5DA0"/>
    <w:rsid w:val="002F66CB"/>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C01"/>
    <w:rsid w:val="00311F21"/>
    <w:rsid w:val="003120EB"/>
    <w:rsid w:val="0031255B"/>
    <w:rsid w:val="003129E7"/>
    <w:rsid w:val="00313190"/>
    <w:rsid w:val="00313C83"/>
    <w:rsid w:val="003155B7"/>
    <w:rsid w:val="00317242"/>
    <w:rsid w:val="003177AB"/>
    <w:rsid w:val="003179C7"/>
    <w:rsid w:val="00317A7F"/>
    <w:rsid w:val="00317D10"/>
    <w:rsid w:val="0032194D"/>
    <w:rsid w:val="0032218C"/>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D6A"/>
    <w:rsid w:val="00333942"/>
    <w:rsid w:val="00334ADC"/>
    <w:rsid w:val="00334B64"/>
    <w:rsid w:val="00335220"/>
    <w:rsid w:val="003361E7"/>
    <w:rsid w:val="00336FFD"/>
    <w:rsid w:val="0033705E"/>
    <w:rsid w:val="00337955"/>
    <w:rsid w:val="00337AC9"/>
    <w:rsid w:val="00337BB0"/>
    <w:rsid w:val="003401F6"/>
    <w:rsid w:val="00341C59"/>
    <w:rsid w:val="00341F3D"/>
    <w:rsid w:val="00341F4B"/>
    <w:rsid w:val="003425AF"/>
    <w:rsid w:val="00342736"/>
    <w:rsid w:val="003431CE"/>
    <w:rsid w:val="00343CBC"/>
    <w:rsid w:val="003465F6"/>
    <w:rsid w:val="00346762"/>
    <w:rsid w:val="003467C8"/>
    <w:rsid w:val="00346916"/>
    <w:rsid w:val="00346D11"/>
    <w:rsid w:val="003470C2"/>
    <w:rsid w:val="00347771"/>
    <w:rsid w:val="0035019E"/>
    <w:rsid w:val="00350440"/>
    <w:rsid w:val="0035128D"/>
    <w:rsid w:val="0035164D"/>
    <w:rsid w:val="0035277B"/>
    <w:rsid w:val="003529C0"/>
    <w:rsid w:val="003535CF"/>
    <w:rsid w:val="003538A0"/>
    <w:rsid w:val="00354681"/>
    <w:rsid w:val="00354807"/>
    <w:rsid w:val="0035484A"/>
    <w:rsid w:val="00354C49"/>
    <w:rsid w:val="00354D14"/>
    <w:rsid w:val="003558E8"/>
    <w:rsid w:val="003561FF"/>
    <w:rsid w:val="00356291"/>
    <w:rsid w:val="00356EF5"/>
    <w:rsid w:val="00357BB0"/>
    <w:rsid w:val="0036082E"/>
    <w:rsid w:val="0036136F"/>
    <w:rsid w:val="003619F1"/>
    <w:rsid w:val="00361BFC"/>
    <w:rsid w:val="003621BC"/>
    <w:rsid w:val="003627D2"/>
    <w:rsid w:val="00362B22"/>
    <w:rsid w:val="00362D98"/>
    <w:rsid w:val="0036348A"/>
    <w:rsid w:val="003642EE"/>
    <w:rsid w:val="0036476D"/>
    <w:rsid w:val="003647D9"/>
    <w:rsid w:val="0036531C"/>
    <w:rsid w:val="003660EB"/>
    <w:rsid w:val="0036631C"/>
    <w:rsid w:val="00366D61"/>
    <w:rsid w:val="00367E86"/>
    <w:rsid w:val="00371468"/>
    <w:rsid w:val="00371475"/>
    <w:rsid w:val="00371987"/>
    <w:rsid w:val="00371C63"/>
    <w:rsid w:val="00372292"/>
    <w:rsid w:val="00373473"/>
    <w:rsid w:val="00373BBA"/>
    <w:rsid w:val="003747BB"/>
    <w:rsid w:val="00374BB7"/>
    <w:rsid w:val="00374FC7"/>
    <w:rsid w:val="0037552A"/>
    <w:rsid w:val="00375E78"/>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6F77"/>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6777"/>
    <w:rsid w:val="00396AA6"/>
    <w:rsid w:val="00397C29"/>
    <w:rsid w:val="003A0870"/>
    <w:rsid w:val="003A1149"/>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5DC"/>
    <w:rsid w:val="003B67C6"/>
    <w:rsid w:val="003C042B"/>
    <w:rsid w:val="003C0825"/>
    <w:rsid w:val="003C123C"/>
    <w:rsid w:val="003C12BA"/>
    <w:rsid w:val="003C1B45"/>
    <w:rsid w:val="003C1CB9"/>
    <w:rsid w:val="003C1D80"/>
    <w:rsid w:val="003C2436"/>
    <w:rsid w:val="003C29D9"/>
    <w:rsid w:val="003C3704"/>
    <w:rsid w:val="003C3D23"/>
    <w:rsid w:val="003C50EA"/>
    <w:rsid w:val="003C5F78"/>
    <w:rsid w:val="003C6626"/>
    <w:rsid w:val="003D033F"/>
    <w:rsid w:val="003D05C5"/>
    <w:rsid w:val="003D0DB2"/>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D77"/>
    <w:rsid w:val="003E5EFE"/>
    <w:rsid w:val="003E61E9"/>
    <w:rsid w:val="003E6422"/>
    <w:rsid w:val="003E6516"/>
    <w:rsid w:val="003E7052"/>
    <w:rsid w:val="003E73A3"/>
    <w:rsid w:val="003E7834"/>
    <w:rsid w:val="003E7A08"/>
    <w:rsid w:val="003E7D43"/>
    <w:rsid w:val="003F0887"/>
    <w:rsid w:val="003F0895"/>
    <w:rsid w:val="003F141D"/>
    <w:rsid w:val="003F2D2B"/>
    <w:rsid w:val="003F32BC"/>
    <w:rsid w:val="003F40F9"/>
    <w:rsid w:val="003F4F89"/>
    <w:rsid w:val="003F54A6"/>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9D3"/>
    <w:rsid w:val="00403D44"/>
    <w:rsid w:val="004040AC"/>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D28"/>
    <w:rsid w:val="0041325F"/>
    <w:rsid w:val="00413963"/>
    <w:rsid w:val="00413C8B"/>
    <w:rsid w:val="00414CC8"/>
    <w:rsid w:val="0041535F"/>
    <w:rsid w:val="0041571A"/>
    <w:rsid w:val="00416617"/>
    <w:rsid w:val="004166D2"/>
    <w:rsid w:val="0041708A"/>
    <w:rsid w:val="0041713A"/>
    <w:rsid w:val="00417C6F"/>
    <w:rsid w:val="00421417"/>
    <w:rsid w:val="0042143A"/>
    <w:rsid w:val="00421F65"/>
    <w:rsid w:val="00423693"/>
    <w:rsid w:val="00423763"/>
    <w:rsid w:val="004237DA"/>
    <w:rsid w:val="00424BE8"/>
    <w:rsid w:val="00425ADA"/>
    <w:rsid w:val="00426D36"/>
    <w:rsid w:val="004274FF"/>
    <w:rsid w:val="004277F3"/>
    <w:rsid w:val="00430596"/>
    <w:rsid w:val="00430A56"/>
    <w:rsid w:val="00432389"/>
    <w:rsid w:val="00433064"/>
    <w:rsid w:val="0043464D"/>
    <w:rsid w:val="004347C4"/>
    <w:rsid w:val="004347D3"/>
    <w:rsid w:val="00434FED"/>
    <w:rsid w:val="00436578"/>
    <w:rsid w:val="0043716F"/>
    <w:rsid w:val="0043727A"/>
    <w:rsid w:val="0043799C"/>
    <w:rsid w:val="0044145C"/>
    <w:rsid w:val="00441796"/>
    <w:rsid w:val="0044249E"/>
    <w:rsid w:val="00442E47"/>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EFB"/>
    <w:rsid w:val="004561CF"/>
    <w:rsid w:val="00457120"/>
    <w:rsid w:val="00457319"/>
    <w:rsid w:val="0046087D"/>
    <w:rsid w:val="004609A6"/>
    <w:rsid w:val="00460CDC"/>
    <w:rsid w:val="00461793"/>
    <w:rsid w:val="00461F47"/>
    <w:rsid w:val="004623D3"/>
    <w:rsid w:val="004629EF"/>
    <w:rsid w:val="00462B09"/>
    <w:rsid w:val="00462C01"/>
    <w:rsid w:val="00464603"/>
    <w:rsid w:val="004655F5"/>
    <w:rsid w:val="0046573E"/>
    <w:rsid w:val="00465D3E"/>
    <w:rsid w:val="004663F2"/>
    <w:rsid w:val="00466B6F"/>
    <w:rsid w:val="00466D63"/>
    <w:rsid w:val="00470479"/>
    <w:rsid w:val="00470506"/>
    <w:rsid w:val="00470AF8"/>
    <w:rsid w:val="0047123E"/>
    <w:rsid w:val="00471D52"/>
    <w:rsid w:val="00471E32"/>
    <w:rsid w:val="00471EFF"/>
    <w:rsid w:val="0047220D"/>
    <w:rsid w:val="00472608"/>
    <w:rsid w:val="00472A38"/>
    <w:rsid w:val="004737A5"/>
    <w:rsid w:val="00473B02"/>
    <w:rsid w:val="004749A4"/>
    <w:rsid w:val="00475163"/>
    <w:rsid w:val="00475378"/>
    <w:rsid w:val="00475562"/>
    <w:rsid w:val="0047568B"/>
    <w:rsid w:val="004758D3"/>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DEC"/>
    <w:rsid w:val="0048645A"/>
    <w:rsid w:val="004867A5"/>
    <w:rsid w:val="004871F9"/>
    <w:rsid w:val="004873F7"/>
    <w:rsid w:val="00487C76"/>
    <w:rsid w:val="00490429"/>
    <w:rsid w:val="004907ED"/>
    <w:rsid w:val="00490B26"/>
    <w:rsid w:val="004917FC"/>
    <w:rsid w:val="00492052"/>
    <w:rsid w:val="0049234A"/>
    <w:rsid w:val="004926F7"/>
    <w:rsid w:val="00492CA6"/>
    <w:rsid w:val="00492D28"/>
    <w:rsid w:val="00492E0C"/>
    <w:rsid w:val="00493C21"/>
    <w:rsid w:val="0049453E"/>
    <w:rsid w:val="00494FEF"/>
    <w:rsid w:val="004953D0"/>
    <w:rsid w:val="004976EE"/>
    <w:rsid w:val="00497CA4"/>
    <w:rsid w:val="004A041A"/>
    <w:rsid w:val="004A140F"/>
    <w:rsid w:val="004A1D3E"/>
    <w:rsid w:val="004A1FA4"/>
    <w:rsid w:val="004A24D1"/>
    <w:rsid w:val="004A271A"/>
    <w:rsid w:val="004A3385"/>
    <w:rsid w:val="004A3439"/>
    <w:rsid w:val="004A738D"/>
    <w:rsid w:val="004A76D5"/>
    <w:rsid w:val="004A7ABC"/>
    <w:rsid w:val="004B062F"/>
    <w:rsid w:val="004B0EE5"/>
    <w:rsid w:val="004B1627"/>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FAF"/>
    <w:rsid w:val="004C4BDC"/>
    <w:rsid w:val="004C4D77"/>
    <w:rsid w:val="004C4EF6"/>
    <w:rsid w:val="004C52F7"/>
    <w:rsid w:val="004C60B6"/>
    <w:rsid w:val="004C6BEF"/>
    <w:rsid w:val="004C7052"/>
    <w:rsid w:val="004C718C"/>
    <w:rsid w:val="004C7EB0"/>
    <w:rsid w:val="004D04FA"/>
    <w:rsid w:val="004D1369"/>
    <w:rsid w:val="004D1E9E"/>
    <w:rsid w:val="004D1ED2"/>
    <w:rsid w:val="004D273E"/>
    <w:rsid w:val="004D3083"/>
    <w:rsid w:val="004D348B"/>
    <w:rsid w:val="004D4052"/>
    <w:rsid w:val="004D4537"/>
    <w:rsid w:val="004D4B4F"/>
    <w:rsid w:val="004D4B51"/>
    <w:rsid w:val="004D5F45"/>
    <w:rsid w:val="004D5FC2"/>
    <w:rsid w:val="004D6252"/>
    <w:rsid w:val="004D6FBD"/>
    <w:rsid w:val="004D71D0"/>
    <w:rsid w:val="004D7275"/>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795"/>
    <w:rsid w:val="004E7A32"/>
    <w:rsid w:val="004F1A29"/>
    <w:rsid w:val="004F1C09"/>
    <w:rsid w:val="004F201E"/>
    <w:rsid w:val="004F202A"/>
    <w:rsid w:val="004F25BF"/>
    <w:rsid w:val="004F30B2"/>
    <w:rsid w:val="004F339A"/>
    <w:rsid w:val="004F360F"/>
    <w:rsid w:val="004F3C31"/>
    <w:rsid w:val="004F4653"/>
    <w:rsid w:val="004F4BE9"/>
    <w:rsid w:val="004F5866"/>
    <w:rsid w:val="004F5993"/>
    <w:rsid w:val="004F5C51"/>
    <w:rsid w:val="004F5EFE"/>
    <w:rsid w:val="004F6447"/>
    <w:rsid w:val="004F6C02"/>
    <w:rsid w:val="004F6D10"/>
    <w:rsid w:val="004F7307"/>
    <w:rsid w:val="004F779D"/>
    <w:rsid w:val="004F7BC1"/>
    <w:rsid w:val="0050025B"/>
    <w:rsid w:val="0050068D"/>
    <w:rsid w:val="00500727"/>
    <w:rsid w:val="00500748"/>
    <w:rsid w:val="00501510"/>
    <w:rsid w:val="005024AC"/>
    <w:rsid w:val="00502799"/>
    <w:rsid w:val="005037B4"/>
    <w:rsid w:val="00503DC8"/>
    <w:rsid w:val="0050405D"/>
    <w:rsid w:val="00504840"/>
    <w:rsid w:val="00504B23"/>
    <w:rsid w:val="00505747"/>
    <w:rsid w:val="0050588A"/>
    <w:rsid w:val="0050628D"/>
    <w:rsid w:val="00506DB3"/>
    <w:rsid w:val="0050716F"/>
    <w:rsid w:val="00507E0A"/>
    <w:rsid w:val="00507FEE"/>
    <w:rsid w:val="005101C0"/>
    <w:rsid w:val="00510C9B"/>
    <w:rsid w:val="00510F8A"/>
    <w:rsid w:val="00511406"/>
    <w:rsid w:val="00511E06"/>
    <w:rsid w:val="00512C00"/>
    <w:rsid w:val="00514184"/>
    <w:rsid w:val="0051507C"/>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6B76"/>
    <w:rsid w:val="00526B8E"/>
    <w:rsid w:val="00526FF1"/>
    <w:rsid w:val="0052773C"/>
    <w:rsid w:val="005302A5"/>
    <w:rsid w:val="005307F8"/>
    <w:rsid w:val="00530F1A"/>
    <w:rsid w:val="0053153D"/>
    <w:rsid w:val="0053156E"/>
    <w:rsid w:val="00531D00"/>
    <w:rsid w:val="005321CD"/>
    <w:rsid w:val="00532513"/>
    <w:rsid w:val="0053290A"/>
    <w:rsid w:val="00532E38"/>
    <w:rsid w:val="0053310A"/>
    <w:rsid w:val="00533A20"/>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535C"/>
    <w:rsid w:val="005455C9"/>
    <w:rsid w:val="0054581F"/>
    <w:rsid w:val="00546614"/>
    <w:rsid w:val="00546E71"/>
    <w:rsid w:val="00546F77"/>
    <w:rsid w:val="00547073"/>
    <w:rsid w:val="00547252"/>
    <w:rsid w:val="00547712"/>
    <w:rsid w:val="00547B1E"/>
    <w:rsid w:val="00547DE1"/>
    <w:rsid w:val="005502CC"/>
    <w:rsid w:val="0055085B"/>
    <w:rsid w:val="0055114C"/>
    <w:rsid w:val="005516EC"/>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49E"/>
    <w:rsid w:val="005605E3"/>
    <w:rsid w:val="00560739"/>
    <w:rsid w:val="00561027"/>
    <w:rsid w:val="005621D0"/>
    <w:rsid w:val="0056221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71A"/>
    <w:rsid w:val="00572800"/>
    <w:rsid w:val="0057298E"/>
    <w:rsid w:val="00573BFC"/>
    <w:rsid w:val="00575013"/>
    <w:rsid w:val="00575D73"/>
    <w:rsid w:val="00576127"/>
    <w:rsid w:val="00576922"/>
    <w:rsid w:val="00576D07"/>
    <w:rsid w:val="00576E5C"/>
    <w:rsid w:val="00576FA3"/>
    <w:rsid w:val="00577202"/>
    <w:rsid w:val="005772D9"/>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829"/>
    <w:rsid w:val="00586C40"/>
    <w:rsid w:val="00587221"/>
    <w:rsid w:val="00587BF4"/>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CF2"/>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C06"/>
    <w:rsid w:val="005B7C58"/>
    <w:rsid w:val="005C19AB"/>
    <w:rsid w:val="005C1A4A"/>
    <w:rsid w:val="005C1A77"/>
    <w:rsid w:val="005C1DCA"/>
    <w:rsid w:val="005C3867"/>
    <w:rsid w:val="005C3A52"/>
    <w:rsid w:val="005C4725"/>
    <w:rsid w:val="005C501F"/>
    <w:rsid w:val="005C5649"/>
    <w:rsid w:val="005C5C94"/>
    <w:rsid w:val="005C5F4D"/>
    <w:rsid w:val="005C6089"/>
    <w:rsid w:val="005C64E7"/>
    <w:rsid w:val="005C6D4C"/>
    <w:rsid w:val="005D01C2"/>
    <w:rsid w:val="005D0499"/>
    <w:rsid w:val="005D0833"/>
    <w:rsid w:val="005D1E90"/>
    <w:rsid w:val="005D1F83"/>
    <w:rsid w:val="005D20FB"/>
    <w:rsid w:val="005D243C"/>
    <w:rsid w:val="005D24B1"/>
    <w:rsid w:val="005D259D"/>
    <w:rsid w:val="005D25EB"/>
    <w:rsid w:val="005D2C85"/>
    <w:rsid w:val="005D2D69"/>
    <w:rsid w:val="005D3403"/>
    <w:rsid w:val="005D3F8B"/>
    <w:rsid w:val="005D44A8"/>
    <w:rsid w:val="005D5546"/>
    <w:rsid w:val="005D5C6C"/>
    <w:rsid w:val="005D63C9"/>
    <w:rsid w:val="005D6A22"/>
    <w:rsid w:val="005D6BB6"/>
    <w:rsid w:val="005D6FE7"/>
    <w:rsid w:val="005E172E"/>
    <w:rsid w:val="005E1E63"/>
    <w:rsid w:val="005E2AB5"/>
    <w:rsid w:val="005E309A"/>
    <w:rsid w:val="005E42B1"/>
    <w:rsid w:val="005E4698"/>
    <w:rsid w:val="005E475E"/>
    <w:rsid w:val="005E4992"/>
    <w:rsid w:val="005E4A60"/>
    <w:rsid w:val="005E4FE1"/>
    <w:rsid w:val="005E586D"/>
    <w:rsid w:val="005E5F3C"/>
    <w:rsid w:val="005E5F73"/>
    <w:rsid w:val="005E698D"/>
    <w:rsid w:val="005E6EC1"/>
    <w:rsid w:val="005E7534"/>
    <w:rsid w:val="005F01AF"/>
    <w:rsid w:val="005F069B"/>
    <w:rsid w:val="005F1D51"/>
    <w:rsid w:val="005F3093"/>
    <w:rsid w:val="005F4038"/>
    <w:rsid w:val="005F4072"/>
    <w:rsid w:val="005F40FB"/>
    <w:rsid w:val="005F43CA"/>
    <w:rsid w:val="005F5334"/>
    <w:rsid w:val="005F5929"/>
    <w:rsid w:val="005F609F"/>
    <w:rsid w:val="005F65E2"/>
    <w:rsid w:val="005F6E24"/>
    <w:rsid w:val="005F7684"/>
    <w:rsid w:val="00600EF2"/>
    <w:rsid w:val="00601B59"/>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11433"/>
    <w:rsid w:val="0061196D"/>
    <w:rsid w:val="00611E56"/>
    <w:rsid w:val="006137B0"/>
    <w:rsid w:val="006151FE"/>
    <w:rsid w:val="006152A8"/>
    <w:rsid w:val="006162A8"/>
    <w:rsid w:val="006165C6"/>
    <w:rsid w:val="00616F19"/>
    <w:rsid w:val="006176A5"/>
    <w:rsid w:val="00617A59"/>
    <w:rsid w:val="00617F42"/>
    <w:rsid w:val="00620898"/>
    <w:rsid w:val="00620CF5"/>
    <w:rsid w:val="0062190D"/>
    <w:rsid w:val="00622658"/>
    <w:rsid w:val="00622AAF"/>
    <w:rsid w:val="006231DF"/>
    <w:rsid w:val="00623C1B"/>
    <w:rsid w:val="00624495"/>
    <w:rsid w:val="006248FE"/>
    <w:rsid w:val="0062495A"/>
    <w:rsid w:val="00624B9B"/>
    <w:rsid w:val="00624D37"/>
    <w:rsid w:val="006253B1"/>
    <w:rsid w:val="00625919"/>
    <w:rsid w:val="00625B65"/>
    <w:rsid w:val="00625FAA"/>
    <w:rsid w:val="00627840"/>
    <w:rsid w:val="00627885"/>
    <w:rsid w:val="00627A83"/>
    <w:rsid w:val="00630B46"/>
    <w:rsid w:val="006314E6"/>
    <w:rsid w:val="00631AFF"/>
    <w:rsid w:val="00631D06"/>
    <w:rsid w:val="00631D50"/>
    <w:rsid w:val="0063211F"/>
    <w:rsid w:val="00633081"/>
    <w:rsid w:val="00633445"/>
    <w:rsid w:val="006346FA"/>
    <w:rsid w:val="00634C3B"/>
    <w:rsid w:val="00634EAB"/>
    <w:rsid w:val="006359C3"/>
    <w:rsid w:val="00635AEE"/>
    <w:rsid w:val="00636A6A"/>
    <w:rsid w:val="00636EDB"/>
    <w:rsid w:val="0063781D"/>
    <w:rsid w:val="00637DF9"/>
    <w:rsid w:val="00640432"/>
    <w:rsid w:val="00640BDA"/>
    <w:rsid w:val="0064111C"/>
    <w:rsid w:val="006416C5"/>
    <w:rsid w:val="00641CB1"/>
    <w:rsid w:val="00642D6E"/>
    <w:rsid w:val="00643E4C"/>
    <w:rsid w:val="006458BC"/>
    <w:rsid w:val="00645A21"/>
    <w:rsid w:val="00645D40"/>
    <w:rsid w:val="00645FC3"/>
    <w:rsid w:val="006464DD"/>
    <w:rsid w:val="0064678C"/>
    <w:rsid w:val="00646E48"/>
    <w:rsid w:val="00650135"/>
    <w:rsid w:val="006519D1"/>
    <w:rsid w:val="00651D5C"/>
    <w:rsid w:val="00651EA0"/>
    <w:rsid w:val="00652308"/>
    <w:rsid w:val="00652517"/>
    <w:rsid w:val="00652A40"/>
    <w:rsid w:val="0065347A"/>
    <w:rsid w:val="006536A5"/>
    <w:rsid w:val="00653E3D"/>
    <w:rsid w:val="006544FC"/>
    <w:rsid w:val="00654674"/>
    <w:rsid w:val="00654B9C"/>
    <w:rsid w:val="00654C90"/>
    <w:rsid w:val="0065548F"/>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5E"/>
    <w:rsid w:val="006634D8"/>
    <w:rsid w:val="00664B59"/>
    <w:rsid w:val="00664C4C"/>
    <w:rsid w:val="00665798"/>
    <w:rsid w:val="006658CF"/>
    <w:rsid w:val="00665E04"/>
    <w:rsid w:val="00665E45"/>
    <w:rsid w:val="0066617F"/>
    <w:rsid w:val="00666403"/>
    <w:rsid w:val="006667F3"/>
    <w:rsid w:val="00670283"/>
    <w:rsid w:val="006707AE"/>
    <w:rsid w:val="0067231D"/>
    <w:rsid w:val="006726EC"/>
    <w:rsid w:val="00672AAE"/>
    <w:rsid w:val="00672C20"/>
    <w:rsid w:val="00672C56"/>
    <w:rsid w:val="006740EA"/>
    <w:rsid w:val="00674FD9"/>
    <w:rsid w:val="00675D83"/>
    <w:rsid w:val="00675DD2"/>
    <w:rsid w:val="006771BB"/>
    <w:rsid w:val="00680AD4"/>
    <w:rsid w:val="006818E4"/>
    <w:rsid w:val="006821D0"/>
    <w:rsid w:val="00684C16"/>
    <w:rsid w:val="00684C97"/>
    <w:rsid w:val="00684E0B"/>
    <w:rsid w:val="00685C3E"/>
    <w:rsid w:val="00686477"/>
    <w:rsid w:val="006867F6"/>
    <w:rsid w:val="00686CAA"/>
    <w:rsid w:val="006870D7"/>
    <w:rsid w:val="00687515"/>
    <w:rsid w:val="006875F0"/>
    <w:rsid w:val="006879A4"/>
    <w:rsid w:val="00687CE6"/>
    <w:rsid w:val="006906CD"/>
    <w:rsid w:val="0069147F"/>
    <w:rsid w:val="006916E4"/>
    <w:rsid w:val="0069190E"/>
    <w:rsid w:val="006931A8"/>
    <w:rsid w:val="0069365E"/>
    <w:rsid w:val="00694213"/>
    <w:rsid w:val="006953D2"/>
    <w:rsid w:val="006954BB"/>
    <w:rsid w:val="0069646E"/>
    <w:rsid w:val="00696903"/>
    <w:rsid w:val="00696953"/>
    <w:rsid w:val="00696961"/>
    <w:rsid w:val="006974C9"/>
    <w:rsid w:val="006A0B41"/>
    <w:rsid w:val="006A20AF"/>
    <w:rsid w:val="006A37DF"/>
    <w:rsid w:val="006A38E6"/>
    <w:rsid w:val="006A3D8C"/>
    <w:rsid w:val="006A3DDE"/>
    <w:rsid w:val="006A4492"/>
    <w:rsid w:val="006A5D20"/>
    <w:rsid w:val="006A61C0"/>
    <w:rsid w:val="006A64D0"/>
    <w:rsid w:val="006A669E"/>
    <w:rsid w:val="006A6EA6"/>
    <w:rsid w:val="006A7027"/>
    <w:rsid w:val="006A704F"/>
    <w:rsid w:val="006A7221"/>
    <w:rsid w:val="006A7B6E"/>
    <w:rsid w:val="006A7E5D"/>
    <w:rsid w:val="006B09CB"/>
    <w:rsid w:val="006B230E"/>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60A"/>
    <w:rsid w:val="006C2B66"/>
    <w:rsid w:val="006C2EF6"/>
    <w:rsid w:val="006C32D9"/>
    <w:rsid w:val="006C32DB"/>
    <w:rsid w:val="006C3482"/>
    <w:rsid w:val="006C3AAE"/>
    <w:rsid w:val="006C43DD"/>
    <w:rsid w:val="006C4446"/>
    <w:rsid w:val="006C4EB9"/>
    <w:rsid w:val="006C4F36"/>
    <w:rsid w:val="006C63D9"/>
    <w:rsid w:val="006C67B8"/>
    <w:rsid w:val="006C7721"/>
    <w:rsid w:val="006C7A1B"/>
    <w:rsid w:val="006D02C7"/>
    <w:rsid w:val="006D072F"/>
    <w:rsid w:val="006D0E02"/>
    <w:rsid w:val="006D1ECE"/>
    <w:rsid w:val="006D1FAD"/>
    <w:rsid w:val="006D2005"/>
    <w:rsid w:val="006D2434"/>
    <w:rsid w:val="006D2D33"/>
    <w:rsid w:val="006D44B0"/>
    <w:rsid w:val="006D4898"/>
    <w:rsid w:val="006D4BE4"/>
    <w:rsid w:val="006D5A27"/>
    <w:rsid w:val="006D63AE"/>
    <w:rsid w:val="006D7CC7"/>
    <w:rsid w:val="006E01C9"/>
    <w:rsid w:val="006E0320"/>
    <w:rsid w:val="006E10A6"/>
    <w:rsid w:val="006E16E1"/>
    <w:rsid w:val="006E1D90"/>
    <w:rsid w:val="006E1FCE"/>
    <w:rsid w:val="006E278E"/>
    <w:rsid w:val="006E32B9"/>
    <w:rsid w:val="006E3470"/>
    <w:rsid w:val="006E3D04"/>
    <w:rsid w:val="006E3DA5"/>
    <w:rsid w:val="006E41E3"/>
    <w:rsid w:val="006E4783"/>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C5B"/>
    <w:rsid w:val="006F4ECA"/>
    <w:rsid w:val="006F5619"/>
    <w:rsid w:val="006F5883"/>
    <w:rsid w:val="006F60BE"/>
    <w:rsid w:val="006F6A80"/>
    <w:rsid w:val="006F752D"/>
    <w:rsid w:val="00702B0C"/>
    <w:rsid w:val="00702B90"/>
    <w:rsid w:val="007035A0"/>
    <w:rsid w:val="00704663"/>
    <w:rsid w:val="007049E4"/>
    <w:rsid w:val="00704C16"/>
    <w:rsid w:val="00704F2B"/>
    <w:rsid w:val="00706442"/>
    <w:rsid w:val="007074AD"/>
    <w:rsid w:val="007075A9"/>
    <w:rsid w:val="00707B0F"/>
    <w:rsid w:val="00707CEF"/>
    <w:rsid w:val="0071120B"/>
    <w:rsid w:val="007122F3"/>
    <w:rsid w:val="007126C3"/>
    <w:rsid w:val="00712CF5"/>
    <w:rsid w:val="00713064"/>
    <w:rsid w:val="0071326C"/>
    <w:rsid w:val="00713D5F"/>
    <w:rsid w:val="00714298"/>
    <w:rsid w:val="00714426"/>
    <w:rsid w:val="00714B29"/>
    <w:rsid w:val="007169CA"/>
    <w:rsid w:val="00716C21"/>
    <w:rsid w:val="00720C46"/>
    <w:rsid w:val="007219F0"/>
    <w:rsid w:val="007225A4"/>
    <w:rsid w:val="007231BC"/>
    <w:rsid w:val="00723EF3"/>
    <w:rsid w:val="00723F52"/>
    <w:rsid w:val="0072428D"/>
    <w:rsid w:val="007249A6"/>
    <w:rsid w:val="00724B65"/>
    <w:rsid w:val="00724C22"/>
    <w:rsid w:val="00724F53"/>
    <w:rsid w:val="00725D6F"/>
    <w:rsid w:val="00726380"/>
    <w:rsid w:val="00727927"/>
    <w:rsid w:val="0072796E"/>
    <w:rsid w:val="00730C2C"/>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F6"/>
    <w:rsid w:val="00741F10"/>
    <w:rsid w:val="007427EE"/>
    <w:rsid w:val="00743579"/>
    <w:rsid w:val="00743744"/>
    <w:rsid w:val="007439F6"/>
    <w:rsid w:val="007441C2"/>
    <w:rsid w:val="00744BBB"/>
    <w:rsid w:val="00744DD8"/>
    <w:rsid w:val="007455DB"/>
    <w:rsid w:val="007457E4"/>
    <w:rsid w:val="007457E5"/>
    <w:rsid w:val="00746BE6"/>
    <w:rsid w:val="00746D08"/>
    <w:rsid w:val="00746FC0"/>
    <w:rsid w:val="0074793A"/>
    <w:rsid w:val="00747BA9"/>
    <w:rsid w:val="007504F3"/>
    <w:rsid w:val="00751A8F"/>
    <w:rsid w:val="007522B0"/>
    <w:rsid w:val="00752CC7"/>
    <w:rsid w:val="0075353A"/>
    <w:rsid w:val="00753A4D"/>
    <w:rsid w:val="00755652"/>
    <w:rsid w:val="00755B6D"/>
    <w:rsid w:val="00755C23"/>
    <w:rsid w:val="00756114"/>
    <w:rsid w:val="00757B0C"/>
    <w:rsid w:val="007610AE"/>
    <w:rsid w:val="00763116"/>
    <w:rsid w:val="007632C1"/>
    <w:rsid w:val="007633D4"/>
    <w:rsid w:val="00763B53"/>
    <w:rsid w:val="007640D9"/>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3195"/>
    <w:rsid w:val="00773F90"/>
    <w:rsid w:val="00774285"/>
    <w:rsid w:val="00774E24"/>
    <w:rsid w:val="0077554D"/>
    <w:rsid w:val="0077638D"/>
    <w:rsid w:val="00776AF1"/>
    <w:rsid w:val="00776C68"/>
    <w:rsid w:val="00776F78"/>
    <w:rsid w:val="007778A4"/>
    <w:rsid w:val="007804A5"/>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C1E"/>
    <w:rsid w:val="00785D76"/>
    <w:rsid w:val="00785EBC"/>
    <w:rsid w:val="00786F72"/>
    <w:rsid w:val="00787E3A"/>
    <w:rsid w:val="00790947"/>
    <w:rsid w:val="00791429"/>
    <w:rsid w:val="007937DC"/>
    <w:rsid w:val="0079467B"/>
    <w:rsid w:val="00794F14"/>
    <w:rsid w:val="00796630"/>
    <w:rsid w:val="00796E7C"/>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71E9"/>
    <w:rsid w:val="007B77DD"/>
    <w:rsid w:val="007B7880"/>
    <w:rsid w:val="007B7F70"/>
    <w:rsid w:val="007C03C5"/>
    <w:rsid w:val="007C0F76"/>
    <w:rsid w:val="007C1475"/>
    <w:rsid w:val="007C162D"/>
    <w:rsid w:val="007C1BE0"/>
    <w:rsid w:val="007C30CA"/>
    <w:rsid w:val="007C37BC"/>
    <w:rsid w:val="007C3AB0"/>
    <w:rsid w:val="007C3B66"/>
    <w:rsid w:val="007C587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381E"/>
    <w:rsid w:val="0081549F"/>
    <w:rsid w:val="00815B6C"/>
    <w:rsid w:val="00815DE2"/>
    <w:rsid w:val="00815EF6"/>
    <w:rsid w:val="008165D2"/>
    <w:rsid w:val="00816697"/>
    <w:rsid w:val="008167A9"/>
    <w:rsid w:val="00816FD3"/>
    <w:rsid w:val="0082034D"/>
    <w:rsid w:val="008203C7"/>
    <w:rsid w:val="008214FB"/>
    <w:rsid w:val="008227DD"/>
    <w:rsid w:val="00822A6D"/>
    <w:rsid w:val="00822B58"/>
    <w:rsid w:val="00822F21"/>
    <w:rsid w:val="00824113"/>
    <w:rsid w:val="00824B55"/>
    <w:rsid w:val="00827AC1"/>
    <w:rsid w:val="00827BD2"/>
    <w:rsid w:val="00830F2E"/>
    <w:rsid w:val="00830FC1"/>
    <w:rsid w:val="008313F4"/>
    <w:rsid w:val="00831437"/>
    <w:rsid w:val="00831683"/>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414B"/>
    <w:rsid w:val="00844852"/>
    <w:rsid w:val="0084501D"/>
    <w:rsid w:val="0084553C"/>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52CB"/>
    <w:rsid w:val="008563CD"/>
    <w:rsid w:val="008564DA"/>
    <w:rsid w:val="008601B5"/>
    <w:rsid w:val="0086064C"/>
    <w:rsid w:val="00861131"/>
    <w:rsid w:val="0086116A"/>
    <w:rsid w:val="00861B4E"/>
    <w:rsid w:val="00861CCC"/>
    <w:rsid w:val="00861D26"/>
    <w:rsid w:val="0086205E"/>
    <w:rsid w:val="00862D51"/>
    <w:rsid w:val="00863193"/>
    <w:rsid w:val="00863803"/>
    <w:rsid w:val="00863A55"/>
    <w:rsid w:val="00863CC0"/>
    <w:rsid w:val="00863F60"/>
    <w:rsid w:val="008641A1"/>
    <w:rsid w:val="008641C9"/>
    <w:rsid w:val="00864212"/>
    <w:rsid w:val="008646DE"/>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9A"/>
    <w:rsid w:val="008777A6"/>
    <w:rsid w:val="0087789F"/>
    <w:rsid w:val="00880057"/>
    <w:rsid w:val="00881589"/>
    <w:rsid w:val="00881A62"/>
    <w:rsid w:val="00881B84"/>
    <w:rsid w:val="008822D4"/>
    <w:rsid w:val="008825D8"/>
    <w:rsid w:val="00882A9C"/>
    <w:rsid w:val="00882B89"/>
    <w:rsid w:val="00883A44"/>
    <w:rsid w:val="00883B76"/>
    <w:rsid w:val="00884A4B"/>
    <w:rsid w:val="00884C32"/>
    <w:rsid w:val="00885A88"/>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76B9"/>
    <w:rsid w:val="00897D08"/>
    <w:rsid w:val="00897E49"/>
    <w:rsid w:val="008A0837"/>
    <w:rsid w:val="008A0FA1"/>
    <w:rsid w:val="008A1842"/>
    <w:rsid w:val="008A18F2"/>
    <w:rsid w:val="008A1D69"/>
    <w:rsid w:val="008A37D7"/>
    <w:rsid w:val="008A45F0"/>
    <w:rsid w:val="008A47BE"/>
    <w:rsid w:val="008A4C93"/>
    <w:rsid w:val="008A4FAF"/>
    <w:rsid w:val="008A5140"/>
    <w:rsid w:val="008A6333"/>
    <w:rsid w:val="008B00EE"/>
    <w:rsid w:val="008B18F2"/>
    <w:rsid w:val="008B25AB"/>
    <w:rsid w:val="008B2E16"/>
    <w:rsid w:val="008B2E2B"/>
    <w:rsid w:val="008B3251"/>
    <w:rsid w:val="008B35E0"/>
    <w:rsid w:val="008B38C2"/>
    <w:rsid w:val="008B3D81"/>
    <w:rsid w:val="008B42FB"/>
    <w:rsid w:val="008B4AFF"/>
    <w:rsid w:val="008B4B49"/>
    <w:rsid w:val="008B59AD"/>
    <w:rsid w:val="008B5A7D"/>
    <w:rsid w:val="008B6AA1"/>
    <w:rsid w:val="008B71B5"/>
    <w:rsid w:val="008B7B97"/>
    <w:rsid w:val="008C03E5"/>
    <w:rsid w:val="008C067A"/>
    <w:rsid w:val="008C0FD5"/>
    <w:rsid w:val="008C132F"/>
    <w:rsid w:val="008C1616"/>
    <w:rsid w:val="008C1789"/>
    <w:rsid w:val="008C191D"/>
    <w:rsid w:val="008C1E23"/>
    <w:rsid w:val="008C2327"/>
    <w:rsid w:val="008C233E"/>
    <w:rsid w:val="008C255E"/>
    <w:rsid w:val="008C3478"/>
    <w:rsid w:val="008C3716"/>
    <w:rsid w:val="008C3C5E"/>
    <w:rsid w:val="008C47C3"/>
    <w:rsid w:val="008C572D"/>
    <w:rsid w:val="008C758A"/>
    <w:rsid w:val="008D0A82"/>
    <w:rsid w:val="008D1015"/>
    <w:rsid w:val="008D1F8D"/>
    <w:rsid w:val="008D20C4"/>
    <w:rsid w:val="008D2CA2"/>
    <w:rsid w:val="008D3057"/>
    <w:rsid w:val="008D509A"/>
    <w:rsid w:val="008D51AB"/>
    <w:rsid w:val="008D51D6"/>
    <w:rsid w:val="008D545E"/>
    <w:rsid w:val="008D5627"/>
    <w:rsid w:val="008D5697"/>
    <w:rsid w:val="008D56C0"/>
    <w:rsid w:val="008D5977"/>
    <w:rsid w:val="008D5AB0"/>
    <w:rsid w:val="008D6006"/>
    <w:rsid w:val="008D76CE"/>
    <w:rsid w:val="008E002B"/>
    <w:rsid w:val="008E0079"/>
    <w:rsid w:val="008E0572"/>
    <w:rsid w:val="008E0CE7"/>
    <w:rsid w:val="008E29AA"/>
    <w:rsid w:val="008E3070"/>
    <w:rsid w:val="008E3594"/>
    <w:rsid w:val="008E3AA7"/>
    <w:rsid w:val="008E3CA5"/>
    <w:rsid w:val="008E40CF"/>
    <w:rsid w:val="008E4587"/>
    <w:rsid w:val="008E483F"/>
    <w:rsid w:val="008E5F68"/>
    <w:rsid w:val="008E6207"/>
    <w:rsid w:val="008E6CBB"/>
    <w:rsid w:val="008E6EED"/>
    <w:rsid w:val="008E7A57"/>
    <w:rsid w:val="008E7BC4"/>
    <w:rsid w:val="008F0025"/>
    <w:rsid w:val="008F0167"/>
    <w:rsid w:val="008F16CF"/>
    <w:rsid w:val="008F1A66"/>
    <w:rsid w:val="008F1E9A"/>
    <w:rsid w:val="008F5F01"/>
    <w:rsid w:val="008F63F1"/>
    <w:rsid w:val="008F64DE"/>
    <w:rsid w:val="008F6BED"/>
    <w:rsid w:val="008F70FB"/>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5461"/>
    <w:rsid w:val="00905E43"/>
    <w:rsid w:val="00905F7D"/>
    <w:rsid w:val="00905FAE"/>
    <w:rsid w:val="009063DB"/>
    <w:rsid w:val="009076F8"/>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616A"/>
    <w:rsid w:val="009168E6"/>
    <w:rsid w:val="0091697E"/>
    <w:rsid w:val="00916C40"/>
    <w:rsid w:val="00916CA2"/>
    <w:rsid w:val="009174BD"/>
    <w:rsid w:val="00917635"/>
    <w:rsid w:val="00917B0F"/>
    <w:rsid w:val="00917DD4"/>
    <w:rsid w:val="0092064F"/>
    <w:rsid w:val="009206D4"/>
    <w:rsid w:val="00920758"/>
    <w:rsid w:val="0092078E"/>
    <w:rsid w:val="009211D2"/>
    <w:rsid w:val="00922661"/>
    <w:rsid w:val="00922D4B"/>
    <w:rsid w:val="0092303A"/>
    <w:rsid w:val="009234D7"/>
    <w:rsid w:val="00923C15"/>
    <w:rsid w:val="00923FBE"/>
    <w:rsid w:val="0092461C"/>
    <w:rsid w:val="00924A37"/>
    <w:rsid w:val="00924E6B"/>
    <w:rsid w:val="009252E7"/>
    <w:rsid w:val="0092554F"/>
    <w:rsid w:val="009259DA"/>
    <w:rsid w:val="00925CB3"/>
    <w:rsid w:val="00925ECC"/>
    <w:rsid w:val="00926568"/>
    <w:rsid w:val="00926B94"/>
    <w:rsid w:val="0092771B"/>
    <w:rsid w:val="00927882"/>
    <w:rsid w:val="00927D10"/>
    <w:rsid w:val="00927FDE"/>
    <w:rsid w:val="009302CC"/>
    <w:rsid w:val="009309D8"/>
    <w:rsid w:val="00931710"/>
    <w:rsid w:val="009320D7"/>
    <w:rsid w:val="0093215C"/>
    <w:rsid w:val="009335E9"/>
    <w:rsid w:val="0093376E"/>
    <w:rsid w:val="00934FA3"/>
    <w:rsid w:val="009357BC"/>
    <w:rsid w:val="00937516"/>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ECB"/>
    <w:rsid w:val="0095307B"/>
    <w:rsid w:val="00953349"/>
    <w:rsid w:val="00953772"/>
    <w:rsid w:val="009545DA"/>
    <w:rsid w:val="00954C4D"/>
    <w:rsid w:val="009554D9"/>
    <w:rsid w:val="00955A90"/>
    <w:rsid w:val="0095744E"/>
    <w:rsid w:val="0095751A"/>
    <w:rsid w:val="00957528"/>
    <w:rsid w:val="00960537"/>
    <w:rsid w:val="00961488"/>
    <w:rsid w:val="00961525"/>
    <w:rsid w:val="0096203D"/>
    <w:rsid w:val="0096278D"/>
    <w:rsid w:val="00963064"/>
    <w:rsid w:val="009636DF"/>
    <w:rsid w:val="00963862"/>
    <w:rsid w:val="00964D7D"/>
    <w:rsid w:val="00964F4D"/>
    <w:rsid w:val="009654BB"/>
    <w:rsid w:val="00965F02"/>
    <w:rsid w:val="00966601"/>
    <w:rsid w:val="00966D7B"/>
    <w:rsid w:val="009716F5"/>
    <w:rsid w:val="0097203C"/>
    <w:rsid w:val="00972707"/>
    <w:rsid w:val="009728B6"/>
    <w:rsid w:val="009749E5"/>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40C2"/>
    <w:rsid w:val="00984F6B"/>
    <w:rsid w:val="00985AFB"/>
    <w:rsid w:val="00985E89"/>
    <w:rsid w:val="00987523"/>
    <w:rsid w:val="0098788B"/>
    <w:rsid w:val="00987E8F"/>
    <w:rsid w:val="00990B04"/>
    <w:rsid w:val="00990B4A"/>
    <w:rsid w:val="00990F72"/>
    <w:rsid w:val="009910A1"/>
    <w:rsid w:val="00991A98"/>
    <w:rsid w:val="00992FDD"/>
    <w:rsid w:val="00994372"/>
    <w:rsid w:val="009946DF"/>
    <w:rsid w:val="00995F1F"/>
    <w:rsid w:val="009963F5"/>
    <w:rsid w:val="00996728"/>
    <w:rsid w:val="00996DE2"/>
    <w:rsid w:val="0099704D"/>
    <w:rsid w:val="00997869"/>
    <w:rsid w:val="009A0C2F"/>
    <w:rsid w:val="009A1599"/>
    <w:rsid w:val="009A1D9F"/>
    <w:rsid w:val="009A2218"/>
    <w:rsid w:val="009A415F"/>
    <w:rsid w:val="009A4177"/>
    <w:rsid w:val="009A4817"/>
    <w:rsid w:val="009A48CD"/>
    <w:rsid w:val="009A4DDC"/>
    <w:rsid w:val="009A5A05"/>
    <w:rsid w:val="009A5C6E"/>
    <w:rsid w:val="009A5CFD"/>
    <w:rsid w:val="009A6732"/>
    <w:rsid w:val="009A6C8A"/>
    <w:rsid w:val="009A6FB7"/>
    <w:rsid w:val="009A729F"/>
    <w:rsid w:val="009A752B"/>
    <w:rsid w:val="009A7B54"/>
    <w:rsid w:val="009A7C15"/>
    <w:rsid w:val="009A7C54"/>
    <w:rsid w:val="009B06CF"/>
    <w:rsid w:val="009B0AB4"/>
    <w:rsid w:val="009B0B66"/>
    <w:rsid w:val="009B185C"/>
    <w:rsid w:val="009B1A6E"/>
    <w:rsid w:val="009B1D6A"/>
    <w:rsid w:val="009B21E6"/>
    <w:rsid w:val="009B275B"/>
    <w:rsid w:val="009B4EAF"/>
    <w:rsid w:val="009B559D"/>
    <w:rsid w:val="009B5948"/>
    <w:rsid w:val="009B5FC7"/>
    <w:rsid w:val="009B6722"/>
    <w:rsid w:val="009B69D7"/>
    <w:rsid w:val="009B6BB0"/>
    <w:rsid w:val="009B732E"/>
    <w:rsid w:val="009B74B5"/>
    <w:rsid w:val="009B7AEC"/>
    <w:rsid w:val="009C076C"/>
    <w:rsid w:val="009C14A2"/>
    <w:rsid w:val="009C1FF9"/>
    <w:rsid w:val="009C2278"/>
    <w:rsid w:val="009C3368"/>
    <w:rsid w:val="009C3BFF"/>
    <w:rsid w:val="009C4259"/>
    <w:rsid w:val="009C4C30"/>
    <w:rsid w:val="009C545F"/>
    <w:rsid w:val="009C5576"/>
    <w:rsid w:val="009C62B2"/>
    <w:rsid w:val="009D016C"/>
    <w:rsid w:val="009D03A3"/>
    <w:rsid w:val="009D044E"/>
    <w:rsid w:val="009D0511"/>
    <w:rsid w:val="009D0FEE"/>
    <w:rsid w:val="009D2077"/>
    <w:rsid w:val="009D323C"/>
    <w:rsid w:val="009D3E64"/>
    <w:rsid w:val="009D5509"/>
    <w:rsid w:val="009D7623"/>
    <w:rsid w:val="009E01C4"/>
    <w:rsid w:val="009E03F5"/>
    <w:rsid w:val="009E056F"/>
    <w:rsid w:val="009E07F6"/>
    <w:rsid w:val="009E14E3"/>
    <w:rsid w:val="009E2D85"/>
    <w:rsid w:val="009E39E2"/>
    <w:rsid w:val="009E3A7E"/>
    <w:rsid w:val="009E3B8D"/>
    <w:rsid w:val="009E441D"/>
    <w:rsid w:val="009E44AE"/>
    <w:rsid w:val="009E53FF"/>
    <w:rsid w:val="009E620C"/>
    <w:rsid w:val="009E7E6D"/>
    <w:rsid w:val="009E7FDE"/>
    <w:rsid w:val="009F0191"/>
    <w:rsid w:val="009F0674"/>
    <w:rsid w:val="009F072B"/>
    <w:rsid w:val="009F17E9"/>
    <w:rsid w:val="009F20A8"/>
    <w:rsid w:val="009F232F"/>
    <w:rsid w:val="009F267C"/>
    <w:rsid w:val="009F2E62"/>
    <w:rsid w:val="009F3C16"/>
    <w:rsid w:val="009F417F"/>
    <w:rsid w:val="009F45BD"/>
    <w:rsid w:val="009F460A"/>
    <w:rsid w:val="009F49E1"/>
    <w:rsid w:val="009F4CE1"/>
    <w:rsid w:val="009F514A"/>
    <w:rsid w:val="009F5DC1"/>
    <w:rsid w:val="009F5E56"/>
    <w:rsid w:val="009F6165"/>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7C8"/>
    <w:rsid w:val="00A07A48"/>
    <w:rsid w:val="00A10558"/>
    <w:rsid w:val="00A117A4"/>
    <w:rsid w:val="00A12284"/>
    <w:rsid w:val="00A123E2"/>
    <w:rsid w:val="00A124D9"/>
    <w:rsid w:val="00A12673"/>
    <w:rsid w:val="00A129EA"/>
    <w:rsid w:val="00A12A99"/>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2B12"/>
    <w:rsid w:val="00A22CFD"/>
    <w:rsid w:val="00A23396"/>
    <w:rsid w:val="00A23A3F"/>
    <w:rsid w:val="00A240AC"/>
    <w:rsid w:val="00A24776"/>
    <w:rsid w:val="00A24CA0"/>
    <w:rsid w:val="00A25371"/>
    <w:rsid w:val="00A25FBF"/>
    <w:rsid w:val="00A26579"/>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5146"/>
    <w:rsid w:val="00A3539B"/>
    <w:rsid w:val="00A35867"/>
    <w:rsid w:val="00A35B34"/>
    <w:rsid w:val="00A35D0D"/>
    <w:rsid w:val="00A36370"/>
    <w:rsid w:val="00A3657C"/>
    <w:rsid w:val="00A36612"/>
    <w:rsid w:val="00A367E6"/>
    <w:rsid w:val="00A36B82"/>
    <w:rsid w:val="00A36E36"/>
    <w:rsid w:val="00A379AB"/>
    <w:rsid w:val="00A37B5C"/>
    <w:rsid w:val="00A40845"/>
    <w:rsid w:val="00A4189F"/>
    <w:rsid w:val="00A42C32"/>
    <w:rsid w:val="00A43DD8"/>
    <w:rsid w:val="00A44603"/>
    <w:rsid w:val="00A446C8"/>
    <w:rsid w:val="00A4531F"/>
    <w:rsid w:val="00A453CB"/>
    <w:rsid w:val="00A45557"/>
    <w:rsid w:val="00A45A42"/>
    <w:rsid w:val="00A46C8E"/>
    <w:rsid w:val="00A46EBB"/>
    <w:rsid w:val="00A46ECD"/>
    <w:rsid w:val="00A47006"/>
    <w:rsid w:val="00A47B1A"/>
    <w:rsid w:val="00A47CD8"/>
    <w:rsid w:val="00A47D25"/>
    <w:rsid w:val="00A50755"/>
    <w:rsid w:val="00A50A3E"/>
    <w:rsid w:val="00A50CAA"/>
    <w:rsid w:val="00A515C8"/>
    <w:rsid w:val="00A5215D"/>
    <w:rsid w:val="00A52671"/>
    <w:rsid w:val="00A52873"/>
    <w:rsid w:val="00A528A8"/>
    <w:rsid w:val="00A53A1F"/>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423E"/>
    <w:rsid w:val="00A64390"/>
    <w:rsid w:val="00A644E5"/>
    <w:rsid w:val="00A646B0"/>
    <w:rsid w:val="00A64CA5"/>
    <w:rsid w:val="00A64D01"/>
    <w:rsid w:val="00A652B3"/>
    <w:rsid w:val="00A65519"/>
    <w:rsid w:val="00A659B7"/>
    <w:rsid w:val="00A65B53"/>
    <w:rsid w:val="00A660AB"/>
    <w:rsid w:val="00A66CB5"/>
    <w:rsid w:val="00A66D14"/>
    <w:rsid w:val="00A6743D"/>
    <w:rsid w:val="00A67862"/>
    <w:rsid w:val="00A6789A"/>
    <w:rsid w:val="00A6799F"/>
    <w:rsid w:val="00A67E7C"/>
    <w:rsid w:val="00A704B9"/>
    <w:rsid w:val="00A70B3D"/>
    <w:rsid w:val="00A70DD0"/>
    <w:rsid w:val="00A70E77"/>
    <w:rsid w:val="00A7125E"/>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2C54"/>
    <w:rsid w:val="00A839A6"/>
    <w:rsid w:val="00A840CE"/>
    <w:rsid w:val="00A850AB"/>
    <w:rsid w:val="00A85EEF"/>
    <w:rsid w:val="00A86B3D"/>
    <w:rsid w:val="00A87EE0"/>
    <w:rsid w:val="00A90600"/>
    <w:rsid w:val="00A90B83"/>
    <w:rsid w:val="00A90C9B"/>
    <w:rsid w:val="00A90E49"/>
    <w:rsid w:val="00A928BB"/>
    <w:rsid w:val="00A92D82"/>
    <w:rsid w:val="00A93682"/>
    <w:rsid w:val="00A93BA9"/>
    <w:rsid w:val="00A942D7"/>
    <w:rsid w:val="00A942DA"/>
    <w:rsid w:val="00A94D28"/>
    <w:rsid w:val="00A9515A"/>
    <w:rsid w:val="00A95222"/>
    <w:rsid w:val="00A9563C"/>
    <w:rsid w:val="00A9682F"/>
    <w:rsid w:val="00A96EBE"/>
    <w:rsid w:val="00A96ED1"/>
    <w:rsid w:val="00A96F08"/>
    <w:rsid w:val="00AA0FAE"/>
    <w:rsid w:val="00AA27F6"/>
    <w:rsid w:val="00AA2CEA"/>
    <w:rsid w:val="00AA3E43"/>
    <w:rsid w:val="00AA42B9"/>
    <w:rsid w:val="00AA43A5"/>
    <w:rsid w:val="00AA50D3"/>
    <w:rsid w:val="00AA5129"/>
    <w:rsid w:val="00AA5DBF"/>
    <w:rsid w:val="00AA62B4"/>
    <w:rsid w:val="00AA6B83"/>
    <w:rsid w:val="00AA7007"/>
    <w:rsid w:val="00AA799E"/>
    <w:rsid w:val="00AA7C33"/>
    <w:rsid w:val="00AB0DD9"/>
    <w:rsid w:val="00AB0DE0"/>
    <w:rsid w:val="00AB131A"/>
    <w:rsid w:val="00AB207B"/>
    <w:rsid w:val="00AB23C7"/>
    <w:rsid w:val="00AB2E5B"/>
    <w:rsid w:val="00AB40C0"/>
    <w:rsid w:val="00AB4911"/>
    <w:rsid w:val="00AB4A00"/>
    <w:rsid w:val="00AB56D4"/>
    <w:rsid w:val="00AB59D3"/>
    <w:rsid w:val="00AB5A10"/>
    <w:rsid w:val="00AB5CC7"/>
    <w:rsid w:val="00AB6457"/>
    <w:rsid w:val="00AB6A36"/>
    <w:rsid w:val="00AB6C00"/>
    <w:rsid w:val="00AB6F6E"/>
    <w:rsid w:val="00AB7045"/>
    <w:rsid w:val="00AB70C7"/>
    <w:rsid w:val="00AB7DFE"/>
    <w:rsid w:val="00AB7F6F"/>
    <w:rsid w:val="00AC102F"/>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83C"/>
    <w:rsid w:val="00AE0F99"/>
    <w:rsid w:val="00AE1000"/>
    <w:rsid w:val="00AE1DB0"/>
    <w:rsid w:val="00AE2227"/>
    <w:rsid w:val="00AE294F"/>
    <w:rsid w:val="00AE2BAD"/>
    <w:rsid w:val="00AE32D3"/>
    <w:rsid w:val="00AE35D4"/>
    <w:rsid w:val="00AE3774"/>
    <w:rsid w:val="00AE476B"/>
    <w:rsid w:val="00AE6ED2"/>
    <w:rsid w:val="00AE77F6"/>
    <w:rsid w:val="00AF0C14"/>
    <w:rsid w:val="00AF1448"/>
    <w:rsid w:val="00AF1600"/>
    <w:rsid w:val="00AF1734"/>
    <w:rsid w:val="00AF1779"/>
    <w:rsid w:val="00AF1FB9"/>
    <w:rsid w:val="00AF2168"/>
    <w:rsid w:val="00AF23DD"/>
    <w:rsid w:val="00AF29EC"/>
    <w:rsid w:val="00AF3493"/>
    <w:rsid w:val="00AF3796"/>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1F0A"/>
    <w:rsid w:val="00B01F4E"/>
    <w:rsid w:val="00B0223C"/>
    <w:rsid w:val="00B028AF"/>
    <w:rsid w:val="00B03D52"/>
    <w:rsid w:val="00B041EE"/>
    <w:rsid w:val="00B043F9"/>
    <w:rsid w:val="00B06B44"/>
    <w:rsid w:val="00B06C29"/>
    <w:rsid w:val="00B06E1E"/>
    <w:rsid w:val="00B07ACA"/>
    <w:rsid w:val="00B100D1"/>
    <w:rsid w:val="00B10244"/>
    <w:rsid w:val="00B1042B"/>
    <w:rsid w:val="00B10692"/>
    <w:rsid w:val="00B1165B"/>
    <w:rsid w:val="00B119B8"/>
    <w:rsid w:val="00B11E27"/>
    <w:rsid w:val="00B12637"/>
    <w:rsid w:val="00B1423D"/>
    <w:rsid w:val="00B14D97"/>
    <w:rsid w:val="00B154DB"/>
    <w:rsid w:val="00B15858"/>
    <w:rsid w:val="00B166DE"/>
    <w:rsid w:val="00B16958"/>
    <w:rsid w:val="00B17047"/>
    <w:rsid w:val="00B173ED"/>
    <w:rsid w:val="00B20A0A"/>
    <w:rsid w:val="00B2113C"/>
    <w:rsid w:val="00B2153B"/>
    <w:rsid w:val="00B21EBF"/>
    <w:rsid w:val="00B21FCD"/>
    <w:rsid w:val="00B22038"/>
    <w:rsid w:val="00B22570"/>
    <w:rsid w:val="00B22773"/>
    <w:rsid w:val="00B22E42"/>
    <w:rsid w:val="00B232D4"/>
    <w:rsid w:val="00B23CC8"/>
    <w:rsid w:val="00B23D3A"/>
    <w:rsid w:val="00B244F6"/>
    <w:rsid w:val="00B2450D"/>
    <w:rsid w:val="00B25259"/>
    <w:rsid w:val="00B25992"/>
    <w:rsid w:val="00B25B17"/>
    <w:rsid w:val="00B25E8C"/>
    <w:rsid w:val="00B2674D"/>
    <w:rsid w:val="00B26C74"/>
    <w:rsid w:val="00B26D63"/>
    <w:rsid w:val="00B274B6"/>
    <w:rsid w:val="00B31D1F"/>
    <w:rsid w:val="00B333B5"/>
    <w:rsid w:val="00B3401B"/>
    <w:rsid w:val="00B34307"/>
    <w:rsid w:val="00B349BC"/>
    <w:rsid w:val="00B34E8F"/>
    <w:rsid w:val="00B35134"/>
    <w:rsid w:val="00B354DA"/>
    <w:rsid w:val="00B35FE8"/>
    <w:rsid w:val="00B36419"/>
    <w:rsid w:val="00B36A3C"/>
    <w:rsid w:val="00B3776C"/>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5025D"/>
    <w:rsid w:val="00B514B5"/>
    <w:rsid w:val="00B514EE"/>
    <w:rsid w:val="00B51B01"/>
    <w:rsid w:val="00B51DCF"/>
    <w:rsid w:val="00B526A4"/>
    <w:rsid w:val="00B52A13"/>
    <w:rsid w:val="00B52ECD"/>
    <w:rsid w:val="00B53162"/>
    <w:rsid w:val="00B53C80"/>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70297"/>
    <w:rsid w:val="00B7053D"/>
    <w:rsid w:val="00B705B5"/>
    <w:rsid w:val="00B709F7"/>
    <w:rsid w:val="00B72865"/>
    <w:rsid w:val="00B72BFF"/>
    <w:rsid w:val="00B72DF3"/>
    <w:rsid w:val="00B72F2E"/>
    <w:rsid w:val="00B730E5"/>
    <w:rsid w:val="00B735FE"/>
    <w:rsid w:val="00B7378A"/>
    <w:rsid w:val="00B76A56"/>
    <w:rsid w:val="00B7721C"/>
    <w:rsid w:val="00B77FF7"/>
    <w:rsid w:val="00B80E61"/>
    <w:rsid w:val="00B80EE3"/>
    <w:rsid w:val="00B80FB9"/>
    <w:rsid w:val="00B824EA"/>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1B1D"/>
    <w:rsid w:val="00B92098"/>
    <w:rsid w:val="00B9253D"/>
    <w:rsid w:val="00B92675"/>
    <w:rsid w:val="00B92C5F"/>
    <w:rsid w:val="00B9335F"/>
    <w:rsid w:val="00B939E7"/>
    <w:rsid w:val="00B93A8F"/>
    <w:rsid w:val="00B94474"/>
    <w:rsid w:val="00B9494F"/>
    <w:rsid w:val="00B95854"/>
    <w:rsid w:val="00B9656B"/>
    <w:rsid w:val="00B975FE"/>
    <w:rsid w:val="00BA003A"/>
    <w:rsid w:val="00BA010D"/>
    <w:rsid w:val="00BA019E"/>
    <w:rsid w:val="00BA0DDF"/>
    <w:rsid w:val="00BA0F34"/>
    <w:rsid w:val="00BA1190"/>
    <w:rsid w:val="00BA13A8"/>
    <w:rsid w:val="00BA1415"/>
    <w:rsid w:val="00BA1BA6"/>
    <w:rsid w:val="00BA29B4"/>
    <w:rsid w:val="00BA2CB3"/>
    <w:rsid w:val="00BA2CF3"/>
    <w:rsid w:val="00BA2E77"/>
    <w:rsid w:val="00BA3100"/>
    <w:rsid w:val="00BA33CF"/>
    <w:rsid w:val="00BA3435"/>
    <w:rsid w:val="00BA3697"/>
    <w:rsid w:val="00BA3A24"/>
    <w:rsid w:val="00BA3D5F"/>
    <w:rsid w:val="00BA50C5"/>
    <w:rsid w:val="00BA55EC"/>
    <w:rsid w:val="00BA56BA"/>
    <w:rsid w:val="00BA570E"/>
    <w:rsid w:val="00BA620D"/>
    <w:rsid w:val="00BA64A6"/>
    <w:rsid w:val="00BA6717"/>
    <w:rsid w:val="00BA67E2"/>
    <w:rsid w:val="00BA6DFA"/>
    <w:rsid w:val="00BB0E6D"/>
    <w:rsid w:val="00BB1BEE"/>
    <w:rsid w:val="00BB20AD"/>
    <w:rsid w:val="00BB2440"/>
    <w:rsid w:val="00BB2A93"/>
    <w:rsid w:val="00BB32F5"/>
    <w:rsid w:val="00BB3850"/>
    <w:rsid w:val="00BB3F6F"/>
    <w:rsid w:val="00BB421D"/>
    <w:rsid w:val="00BB42C5"/>
    <w:rsid w:val="00BB4661"/>
    <w:rsid w:val="00BB4D77"/>
    <w:rsid w:val="00BB4E07"/>
    <w:rsid w:val="00BB5574"/>
    <w:rsid w:val="00BB56C4"/>
    <w:rsid w:val="00BB62B4"/>
    <w:rsid w:val="00BB62E5"/>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608"/>
    <w:rsid w:val="00BC7D02"/>
    <w:rsid w:val="00BD0618"/>
    <w:rsid w:val="00BD0792"/>
    <w:rsid w:val="00BD1E1B"/>
    <w:rsid w:val="00BD2A33"/>
    <w:rsid w:val="00BD2D44"/>
    <w:rsid w:val="00BD3A20"/>
    <w:rsid w:val="00BD5D87"/>
    <w:rsid w:val="00BD70C7"/>
    <w:rsid w:val="00BD7654"/>
    <w:rsid w:val="00BE013E"/>
    <w:rsid w:val="00BE055F"/>
    <w:rsid w:val="00BE0647"/>
    <w:rsid w:val="00BE0A9A"/>
    <w:rsid w:val="00BE0CDB"/>
    <w:rsid w:val="00BE152A"/>
    <w:rsid w:val="00BE1D9C"/>
    <w:rsid w:val="00BE233C"/>
    <w:rsid w:val="00BE2EE4"/>
    <w:rsid w:val="00BE3165"/>
    <w:rsid w:val="00BE4043"/>
    <w:rsid w:val="00BE4B3A"/>
    <w:rsid w:val="00BE5F65"/>
    <w:rsid w:val="00BE69B1"/>
    <w:rsid w:val="00BE70EE"/>
    <w:rsid w:val="00BF030F"/>
    <w:rsid w:val="00BF0BEB"/>
    <w:rsid w:val="00BF1074"/>
    <w:rsid w:val="00BF121D"/>
    <w:rsid w:val="00BF2675"/>
    <w:rsid w:val="00BF3225"/>
    <w:rsid w:val="00BF3881"/>
    <w:rsid w:val="00BF4053"/>
    <w:rsid w:val="00BF45C5"/>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70DD"/>
    <w:rsid w:val="00C075A2"/>
    <w:rsid w:val="00C07F07"/>
    <w:rsid w:val="00C07F4F"/>
    <w:rsid w:val="00C10DDE"/>
    <w:rsid w:val="00C11933"/>
    <w:rsid w:val="00C129B9"/>
    <w:rsid w:val="00C12A44"/>
    <w:rsid w:val="00C12F81"/>
    <w:rsid w:val="00C13ABA"/>
    <w:rsid w:val="00C14972"/>
    <w:rsid w:val="00C15178"/>
    <w:rsid w:val="00C154BC"/>
    <w:rsid w:val="00C1636A"/>
    <w:rsid w:val="00C163E1"/>
    <w:rsid w:val="00C16B81"/>
    <w:rsid w:val="00C16CF0"/>
    <w:rsid w:val="00C1701E"/>
    <w:rsid w:val="00C1760D"/>
    <w:rsid w:val="00C2133F"/>
    <w:rsid w:val="00C235EC"/>
    <w:rsid w:val="00C2382F"/>
    <w:rsid w:val="00C23A29"/>
    <w:rsid w:val="00C23BBC"/>
    <w:rsid w:val="00C23EC5"/>
    <w:rsid w:val="00C24AA0"/>
    <w:rsid w:val="00C24B4E"/>
    <w:rsid w:val="00C25482"/>
    <w:rsid w:val="00C26186"/>
    <w:rsid w:val="00C264E9"/>
    <w:rsid w:val="00C26721"/>
    <w:rsid w:val="00C267F8"/>
    <w:rsid w:val="00C26EB3"/>
    <w:rsid w:val="00C2734E"/>
    <w:rsid w:val="00C27BDF"/>
    <w:rsid w:val="00C27ED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403BC"/>
    <w:rsid w:val="00C40965"/>
    <w:rsid w:val="00C41B34"/>
    <w:rsid w:val="00C421B3"/>
    <w:rsid w:val="00C42A93"/>
    <w:rsid w:val="00C4352E"/>
    <w:rsid w:val="00C43DC8"/>
    <w:rsid w:val="00C44230"/>
    <w:rsid w:val="00C44308"/>
    <w:rsid w:val="00C450D2"/>
    <w:rsid w:val="00C455B7"/>
    <w:rsid w:val="00C458AB"/>
    <w:rsid w:val="00C45AAB"/>
    <w:rsid w:val="00C461BB"/>
    <w:rsid w:val="00C46A9B"/>
    <w:rsid w:val="00C472EA"/>
    <w:rsid w:val="00C47C9C"/>
    <w:rsid w:val="00C50DA0"/>
    <w:rsid w:val="00C514AD"/>
    <w:rsid w:val="00C518B2"/>
    <w:rsid w:val="00C51F10"/>
    <w:rsid w:val="00C526FB"/>
    <w:rsid w:val="00C527EB"/>
    <w:rsid w:val="00C52FCF"/>
    <w:rsid w:val="00C53ABC"/>
    <w:rsid w:val="00C53FE0"/>
    <w:rsid w:val="00C54B34"/>
    <w:rsid w:val="00C55B96"/>
    <w:rsid w:val="00C56637"/>
    <w:rsid w:val="00C56656"/>
    <w:rsid w:val="00C5747E"/>
    <w:rsid w:val="00C5793A"/>
    <w:rsid w:val="00C57E01"/>
    <w:rsid w:val="00C60695"/>
    <w:rsid w:val="00C60F0F"/>
    <w:rsid w:val="00C6112C"/>
    <w:rsid w:val="00C612C5"/>
    <w:rsid w:val="00C61598"/>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58A"/>
    <w:rsid w:val="00C65A6A"/>
    <w:rsid w:val="00C65FFC"/>
    <w:rsid w:val="00C66F5F"/>
    <w:rsid w:val="00C7045D"/>
    <w:rsid w:val="00C708CC"/>
    <w:rsid w:val="00C7091A"/>
    <w:rsid w:val="00C709FA"/>
    <w:rsid w:val="00C71AC6"/>
    <w:rsid w:val="00C71D7F"/>
    <w:rsid w:val="00C72044"/>
    <w:rsid w:val="00C721BB"/>
    <w:rsid w:val="00C72332"/>
    <w:rsid w:val="00C73D50"/>
    <w:rsid w:val="00C73FD6"/>
    <w:rsid w:val="00C73FDC"/>
    <w:rsid w:val="00C756F2"/>
    <w:rsid w:val="00C763A9"/>
    <w:rsid w:val="00C76CCE"/>
    <w:rsid w:val="00C774E8"/>
    <w:rsid w:val="00C77571"/>
    <w:rsid w:val="00C77B1A"/>
    <w:rsid w:val="00C80479"/>
    <w:rsid w:val="00C805FA"/>
    <w:rsid w:val="00C827F4"/>
    <w:rsid w:val="00C82E69"/>
    <w:rsid w:val="00C837ED"/>
    <w:rsid w:val="00C84247"/>
    <w:rsid w:val="00C84568"/>
    <w:rsid w:val="00C849D8"/>
    <w:rsid w:val="00C84F5B"/>
    <w:rsid w:val="00C85179"/>
    <w:rsid w:val="00C85321"/>
    <w:rsid w:val="00C85934"/>
    <w:rsid w:val="00C85C43"/>
    <w:rsid w:val="00C85E14"/>
    <w:rsid w:val="00C86336"/>
    <w:rsid w:val="00C866D5"/>
    <w:rsid w:val="00C867F3"/>
    <w:rsid w:val="00C868D8"/>
    <w:rsid w:val="00C86E60"/>
    <w:rsid w:val="00C8700E"/>
    <w:rsid w:val="00C87783"/>
    <w:rsid w:val="00C90256"/>
    <w:rsid w:val="00C904B0"/>
    <w:rsid w:val="00C90A63"/>
    <w:rsid w:val="00C91E3B"/>
    <w:rsid w:val="00C92211"/>
    <w:rsid w:val="00C92C6E"/>
    <w:rsid w:val="00C92D31"/>
    <w:rsid w:val="00C92F35"/>
    <w:rsid w:val="00C93007"/>
    <w:rsid w:val="00C93E04"/>
    <w:rsid w:val="00C9472F"/>
    <w:rsid w:val="00C95CA8"/>
    <w:rsid w:val="00C9604F"/>
    <w:rsid w:val="00C964F9"/>
    <w:rsid w:val="00CA0599"/>
    <w:rsid w:val="00CA0739"/>
    <w:rsid w:val="00CA0C83"/>
    <w:rsid w:val="00CA0DD8"/>
    <w:rsid w:val="00CA1C76"/>
    <w:rsid w:val="00CA2600"/>
    <w:rsid w:val="00CA2DC0"/>
    <w:rsid w:val="00CA3020"/>
    <w:rsid w:val="00CA3597"/>
    <w:rsid w:val="00CA4088"/>
    <w:rsid w:val="00CA4420"/>
    <w:rsid w:val="00CA5103"/>
    <w:rsid w:val="00CA5454"/>
    <w:rsid w:val="00CA5D0B"/>
    <w:rsid w:val="00CA63E6"/>
    <w:rsid w:val="00CA6B7A"/>
    <w:rsid w:val="00CA6CFA"/>
    <w:rsid w:val="00CA71BB"/>
    <w:rsid w:val="00CA746B"/>
    <w:rsid w:val="00CA7E04"/>
    <w:rsid w:val="00CB0180"/>
    <w:rsid w:val="00CB098D"/>
    <w:rsid w:val="00CB131C"/>
    <w:rsid w:val="00CB1911"/>
    <w:rsid w:val="00CB20C9"/>
    <w:rsid w:val="00CB258D"/>
    <w:rsid w:val="00CB27B3"/>
    <w:rsid w:val="00CB27EB"/>
    <w:rsid w:val="00CB4942"/>
    <w:rsid w:val="00CB5D7A"/>
    <w:rsid w:val="00CB5DD4"/>
    <w:rsid w:val="00CB68E0"/>
    <w:rsid w:val="00CB6C45"/>
    <w:rsid w:val="00CB6E49"/>
    <w:rsid w:val="00CB79AB"/>
    <w:rsid w:val="00CB7DCC"/>
    <w:rsid w:val="00CC0035"/>
    <w:rsid w:val="00CC05D6"/>
    <w:rsid w:val="00CC0FD7"/>
    <w:rsid w:val="00CC1182"/>
    <w:rsid w:val="00CC183E"/>
    <w:rsid w:val="00CC1CD1"/>
    <w:rsid w:val="00CC2435"/>
    <w:rsid w:val="00CC27C2"/>
    <w:rsid w:val="00CC2EF3"/>
    <w:rsid w:val="00CC378D"/>
    <w:rsid w:val="00CC3F66"/>
    <w:rsid w:val="00CC4282"/>
    <w:rsid w:val="00CC453A"/>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529E"/>
    <w:rsid w:val="00CD570C"/>
    <w:rsid w:val="00CD609F"/>
    <w:rsid w:val="00CD64C7"/>
    <w:rsid w:val="00CD679C"/>
    <w:rsid w:val="00CD6E11"/>
    <w:rsid w:val="00CD6E79"/>
    <w:rsid w:val="00CD71BE"/>
    <w:rsid w:val="00CD7272"/>
    <w:rsid w:val="00CD7A73"/>
    <w:rsid w:val="00CD7AAA"/>
    <w:rsid w:val="00CE00EE"/>
    <w:rsid w:val="00CE00F1"/>
    <w:rsid w:val="00CE0F4E"/>
    <w:rsid w:val="00CE1B44"/>
    <w:rsid w:val="00CE1B72"/>
    <w:rsid w:val="00CE2C85"/>
    <w:rsid w:val="00CE33C0"/>
    <w:rsid w:val="00CE478C"/>
    <w:rsid w:val="00CE58C7"/>
    <w:rsid w:val="00CE58E9"/>
    <w:rsid w:val="00CE5B92"/>
    <w:rsid w:val="00CE5BD4"/>
    <w:rsid w:val="00CE5C66"/>
    <w:rsid w:val="00CE6044"/>
    <w:rsid w:val="00CE617B"/>
    <w:rsid w:val="00CE67A9"/>
    <w:rsid w:val="00CE6CF7"/>
    <w:rsid w:val="00CE6EE8"/>
    <w:rsid w:val="00CF0018"/>
    <w:rsid w:val="00CF080D"/>
    <w:rsid w:val="00CF09B1"/>
    <w:rsid w:val="00CF17CD"/>
    <w:rsid w:val="00CF1C3B"/>
    <w:rsid w:val="00CF291B"/>
    <w:rsid w:val="00CF3BE6"/>
    <w:rsid w:val="00CF42F6"/>
    <w:rsid w:val="00CF4829"/>
    <w:rsid w:val="00CF4A33"/>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1136"/>
    <w:rsid w:val="00D21DDF"/>
    <w:rsid w:val="00D22F41"/>
    <w:rsid w:val="00D235B4"/>
    <w:rsid w:val="00D23A5A"/>
    <w:rsid w:val="00D23EE1"/>
    <w:rsid w:val="00D24057"/>
    <w:rsid w:val="00D24436"/>
    <w:rsid w:val="00D245B0"/>
    <w:rsid w:val="00D25179"/>
    <w:rsid w:val="00D251DD"/>
    <w:rsid w:val="00D2546E"/>
    <w:rsid w:val="00D257CA"/>
    <w:rsid w:val="00D25F22"/>
    <w:rsid w:val="00D25F27"/>
    <w:rsid w:val="00D26850"/>
    <w:rsid w:val="00D3070C"/>
    <w:rsid w:val="00D31506"/>
    <w:rsid w:val="00D31A5B"/>
    <w:rsid w:val="00D32191"/>
    <w:rsid w:val="00D32AD8"/>
    <w:rsid w:val="00D333D4"/>
    <w:rsid w:val="00D3355D"/>
    <w:rsid w:val="00D33F45"/>
    <w:rsid w:val="00D34220"/>
    <w:rsid w:val="00D34457"/>
    <w:rsid w:val="00D35A7A"/>
    <w:rsid w:val="00D35C0B"/>
    <w:rsid w:val="00D36738"/>
    <w:rsid w:val="00D36D43"/>
    <w:rsid w:val="00D3743B"/>
    <w:rsid w:val="00D378F4"/>
    <w:rsid w:val="00D40BB3"/>
    <w:rsid w:val="00D40FD5"/>
    <w:rsid w:val="00D413B2"/>
    <w:rsid w:val="00D415B0"/>
    <w:rsid w:val="00D41CE0"/>
    <w:rsid w:val="00D42947"/>
    <w:rsid w:val="00D42D78"/>
    <w:rsid w:val="00D4309C"/>
    <w:rsid w:val="00D4344C"/>
    <w:rsid w:val="00D43F22"/>
    <w:rsid w:val="00D45009"/>
    <w:rsid w:val="00D45847"/>
    <w:rsid w:val="00D45D92"/>
    <w:rsid w:val="00D4706A"/>
    <w:rsid w:val="00D47403"/>
    <w:rsid w:val="00D47608"/>
    <w:rsid w:val="00D47D58"/>
    <w:rsid w:val="00D50912"/>
    <w:rsid w:val="00D50C07"/>
    <w:rsid w:val="00D514D4"/>
    <w:rsid w:val="00D5260F"/>
    <w:rsid w:val="00D529B5"/>
    <w:rsid w:val="00D5551A"/>
    <w:rsid w:val="00D5587E"/>
    <w:rsid w:val="00D56C6B"/>
    <w:rsid w:val="00D57210"/>
    <w:rsid w:val="00D6006F"/>
    <w:rsid w:val="00D60509"/>
    <w:rsid w:val="00D61738"/>
    <w:rsid w:val="00D61A2C"/>
    <w:rsid w:val="00D62BE9"/>
    <w:rsid w:val="00D62DD1"/>
    <w:rsid w:val="00D62F68"/>
    <w:rsid w:val="00D636C1"/>
    <w:rsid w:val="00D64083"/>
    <w:rsid w:val="00D647DE"/>
    <w:rsid w:val="00D649DE"/>
    <w:rsid w:val="00D64B1E"/>
    <w:rsid w:val="00D65297"/>
    <w:rsid w:val="00D65F72"/>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80094"/>
    <w:rsid w:val="00D80223"/>
    <w:rsid w:val="00D80374"/>
    <w:rsid w:val="00D80C48"/>
    <w:rsid w:val="00D80D6B"/>
    <w:rsid w:val="00D810DA"/>
    <w:rsid w:val="00D81D30"/>
    <w:rsid w:val="00D82B01"/>
    <w:rsid w:val="00D83E6F"/>
    <w:rsid w:val="00D84990"/>
    <w:rsid w:val="00D854D6"/>
    <w:rsid w:val="00D8572B"/>
    <w:rsid w:val="00D858D5"/>
    <w:rsid w:val="00D8633E"/>
    <w:rsid w:val="00D864C2"/>
    <w:rsid w:val="00D866CE"/>
    <w:rsid w:val="00D86A57"/>
    <w:rsid w:val="00D86BCF"/>
    <w:rsid w:val="00D876BF"/>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1650"/>
    <w:rsid w:val="00DA1C78"/>
    <w:rsid w:val="00DA1D84"/>
    <w:rsid w:val="00DA1F27"/>
    <w:rsid w:val="00DA2147"/>
    <w:rsid w:val="00DA2892"/>
    <w:rsid w:val="00DA2A1B"/>
    <w:rsid w:val="00DA2B9A"/>
    <w:rsid w:val="00DA328D"/>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5280"/>
    <w:rsid w:val="00DB6129"/>
    <w:rsid w:val="00DB6C6D"/>
    <w:rsid w:val="00DB735E"/>
    <w:rsid w:val="00DC142E"/>
    <w:rsid w:val="00DC1E28"/>
    <w:rsid w:val="00DC4536"/>
    <w:rsid w:val="00DC4834"/>
    <w:rsid w:val="00DC5D97"/>
    <w:rsid w:val="00DC657E"/>
    <w:rsid w:val="00DC7E05"/>
    <w:rsid w:val="00DC7F79"/>
    <w:rsid w:val="00DD00BE"/>
    <w:rsid w:val="00DD1176"/>
    <w:rsid w:val="00DD1AF7"/>
    <w:rsid w:val="00DD32B2"/>
    <w:rsid w:val="00DD4376"/>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E2F"/>
    <w:rsid w:val="00DF01D1"/>
    <w:rsid w:val="00DF0947"/>
    <w:rsid w:val="00DF0E3E"/>
    <w:rsid w:val="00DF1058"/>
    <w:rsid w:val="00DF141D"/>
    <w:rsid w:val="00DF14B6"/>
    <w:rsid w:val="00DF1B55"/>
    <w:rsid w:val="00DF1D9B"/>
    <w:rsid w:val="00DF260A"/>
    <w:rsid w:val="00DF2E0E"/>
    <w:rsid w:val="00DF4E1F"/>
    <w:rsid w:val="00DF506A"/>
    <w:rsid w:val="00DF55DF"/>
    <w:rsid w:val="00DF59BE"/>
    <w:rsid w:val="00DF5EDB"/>
    <w:rsid w:val="00DF674E"/>
    <w:rsid w:val="00DF6AB2"/>
    <w:rsid w:val="00DF726B"/>
    <w:rsid w:val="00E01174"/>
    <w:rsid w:val="00E0186E"/>
    <w:rsid w:val="00E0197B"/>
    <w:rsid w:val="00E01E00"/>
    <w:rsid w:val="00E036F9"/>
    <w:rsid w:val="00E03834"/>
    <w:rsid w:val="00E03C1A"/>
    <w:rsid w:val="00E03E60"/>
    <w:rsid w:val="00E03F62"/>
    <w:rsid w:val="00E0457E"/>
    <w:rsid w:val="00E047DF"/>
    <w:rsid w:val="00E04EC3"/>
    <w:rsid w:val="00E04F36"/>
    <w:rsid w:val="00E057EE"/>
    <w:rsid w:val="00E06026"/>
    <w:rsid w:val="00E06322"/>
    <w:rsid w:val="00E06654"/>
    <w:rsid w:val="00E067DC"/>
    <w:rsid w:val="00E06E18"/>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2172E"/>
    <w:rsid w:val="00E21898"/>
    <w:rsid w:val="00E21F22"/>
    <w:rsid w:val="00E21F3B"/>
    <w:rsid w:val="00E22017"/>
    <w:rsid w:val="00E23113"/>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50734"/>
    <w:rsid w:val="00E515A7"/>
    <w:rsid w:val="00E5186E"/>
    <w:rsid w:val="00E519F8"/>
    <w:rsid w:val="00E52257"/>
    <w:rsid w:val="00E5238E"/>
    <w:rsid w:val="00E52649"/>
    <w:rsid w:val="00E5311E"/>
    <w:rsid w:val="00E53406"/>
    <w:rsid w:val="00E535F2"/>
    <w:rsid w:val="00E53854"/>
    <w:rsid w:val="00E54AC8"/>
    <w:rsid w:val="00E54CA4"/>
    <w:rsid w:val="00E54D02"/>
    <w:rsid w:val="00E54D14"/>
    <w:rsid w:val="00E54F84"/>
    <w:rsid w:val="00E5568C"/>
    <w:rsid w:val="00E557E2"/>
    <w:rsid w:val="00E55849"/>
    <w:rsid w:val="00E55EFE"/>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7BC6"/>
    <w:rsid w:val="00E71B84"/>
    <w:rsid w:val="00E72EAC"/>
    <w:rsid w:val="00E73CDA"/>
    <w:rsid w:val="00E73D01"/>
    <w:rsid w:val="00E7414A"/>
    <w:rsid w:val="00E743D2"/>
    <w:rsid w:val="00E759E5"/>
    <w:rsid w:val="00E75A26"/>
    <w:rsid w:val="00E76728"/>
    <w:rsid w:val="00E77615"/>
    <w:rsid w:val="00E7789D"/>
    <w:rsid w:val="00E80270"/>
    <w:rsid w:val="00E80523"/>
    <w:rsid w:val="00E80619"/>
    <w:rsid w:val="00E8084A"/>
    <w:rsid w:val="00E809D1"/>
    <w:rsid w:val="00E80D8C"/>
    <w:rsid w:val="00E811BE"/>
    <w:rsid w:val="00E816B7"/>
    <w:rsid w:val="00E81DAF"/>
    <w:rsid w:val="00E820CE"/>
    <w:rsid w:val="00E8258A"/>
    <w:rsid w:val="00E82FC6"/>
    <w:rsid w:val="00E83B80"/>
    <w:rsid w:val="00E84D16"/>
    <w:rsid w:val="00E85C37"/>
    <w:rsid w:val="00E85EF2"/>
    <w:rsid w:val="00E87C79"/>
    <w:rsid w:val="00E90055"/>
    <w:rsid w:val="00E90533"/>
    <w:rsid w:val="00E906C0"/>
    <w:rsid w:val="00E90BC5"/>
    <w:rsid w:val="00E9150C"/>
    <w:rsid w:val="00E91800"/>
    <w:rsid w:val="00E9220B"/>
    <w:rsid w:val="00E92EA5"/>
    <w:rsid w:val="00E93B3C"/>
    <w:rsid w:val="00E94A73"/>
    <w:rsid w:val="00E95965"/>
    <w:rsid w:val="00E95A48"/>
    <w:rsid w:val="00E95B2C"/>
    <w:rsid w:val="00E95C52"/>
    <w:rsid w:val="00E95DEF"/>
    <w:rsid w:val="00E9606A"/>
    <w:rsid w:val="00E96FA7"/>
    <w:rsid w:val="00E97265"/>
    <w:rsid w:val="00E974A1"/>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6ACD"/>
    <w:rsid w:val="00EA7276"/>
    <w:rsid w:val="00EA7572"/>
    <w:rsid w:val="00EA7FE6"/>
    <w:rsid w:val="00EB0013"/>
    <w:rsid w:val="00EB01E5"/>
    <w:rsid w:val="00EB0450"/>
    <w:rsid w:val="00EB04E7"/>
    <w:rsid w:val="00EB0C6F"/>
    <w:rsid w:val="00EB1BCA"/>
    <w:rsid w:val="00EB2808"/>
    <w:rsid w:val="00EB2A90"/>
    <w:rsid w:val="00EB2F97"/>
    <w:rsid w:val="00EB3B1A"/>
    <w:rsid w:val="00EB3F83"/>
    <w:rsid w:val="00EB5A70"/>
    <w:rsid w:val="00EB5F20"/>
    <w:rsid w:val="00EB62B0"/>
    <w:rsid w:val="00EB63C2"/>
    <w:rsid w:val="00EB65D5"/>
    <w:rsid w:val="00EC0CF0"/>
    <w:rsid w:val="00EC11AC"/>
    <w:rsid w:val="00EC1A7C"/>
    <w:rsid w:val="00EC3E1C"/>
    <w:rsid w:val="00EC3F75"/>
    <w:rsid w:val="00EC57D9"/>
    <w:rsid w:val="00EC5C37"/>
    <w:rsid w:val="00EC5DE6"/>
    <w:rsid w:val="00EC631E"/>
    <w:rsid w:val="00EC6A0D"/>
    <w:rsid w:val="00EC7660"/>
    <w:rsid w:val="00EC7958"/>
    <w:rsid w:val="00EC7A11"/>
    <w:rsid w:val="00ED00DC"/>
    <w:rsid w:val="00ED0236"/>
    <w:rsid w:val="00ED07BB"/>
    <w:rsid w:val="00ED1841"/>
    <w:rsid w:val="00ED1B2D"/>
    <w:rsid w:val="00ED1D0C"/>
    <w:rsid w:val="00ED1FA3"/>
    <w:rsid w:val="00ED23C3"/>
    <w:rsid w:val="00ED2C6A"/>
    <w:rsid w:val="00ED300C"/>
    <w:rsid w:val="00ED35CA"/>
    <w:rsid w:val="00ED3B7B"/>
    <w:rsid w:val="00ED434D"/>
    <w:rsid w:val="00ED4894"/>
    <w:rsid w:val="00ED542E"/>
    <w:rsid w:val="00ED5448"/>
    <w:rsid w:val="00ED5DF7"/>
    <w:rsid w:val="00ED601A"/>
    <w:rsid w:val="00ED605D"/>
    <w:rsid w:val="00ED6155"/>
    <w:rsid w:val="00ED6A39"/>
    <w:rsid w:val="00ED71C7"/>
    <w:rsid w:val="00ED79FF"/>
    <w:rsid w:val="00EE0629"/>
    <w:rsid w:val="00EE0C45"/>
    <w:rsid w:val="00EE0D6A"/>
    <w:rsid w:val="00EE1A01"/>
    <w:rsid w:val="00EE1A9B"/>
    <w:rsid w:val="00EE261E"/>
    <w:rsid w:val="00EE3082"/>
    <w:rsid w:val="00EE33DD"/>
    <w:rsid w:val="00EE4086"/>
    <w:rsid w:val="00EE4885"/>
    <w:rsid w:val="00EE4A8D"/>
    <w:rsid w:val="00EE4F12"/>
    <w:rsid w:val="00EE59B4"/>
    <w:rsid w:val="00EE5A50"/>
    <w:rsid w:val="00EE6358"/>
    <w:rsid w:val="00EE74FB"/>
    <w:rsid w:val="00EF078F"/>
    <w:rsid w:val="00EF1901"/>
    <w:rsid w:val="00EF1A1A"/>
    <w:rsid w:val="00EF1B27"/>
    <w:rsid w:val="00EF1E5E"/>
    <w:rsid w:val="00EF2B1D"/>
    <w:rsid w:val="00EF375E"/>
    <w:rsid w:val="00EF3947"/>
    <w:rsid w:val="00EF4041"/>
    <w:rsid w:val="00EF41E0"/>
    <w:rsid w:val="00EF471C"/>
    <w:rsid w:val="00EF5BDA"/>
    <w:rsid w:val="00EF5C8E"/>
    <w:rsid w:val="00EF60C7"/>
    <w:rsid w:val="00EF6883"/>
    <w:rsid w:val="00EF6DD2"/>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79F2"/>
    <w:rsid w:val="00F07D1B"/>
    <w:rsid w:val="00F1076A"/>
    <w:rsid w:val="00F10964"/>
    <w:rsid w:val="00F10E65"/>
    <w:rsid w:val="00F1286C"/>
    <w:rsid w:val="00F12891"/>
    <w:rsid w:val="00F13871"/>
    <w:rsid w:val="00F14230"/>
    <w:rsid w:val="00F14446"/>
    <w:rsid w:val="00F14B93"/>
    <w:rsid w:val="00F1567B"/>
    <w:rsid w:val="00F1607C"/>
    <w:rsid w:val="00F16911"/>
    <w:rsid w:val="00F175BA"/>
    <w:rsid w:val="00F2001B"/>
    <w:rsid w:val="00F205C3"/>
    <w:rsid w:val="00F20ACD"/>
    <w:rsid w:val="00F20F19"/>
    <w:rsid w:val="00F20F3A"/>
    <w:rsid w:val="00F210E4"/>
    <w:rsid w:val="00F220D0"/>
    <w:rsid w:val="00F24B39"/>
    <w:rsid w:val="00F261F2"/>
    <w:rsid w:val="00F2753C"/>
    <w:rsid w:val="00F30212"/>
    <w:rsid w:val="00F30CFB"/>
    <w:rsid w:val="00F31117"/>
    <w:rsid w:val="00F32216"/>
    <w:rsid w:val="00F3245B"/>
    <w:rsid w:val="00F33165"/>
    <w:rsid w:val="00F333AB"/>
    <w:rsid w:val="00F3342A"/>
    <w:rsid w:val="00F3465C"/>
    <w:rsid w:val="00F34A11"/>
    <w:rsid w:val="00F34EBB"/>
    <w:rsid w:val="00F35B18"/>
    <w:rsid w:val="00F35DD8"/>
    <w:rsid w:val="00F35FD1"/>
    <w:rsid w:val="00F36692"/>
    <w:rsid w:val="00F36D31"/>
    <w:rsid w:val="00F371D7"/>
    <w:rsid w:val="00F378EC"/>
    <w:rsid w:val="00F379BA"/>
    <w:rsid w:val="00F37E4B"/>
    <w:rsid w:val="00F40CA4"/>
    <w:rsid w:val="00F446E3"/>
    <w:rsid w:val="00F4476B"/>
    <w:rsid w:val="00F44864"/>
    <w:rsid w:val="00F44A6B"/>
    <w:rsid w:val="00F45C2D"/>
    <w:rsid w:val="00F45D87"/>
    <w:rsid w:val="00F45E0A"/>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A7D"/>
    <w:rsid w:val="00F63667"/>
    <w:rsid w:val="00F63831"/>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51CF"/>
    <w:rsid w:val="00F776B0"/>
    <w:rsid w:val="00F77EF4"/>
    <w:rsid w:val="00F808F9"/>
    <w:rsid w:val="00F81026"/>
    <w:rsid w:val="00F81242"/>
    <w:rsid w:val="00F81A2E"/>
    <w:rsid w:val="00F81D9A"/>
    <w:rsid w:val="00F82306"/>
    <w:rsid w:val="00F84765"/>
    <w:rsid w:val="00F8482A"/>
    <w:rsid w:val="00F85325"/>
    <w:rsid w:val="00F8579D"/>
    <w:rsid w:val="00F9067C"/>
    <w:rsid w:val="00F9075C"/>
    <w:rsid w:val="00F90B54"/>
    <w:rsid w:val="00F91739"/>
    <w:rsid w:val="00F91A19"/>
    <w:rsid w:val="00F93089"/>
    <w:rsid w:val="00F930F5"/>
    <w:rsid w:val="00F936FA"/>
    <w:rsid w:val="00F93DF6"/>
    <w:rsid w:val="00F95423"/>
    <w:rsid w:val="00F96407"/>
    <w:rsid w:val="00F96547"/>
    <w:rsid w:val="00F97482"/>
    <w:rsid w:val="00FA0318"/>
    <w:rsid w:val="00FA036B"/>
    <w:rsid w:val="00FA08B8"/>
    <w:rsid w:val="00FA11C6"/>
    <w:rsid w:val="00FA1295"/>
    <w:rsid w:val="00FA1C6D"/>
    <w:rsid w:val="00FA2389"/>
    <w:rsid w:val="00FA2571"/>
    <w:rsid w:val="00FA26A9"/>
    <w:rsid w:val="00FA2D2C"/>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FEE"/>
    <w:rsid w:val="00FB4069"/>
    <w:rsid w:val="00FB5470"/>
    <w:rsid w:val="00FB5C87"/>
    <w:rsid w:val="00FB7E26"/>
    <w:rsid w:val="00FC0108"/>
    <w:rsid w:val="00FC0AA5"/>
    <w:rsid w:val="00FC11F8"/>
    <w:rsid w:val="00FC230F"/>
    <w:rsid w:val="00FC295D"/>
    <w:rsid w:val="00FC2A05"/>
    <w:rsid w:val="00FC30E3"/>
    <w:rsid w:val="00FC397B"/>
    <w:rsid w:val="00FC3B6B"/>
    <w:rsid w:val="00FC3C7B"/>
    <w:rsid w:val="00FC3E8A"/>
    <w:rsid w:val="00FC4F2B"/>
    <w:rsid w:val="00FC623D"/>
    <w:rsid w:val="00FC62B8"/>
    <w:rsid w:val="00FC75FA"/>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DB8"/>
    <w:rsid w:val="00FD604B"/>
    <w:rsid w:val="00FD6BAF"/>
    <w:rsid w:val="00FD7447"/>
    <w:rsid w:val="00FD7AC1"/>
    <w:rsid w:val="00FE021E"/>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C9"/>
    <w:rsid w:val="00FF0323"/>
    <w:rsid w:val="00FF13DE"/>
    <w:rsid w:val="00FF1422"/>
    <w:rsid w:val="00FF14C0"/>
    <w:rsid w:val="00FF183B"/>
    <w:rsid w:val="00FF1E51"/>
    <w:rsid w:val="00FF2AA5"/>
    <w:rsid w:val="00FF344A"/>
    <w:rsid w:val="00FF3633"/>
    <w:rsid w:val="00FF48AC"/>
    <w:rsid w:val="00FF4BB2"/>
    <w:rsid w:val="00FF4FC8"/>
    <w:rsid w:val="00FF55CB"/>
    <w:rsid w:val="00FF582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D84"/>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Change w:id="0" w:author="Badhri Hari" w:date="2024-05-08T22:40:00Z">
        <w:pPr>
          <w:tabs>
            <w:tab w:val="right" w:pos="9350"/>
          </w:tabs>
          <w:spacing w:after="100" w:line="360" w:lineRule="auto"/>
        </w:pPr>
      </w:pPrChange>
    </w:pPr>
    <w:rPr>
      <w:rFonts w:cs="Times New Roman"/>
      <w:b/>
      <w:bCs/>
      <w:rPrChange w:id="0" w:author="Badhri Hari" w:date="2024-05-08T22:40:00Z">
        <w:rPr>
          <w:rFonts w:eastAsiaTheme="minorEastAsia"/>
          <w:b/>
          <w:bCs/>
          <w:sz w:val="24"/>
          <w:lang w:val="en-US" w:eastAsia="en-US" w:bidi="hi-IN"/>
        </w:rPr>
      </w:rPrChange>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Change w:id="1" w:author="Badhri Hari" w:date="2024-05-04T18:30:00Z">
        <w:pPr>
          <w:tabs>
            <w:tab w:val="right" w:pos="9350"/>
          </w:tabs>
          <w:spacing w:after="100" w:line="360" w:lineRule="auto"/>
          <w:ind w:left="240"/>
        </w:pPr>
      </w:pPrChange>
    </w:pPr>
    <w:rPr>
      <w:rPrChange w:id="1" w:author="Badhri Hari" w:date="2024-05-04T18:30:00Z">
        <w:rPr>
          <w:rFonts w:eastAsiaTheme="minorEastAsia" w:cstheme="minorBidi"/>
          <w:sz w:val="24"/>
          <w:lang w:val="en-US" w:eastAsia="en-US" w:bidi="hi-IN"/>
        </w:rPr>
      </w:rPrChange>
    </w:r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microsoft.com/office/2018/08/relationships/commentsExtensible" Target="commentsExtensible.xml"/><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99BC-480C-BD67-29DDA4D6182A}"/>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7A5B-4BB7-91A3-E61DE4187B9D}"/>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overlay val="0"/>
    </c:title>
    <c:autoTitleDeleted val="0"/>
    <c:plotArea>
      <c:layout>
        <c:manualLayout>
          <c:layoutTarget val="inner"/>
          <c:xMode val="edge"/>
          <c:yMode val="edge"/>
          <c:x val="0.13472809700440341"/>
          <c:y val="0.17379887559372381"/>
          <c:w val="0.82705526995076029"/>
          <c:h val="0.59596823433324608"/>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overlay val="0"/>
    </c:title>
    <c:autoTitleDeleted val="0"/>
    <c:plotArea>
      <c:layout>
        <c:manualLayout>
          <c:layoutTarget val="inner"/>
          <c:xMode val="edge"/>
          <c:yMode val="edge"/>
          <c:x val="0.10595878451948455"/>
          <c:y val="0.13924795858850991"/>
          <c:w val="0.7317923703878586"/>
          <c:h val="0.66850326065045962"/>
        </c:manualLayout>
      </c:layout>
      <c:lineChart>
        <c:grouping val="standard"/>
        <c:varyColors val="0"/>
        <c:ser>
          <c:idx val="0"/>
          <c:order val="0"/>
          <c:tx>
            <c:strRef>
              <c:f>[Badhri_EE_Data_v7.xlsx]Graphs!$B$12</c:f>
              <c:strCache>
                <c:ptCount val="1"/>
                <c:pt idx="0">
                  <c:v>Water</c:v>
                </c:pt>
              </c:strCache>
            </c:strRef>
          </c:tx>
          <c:cat>
            <c:strRef>
              <c:f>[Badhri_EE_Data_v7.xlsx]Graphs!$A$13:$A$15</c:f>
              <c:strCache>
                <c:ptCount val="3"/>
                <c:pt idx="0">
                  <c:v>0.010g</c:v>
                </c:pt>
                <c:pt idx="1">
                  <c:v>0.025g</c:v>
                </c:pt>
                <c:pt idx="2">
                  <c:v>0.050g</c:v>
                </c:pt>
              </c:strCache>
            </c:strRef>
          </c:cat>
          <c:val>
            <c:numRef>
              <c:f>[Badhri_EE_Data_v7.xlsx]Graphs!$B$13:$B$15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[Badhri_EE_Data_v7.xlsx]Graphs!$C$12</c:f>
              <c:strCache>
                <c:ptCount val="1"/>
                <c:pt idx="0">
                  <c:v>Ethanol</c:v>
                </c:pt>
              </c:strCache>
            </c:strRef>
          </c:tx>
          <c:cat>
            <c:strRef>
              <c:f>[Badhri_EE_Data_v7.xlsx]Graphs!$A$13:$A$15</c:f>
              <c:strCache>
                <c:ptCount val="3"/>
                <c:pt idx="0">
                  <c:v>0.010g</c:v>
                </c:pt>
                <c:pt idx="1">
                  <c:v>0.025g</c:v>
                </c:pt>
                <c:pt idx="2">
                  <c:v>0.050g</c:v>
                </c:pt>
              </c:strCache>
            </c:strRef>
          </c:cat>
          <c:val>
            <c:numRef>
              <c:f>[Badhri_EE_Data_v7.xlsx]Graphs!$C$13:$C$15</c:f>
              <c:numCache>
                <c:formatCode>General</c:formatCode>
                <c:ptCount val="3"/>
                <c:pt idx="0">
                  <c:v>7</c:v>
                </c:pt>
                <c:pt idx="1">
                  <c:v>25</c:v>
                </c:pt>
                <c:pt idx="2">
                  <c:v>35</c:v>
                </c:pt>
              </c:numCache>
            </c:numRef>
          </c:val>
          <c:smooth val="1"/>
          <c:extLst>
            <c:ext xmlns:c16="http://schemas.microsoft.com/office/drawing/2014/chart" uri="{C3380CC4-5D6E-409C-BE32-E72D297353CC}">
              <c16:uniqueId val="{00000001-66A7-4FE1-AF71-B7BF60283102}"/>
            </c:ext>
          </c:extLst>
        </c:ser>
        <c:ser>
          <c:idx val="2"/>
          <c:order val="2"/>
          <c:tx>
            <c:strRef>
              <c:f>[Badhri_EE_Data_v7.xlsx]Graphs!$D$12</c:f>
              <c:strCache>
                <c:ptCount val="1"/>
                <c:pt idx="0">
                  <c:v>Methanol</c:v>
                </c:pt>
              </c:strCache>
            </c:strRef>
          </c:tx>
          <c:cat>
            <c:strRef>
              <c:f>[Badhri_EE_Data_v7.xlsx]Graphs!$A$13:$A$15</c:f>
              <c:strCache>
                <c:ptCount val="3"/>
                <c:pt idx="0">
                  <c:v>0.010g</c:v>
                </c:pt>
                <c:pt idx="1">
                  <c:v>0.025g</c:v>
                </c:pt>
                <c:pt idx="2">
                  <c:v>0.050g</c:v>
                </c:pt>
              </c:strCache>
            </c:strRef>
          </c:cat>
          <c:val>
            <c:numRef>
              <c:f>[Badhri_EE_Data_v7.xlsx]Graphs!$D$13:$D$15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ser>
          <c:idx val="3"/>
          <c:order val="3"/>
          <c:tx>
            <c:strRef>
              <c:f>[Badhri_EE_Data_v7.xlsx]Graphs!$E$12</c:f>
              <c:strCache>
                <c:ptCount val="1"/>
                <c:pt idx="0">
                  <c:v> Ethanol (50%)</c:v>
                </c:pt>
              </c:strCache>
            </c:strRef>
          </c:tx>
          <c:cat>
            <c:strRef>
              <c:f>[Badhri_EE_Data_v7.xlsx]Graphs!$A$13:$A$15</c:f>
              <c:strCache>
                <c:ptCount val="3"/>
                <c:pt idx="0">
                  <c:v>0.010g</c:v>
                </c:pt>
                <c:pt idx="1">
                  <c:v>0.025g</c:v>
                </c:pt>
                <c:pt idx="2">
                  <c:v>0.050g</c:v>
                </c:pt>
              </c:strCache>
            </c:strRef>
          </c:cat>
          <c:val>
            <c:numRef>
              <c:f>[Badhri_EE_Data_v7.xlsx]Graphs!$E$13:$E$15</c:f>
              <c:numCache>
                <c:formatCode>General</c:formatCode>
                <c:ptCount val="3"/>
                <c:pt idx="0">
                  <c:v>30</c:v>
                </c:pt>
                <c:pt idx="1">
                  <c:v>26</c:v>
                </c:pt>
                <c:pt idx="2">
                  <c:v>16</c:v>
                </c:pt>
              </c:numCache>
            </c:numRef>
          </c:val>
          <c:smooth val="1"/>
          <c:extLst>
            <c:ext xmlns:c16="http://schemas.microsoft.com/office/drawing/2014/chart" uri="{C3380CC4-5D6E-409C-BE32-E72D297353CC}">
              <c16:uniqueId val="{00000003-66A7-4FE1-AF71-B7BF60283102}"/>
            </c:ext>
          </c:extLst>
        </c:ser>
        <c:ser>
          <c:idx val="4"/>
          <c:order val="4"/>
          <c:tx>
            <c:strRef>
              <c:f>[Badhri_EE_Data_v7.xlsx]Graphs!$F$12</c:f>
              <c:strCache>
                <c:ptCount val="1"/>
                <c:pt idx="0">
                  <c:v> Methanol (50%)</c:v>
                </c:pt>
              </c:strCache>
            </c:strRef>
          </c:tx>
          <c:cat>
            <c:strRef>
              <c:f>[Badhri_EE_Data_v7.xlsx]Graphs!$A$13:$A$15</c:f>
              <c:strCache>
                <c:ptCount val="3"/>
                <c:pt idx="0">
                  <c:v>0.010g</c:v>
                </c:pt>
                <c:pt idx="1">
                  <c:v>0.025g</c:v>
                </c:pt>
                <c:pt idx="2">
                  <c:v>0.050g</c:v>
                </c:pt>
              </c:strCache>
            </c:strRef>
          </c:cat>
          <c:val>
            <c:numRef>
              <c:f>[Badhri_EE_Data_v7.xlsx]Graphs!$F$13:$F$15</c:f>
              <c:numCache>
                <c:formatCode>General</c:formatCode>
                <c:ptCount val="3"/>
                <c:pt idx="0">
                  <c:v>0</c:v>
                </c:pt>
                <c:pt idx="1">
                  <c:v>0</c:v>
                </c:pt>
                <c:pt idx="2">
                  <c:v>24</c:v>
                </c:pt>
              </c:numCache>
            </c:numRef>
          </c:val>
          <c:smooth val="0"/>
          <c:extLst>
            <c:ext xmlns:c16="http://schemas.microsoft.com/office/drawing/2014/chart" uri="{C3380CC4-5D6E-409C-BE32-E72D297353CC}">
              <c16:uniqueId val="{00000004-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7452195997730711"/>
          <c:y val="3.123904717455711E-3"/>
          <c:w val="0.22547804002269345"/>
          <c:h val="0.49546814078455503"/>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overlay val="0"/>
    </c:title>
    <c:autoTitleDeleted val="0"/>
    <c:plotArea>
      <c:layout>
        <c:manualLayout>
          <c:layoutTarget val="inner"/>
          <c:xMode val="edge"/>
          <c:yMode val="edge"/>
          <c:x val="0.12265324096591433"/>
          <c:y val="0.15887966764890585"/>
          <c:w val="0.71509786652294505"/>
          <c:h val="0.66684741842075501"/>
        </c:manualLayout>
      </c:layout>
      <c:scatterChart>
        <c:scatterStyle val="smoothMarker"/>
        <c:varyColors val="0"/>
        <c:ser>
          <c:idx val="0"/>
          <c:order val="0"/>
          <c:tx>
            <c:strRef>
              <c:f>Graphs!$B$12</c:f>
              <c:strCache>
                <c:ptCount val="1"/>
                <c:pt idx="0">
                  <c:v>Water</c:v>
                </c:pt>
              </c:strCache>
            </c:strRef>
          </c:tx>
          <c:xVal>
            <c:strRef>
              <c:f>Graphs!$A$13:$A$15</c:f>
              <c:strCache>
                <c:ptCount val="3"/>
                <c:pt idx="0">
                  <c:v>0.010g</c:v>
                </c:pt>
                <c:pt idx="1">
                  <c:v>0.025g</c:v>
                </c:pt>
                <c:pt idx="2">
                  <c:v>0.050g</c:v>
                </c:pt>
              </c:strCache>
            </c:strRef>
          </c:xVal>
          <c:yVal>
            <c:numRef>
              <c:f>Graphs!$B$13:$B$15</c:f>
              <c:numCache>
                <c:formatCode>General</c:formatCode>
                <c:ptCount val="3"/>
                <c:pt idx="0">
                  <c:v>36</c:v>
                </c:pt>
                <c:pt idx="1">
                  <c:v>51</c:v>
                </c:pt>
                <c:pt idx="2">
                  <c:v>56</c:v>
                </c:pt>
              </c:numCache>
            </c:numRef>
          </c:yVal>
          <c:smooth val="1"/>
          <c:extLst>
            <c:ext xmlns:c16="http://schemas.microsoft.com/office/drawing/2014/chart" uri="{C3380CC4-5D6E-409C-BE32-E72D297353CC}">
              <c16:uniqueId val="{00000000-8361-47AC-8D42-BDE5C986CB77}"/>
            </c:ext>
          </c:extLst>
        </c:ser>
        <c:ser>
          <c:idx val="1"/>
          <c:order val="1"/>
          <c:tx>
            <c:strRef>
              <c:f>Graphs!$C$12</c:f>
              <c:strCache>
                <c:ptCount val="1"/>
                <c:pt idx="0">
                  <c:v>Ethanol</c:v>
                </c:pt>
              </c:strCache>
            </c:strRef>
          </c:tx>
          <c:xVal>
            <c:strRef>
              <c:f>Graphs!$A$13:$A$15</c:f>
              <c:strCache>
                <c:ptCount val="3"/>
                <c:pt idx="0">
                  <c:v>0.010g</c:v>
                </c:pt>
                <c:pt idx="1">
                  <c:v>0.025g</c:v>
                </c:pt>
                <c:pt idx="2">
                  <c:v>0.050g</c:v>
                </c:pt>
              </c:strCache>
            </c:strRef>
          </c:xVal>
          <c:yVal>
            <c:numRef>
              <c:f>Graphs!$C$13:$C$15</c:f>
              <c:numCache>
                <c:formatCode>General</c:formatCode>
                <c:ptCount val="3"/>
                <c:pt idx="0">
                  <c:v>7</c:v>
                </c:pt>
                <c:pt idx="1">
                  <c:v>25</c:v>
                </c:pt>
                <c:pt idx="2">
                  <c:v>35</c:v>
                </c:pt>
              </c:numCache>
            </c:numRef>
          </c:yVal>
          <c:smooth val="1"/>
          <c:extLst>
            <c:ext xmlns:c16="http://schemas.microsoft.com/office/drawing/2014/chart" uri="{C3380CC4-5D6E-409C-BE32-E72D297353CC}">
              <c16:uniqueId val="{00000001-8361-47AC-8D42-BDE5C986CB77}"/>
            </c:ext>
          </c:extLst>
        </c:ser>
        <c:ser>
          <c:idx val="2"/>
          <c:order val="2"/>
          <c:tx>
            <c:strRef>
              <c:f>Graphs!$D$12</c:f>
              <c:strCache>
                <c:ptCount val="1"/>
                <c:pt idx="0">
                  <c:v>Methanol</c:v>
                </c:pt>
              </c:strCache>
            </c:strRef>
          </c:tx>
          <c:xVal>
            <c:strRef>
              <c:f>Graphs!$A$13:$A$15</c:f>
              <c:strCache>
                <c:ptCount val="3"/>
                <c:pt idx="0">
                  <c:v>0.010g</c:v>
                </c:pt>
                <c:pt idx="1">
                  <c:v>0.025g</c:v>
                </c:pt>
                <c:pt idx="2">
                  <c:v>0.050g</c:v>
                </c:pt>
              </c:strCache>
            </c:strRef>
          </c:xVal>
          <c:yVal>
            <c:numRef>
              <c:f>Graphs!$D$13:$D$15</c:f>
              <c:numCache>
                <c:formatCode>General</c:formatCode>
                <c:ptCount val="3"/>
                <c:pt idx="0">
                  <c:v>33</c:v>
                </c:pt>
                <c:pt idx="1">
                  <c:v>61</c:v>
                </c:pt>
                <c:pt idx="2">
                  <c:v>78</c:v>
                </c:pt>
              </c:numCache>
            </c:numRef>
          </c:yVal>
          <c:smooth val="1"/>
          <c:extLst>
            <c:ext xmlns:c16="http://schemas.microsoft.com/office/drawing/2014/chart" uri="{C3380CC4-5D6E-409C-BE32-E72D297353CC}">
              <c16:uniqueId val="{00000002-8361-47AC-8D42-BDE5C986CB77}"/>
            </c:ext>
          </c:extLst>
        </c:ser>
        <c:ser>
          <c:idx val="3"/>
          <c:order val="3"/>
          <c:tx>
            <c:strRef>
              <c:f>Graphs!$E$12</c:f>
              <c:strCache>
                <c:ptCount val="1"/>
                <c:pt idx="0">
                  <c:v> Ethanol (50%)</c:v>
                </c:pt>
              </c:strCache>
            </c:strRef>
          </c:tx>
          <c:xVal>
            <c:strRef>
              <c:f>Graphs!$A$13:$A$15</c:f>
              <c:strCache>
                <c:ptCount val="3"/>
                <c:pt idx="0">
                  <c:v>0.010g</c:v>
                </c:pt>
                <c:pt idx="1">
                  <c:v>0.025g</c:v>
                </c:pt>
                <c:pt idx="2">
                  <c:v>0.050g</c:v>
                </c:pt>
              </c:strCache>
            </c:strRef>
          </c:xVal>
          <c:yVal>
            <c:numRef>
              <c:f>Graphs!$E$13:$E$15</c:f>
              <c:numCache>
                <c:formatCode>General</c:formatCode>
                <c:ptCount val="3"/>
                <c:pt idx="0">
                  <c:v>30</c:v>
                </c:pt>
                <c:pt idx="1">
                  <c:v>26</c:v>
                </c:pt>
                <c:pt idx="2">
                  <c:v>16</c:v>
                </c:pt>
              </c:numCache>
            </c:numRef>
          </c:yVal>
          <c:smooth val="1"/>
          <c:extLst>
            <c:ext xmlns:c16="http://schemas.microsoft.com/office/drawing/2014/chart" uri="{C3380CC4-5D6E-409C-BE32-E72D297353CC}">
              <c16:uniqueId val="{00000003-8361-47AC-8D42-BDE5C986CB77}"/>
            </c:ext>
          </c:extLst>
        </c:ser>
        <c:ser>
          <c:idx val="4"/>
          <c:order val="4"/>
          <c:tx>
            <c:strRef>
              <c:f>Graphs!$F$12</c:f>
              <c:strCache>
                <c:ptCount val="1"/>
                <c:pt idx="0">
                  <c:v> Methanol (50%)</c:v>
                </c:pt>
              </c:strCache>
            </c:strRef>
          </c:tx>
          <c:xVal>
            <c:strRef>
              <c:f>Graphs!$A$13:$A$15</c:f>
              <c:strCache>
                <c:ptCount val="3"/>
                <c:pt idx="0">
                  <c:v>0.010g</c:v>
                </c:pt>
                <c:pt idx="1">
                  <c:v>0.025g</c:v>
                </c:pt>
                <c:pt idx="2">
                  <c:v>0.050g</c:v>
                </c:pt>
              </c:strCache>
            </c:strRef>
          </c:xVal>
          <c:yVal>
            <c:numRef>
              <c:f>Graphs!$F$13:$F$15</c:f>
              <c:numCache>
                <c:formatCode>General</c:formatCode>
                <c:ptCount val="3"/>
                <c:pt idx="0">
                  <c:v>0</c:v>
                </c:pt>
                <c:pt idx="1">
                  <c:v>0</c:v>
                </c:pt>
                <c:pt idx="2">
                  <c:v>24</c:v>
                </c:pt>
              </c:numCache>
            </c:numRef>
          </c:yVal>
          <c:smooth val="1"/>
          <c:extLst>
            <c:ext xmlns:c16="http://schemas.microsoft.com/office/drawing/2014/chart" uri="{C3380CC4-5D6E-409C-BE32-E72D297353CC}">
              <c16:uniqueId val="{00000004-8361-47AC-8D42-BDE5C986CB77}"/>
            </c:ext>
          </c:extLst>
        </c:ser>
        <c:dLbls>
          <c:showLegendKey val="0"/>
          <c:showVal val="0"/>
          <c:showCatName val="0"/>
          <c:showSerName val="0"/>
          <c:showPercent val="0"/>
          <c:showBubbleSize val="0"/>
        </c:dLbls>
        <c:axId val="177654016"/>
        <c:axId val="177664384"/>
      </c:scatterChart>
      <c:valAx>
        <c:axId val="177654016"/>
        <c:scaling>
          <c:orientation val="minMax"/>
        </c:scaling>
        <c:delete val="0"/>
        <c:axPos val="b"/>
        <c:title>
          <c:tx>
            <c:rich>
              <a:bodyPr/>
              <a:lstStyle/>
              <a:p>
                <a:pPr>
                  <a:defRPr/>
                </a:pPr>
                <a:r>
                  <a:rPr lang="en-US"/>
                  <a:t>Mass of PPP</a:t>
                </a:r>
              </a:p>
            </c:rich>
          </c:tx>
          <c:overlay val="0"/>
        </c:title>
        <c:numFmt formatCode="General" sourceLinked="1"/>
        <c:majorTickMark val="out"/>
        <c:minorTickMark val="none"/>
        <c:tickLblPos val="nextTo"/>
        <c:crossAx val="177664384"/>
        <c:crosses val="autoZero"/>
        <c:crossBetween val="midCat"/>
      </c:val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midCat"/>
        <c:majorUnit val="10"/>
        <c:minorUnit val="1"/>
      </c:valAx>
    </c:plotArea>
    <c:legend>
      <c:legendPos val="r"/>
      <c:layout>
        <c:manualLayout>
          <c:xMode val="edge"/>
          <c:yMode val="edge"/>
          <c:x val="0.75448845188174518"/>
          <c:y val="3.123904717455711E-3"/>
          <c:w val="0.24551154811825485"/>
          <c:h val="0.48118449669576296"/>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1817109881298227"/>
          <c:y val="9.8159509202453993E-3"/>
        </c:manualLayout>
      </c:layout>
      <c:overlay val="0"/>
    </c:title>
    <c:autoTitleDeleted val="0"/>
    <c:plotArea>
      <c:layout>
        <c:manualLayout>
          <c:layoutTarget val="inner"/>
          <c:xMode val="edge"/>
          <c:yMode val="edge"/>
          <c:x val="0.11361008504988629"/>
          <c:y val="0.13924795858850991"/>
          <c:w val="0.72636520184559572"/>
          <c:h val="0.70971407977941026"/>
        </c:manualLayout>
      </c:layout>
      <c:lineChart>
        <c:grouping val="standard"/>
        <c:varyColors val="0"/>
        <c:ser>
          <c:idx val="0"/>
          <c:order val="0"/>
          <c:tx>
            <c:strRef>
              <c:f>[Badhri_EE_Data_v6.xlsx]Graphs!$B$21</c:f>
              <c:strCache>
                <c:ptCount val="1"/>
                <c:pt idx="0">
                  <c:v>Water</c:v>
                </c:pt>
              </c:strCache>
            </c:strRef>
          </c:tx>
          <c:cat>
            <c:strRef>
              <c:f>[Badhri_EE_Data_v6.xlsx]Graphs!$A$22:$A$24</c:f>
              <c:strCache>
                <c:ptCount val="3"/>
                <c:pt idx="0">
                  <c:v>0.025M</c:v>
                </c:pt>
                <c:pt idx="1">
                  <c:v>0.050M</c:v>
                </c:pt>
                <c:pt idx="2">
                  <c:v>0.075M</c:v>
                </c:pt>
              </c:strCache>
            </c:strRef>
          </c:cat>
          <c:val>
            <c:numRef>
              <c:f>[Badhri_EE_Data_v6.xlsx]Graphs!$B$22:$B$24</c:f>
              <c:numCache>
                <c:formatCode>General</c:formatCode>
                <c:ptCount val="3"/>
                <c:pt idx="0">
                  <c:v>58</c:v>
                </c:pt>
                <c:pt idx="1">
                  <c:v>45</c:v>
                </c:pt>
                <c:pt idx="2">
                  <c:v>34</c:v>
                </c:pt>
              </c:numCache>
            </c:numRef>
          </c:val>
          <c:smooth val="1"/>
          <c:extLst>
            <c:ext xmlns:c16="http://schemas.microsoft.com/office/drawing/2014/chart" uri="{C3380CC4-5D6E-409C-BE32-E72D297353CC}">
              <c16:uniqueId val="{00000000-EBA9-4133-8066-E86AAFC0EC08}"/>
            </c:ext>
          </c:extLst>
        </c:ser>
        <c:ser>
          <c:idx val="1"/>
          <c:order val="1"/>
          <c:tx>
            <c:strRef>
              <c:f>[Badhri_EE_Data_v6.xlsx]Graphs!$C$21</c:f>
              <c:strCache>
                <c:ptCount val="1"/>
                <c:pt idx="0">
                  <c:v>Ethanol</c:v>
                </c:pt>
              </c:strCache>
            </c:strRef>
          </c:tx>
          <c:cat>
            <c:strRef>
              <c:f>[Badhri_EE_Data_v6.xlsx]Graphs!$A$22:$A$24</c:f>
              <c:strCache>
                <c:ptCount val="3"/>
                <c:pt idx="0">
                  <c:v>0.025M</c:v>
                </c:pt>
                <c:pt idx="1">
                  <c:v>0.050M</c:v>
                </c:pt>
                <c:pt idx="2">
                  <c:v>0.075M</c:v>
                </c:pt>
              </c:strCache>
            </c:strRef>
          </c:cat>
          <c:val>
            <c:numRef>
              <c:f>[Badhri_EE_Data_v6.xlsx]Graphs!$C$22:$C$24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EBA9-4133-8066-E86AAFC0EC08}"/>
            </c:ext>
          </c:extLst>
        </c:ser>
        <c:ser>
          <c:idx val="2"/>
          <c:order val="2"/>
          <c:tx>
            <c:strRef>
              <c:f>[Badhri_EE_Data_v6.xlsx]Graphs!$D$21</c:f>
              <c:strCache>
                <c:ptCount val="1"/>
                <c:pt idx="0">
                  <c:v>Methanol</c:v>
                </c:pt>
              </c:strCache>
            </c:strRef>
          </c:tx>
          <c:cat>
            <c:strRef>
              <c:f>[Badhri_EE_Data_v6.xlsx]Graphs!$A$22:$A$24</c:f>
              <c:strCache>
                <c:ptCount val="3"/>
                <c:pt idx="0">
                  <c:v>0.025M</c:v>
                </c:pt>
                <c:pt idx="1">
                  <c:v>0.050M</c:v>
                </c:pt>
                <c:pt idx="2">
                  <c:v>0.075M</c:v>
                </c:pt>
              </c:strCache>
            </c:strRef>
          </c:cat>
          <c:val>
            <c:numRef>
              <c:f>[Badhri_EE_Data_v6.xlsx]Graphs!$D$22:$D$24</c:f>
              <c:numCache>
                <c:formatCode>General</c:formatCode>
                <c:ptCount val="3"/>
                <c:pt idx="0">
                  <c:v>44</c:v>
                </c:pt>
                <c:pt idx="1">
                  <c:v>49.5</c:v>
                </c:pt>
                <c:pt idx="2">
                  <c:v>51</c:v>
                </c:pt>
              </c:numCache>
            </c:numRef>
          </c:val>
          <c:smooth val="1"/>
          <c:extLst>
            <c:ext xmlns:c16="http://schemas.microsoft.com/office/drawing/2014/chart" uri="{C3380CC4-5D6E-409C-BE32-E72D297353CC}">
              <c16:uniqueId val="{00000002-EBA9-4133-8066-E86AAFC0EC08}"/>
            </c:ext>
          </c:extLst>
        </c:ser>
        <c:ser>
          <c:idx val="3"/>
          <c:order val="3"/>
          <c:tx>
            <c:strRef>
              <c:f>[Badhri_EE_Data_v6.xlsx]Graphs!$F$21</c:f>
              <c:strCache>
                <c:ptCount val="1"/>
                <c:pt idx="0">
                  <c:v> Ethanol (50%)</c:v>
                </c:pt>
              </c:strCache>
            </c:strRef>
          </c:tx>
          <c:cat>
            <c:strRef>
              <c:f>[Badhri_EE_Data_v6.xlsx]Graphs!$A$22:$A$24</c:f>
              <c:strCache>
                <c:ptCount val="3"/>
                <c:pt idx="0">
                  <c:v>0.025M</c:v>
                </c:pt>
                <c:pt idx="1">
                  <c:v>0.050M</c:v>
                </c:pt>
                <c:pt idx="2">
                  <c:v>0.075M</c:v>
                </c:pt>
              </c:strCache>
            </c:strRef>
          </c:cat>
          <c:val>
            <c:numRef>
              <c:f>[Badhri_EE_Data_v6.xlsx]Graphs!$F$22:$F$24</c:f>
              <c:numCache>
                <c:formatCode>General</c:formatCode>
                <c:ptCount val="3"/>
                <c:pt idx="0">
                  <c:v>61</c:v>
                </c:pt>
                <c:pt idx="1">
                  <c:v>16</c:v>
                </c:pt>
                <c:pt idx="2">
                  <c:v>20.5</c:v>
                </c:pt>
              </c:numCache>
            </c:numRef>
          </c:val>
          <c:smooth val="1"/>
          <c:extLst>
            <c:ext xmlns:c16="http://schemas.microsoft.com/office/drawing/2014/chart" uri="{C3380CC4-5D6E-409C-BE32-E72D297353CC}">
              <c16:uniqueId val="{00000003-EBA9-4133-8066-E86AAFC0EC08}"/>
            </c:ext>
          </c:extLst>
        </c:ser>
        <c:ser>
          <c:idx val="4"/>
          <c:order val="4"/>
          <c:tx>
            <c:strRef>
              <c:f>Graphs!#REF!</c:f>
              <c:strCache>
                <c:ptCount val="1"/>
                <c:pt idx="0">
                  <c:v> Methanol (50%)</c:v>
                </c:pt>
              </c:strCache>
            </c:strRef>
          </c:tx>
          <c:cat>
            <c:strRef>
              <c:f>[Badhri_EE_Data_v6.xlsx]Graphs!$A$22:$A$24</c:f>
              <c:strCache>
                <c:ptCount val="3"/>
                <c:pt idx="0">
                  <c:v>0.025M</c:v>
                </c:pt>
                <c:pt idx="1">
                  <c:v>0.050M</c:v>
                </c:pt>
                <c:pt idx="2">
                  <c:v>0.075M</c:v>
                </c:pt>
              </c:strCache>
            </c:strRef>
          </c:cat>
          <c:val>
            <c:numRef>
              <c:f>Graphs!#REF!</c:f>
              <c:numCache>
                <c:formatCode>General</c:formatCode>
                <c:ptCount val="3"/>
                <c:pt idx="0">
                  <c:v>18</c:v>
                </c:pt>
                <c:pt idx="1">
                  <c:v>24</c:v>
                </c:pt>
                <c:pt idx="2">
                  <c:v>34</c:v>
                </c:pt>
              </c:numCache>
            </c:numRef>
          </c:val>
          <c:smooth val="1"/>
          <c:extLst>
            <c:ext xmlns:c16="http://schemas.microsoft.com/office/drawing/2014/chart" uri="{C3380CC4-5D6E-409C-BE32-E72D297353CC}">
              <c16:uniqueId val="{00000004-EBA9-4133-8066-E86AAFC0EC08}"/>
            </c:ext>
          </c:extLst>
        </c:ser>
        <c:dLbls>
          <c:showLegendKey val="0"/>
          <c:showVal val="0"/>
          <c:showCatName val="0"/>
          <c:showSerName val="0"/>
          <c:showPercent val="0"/>
          <c:showBubbleSize val="0"/>
        </c:dLbls>
        <c:marker val="1"/>
        <c:smooth val="0"/>
        <c:axId val="147884672"/>
        <c:axId val="147903232"/>
      </c:lineChart>
      <c:catAx>
        <c:axId val="147884672"/>
        <c:scaling>
          <c:orientation val="minMax"/>
        </c:scaling>
        <c:delete val="0"/>
        <c:axPos val="b"/>
        <c:title>
          <c:tx>
            <c:rich>
              <a:bodyPr/>
              <a:lstStyle/>
              <a:p>
                <a:pPr>
                  <a:defRPr/>
                </a:pPr>
                <a:r>
                  <a:rPr lang="en-US"/>
                  <a:t>Concentration</a:t>
                </a:r>
                <a:r>
                  <a:rPr lang="en-US" baseline="0"/>
                  <a:t> of Cu</a:t>
                </a:r>
                <a:r>
                  <a:rPr lang="en-US" baseline="30000"/>
                  <a:t>2+</a:t>
                </a:r>
              </a:p>
            </c:rich>
          </c:tx>
          <c:overlay val="0"/>
        </c:title>
        <c:numFmt formatCode="General" sourceLinked="0"/>
        <c:majorTickMark val="out"/>
        <c:minorTickMark val="none"/>
        <c:tickLblPos val="nextTo"/>
        <c:crossAx val="147903232"/>
        <c:crosses val="autoZero"/>
        <c:auto val="1"/>
        <c:lblAlgn val="ctr"/>
        <c:lblOffset val="100"/>
        <c:noMultiLvlLbl val="0"/>
      </c:catAx>
      <c:valAx>
        <c:axId val="14790323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47884672"/>
        <c:crosses val="autoZero"/>
        <c:crossBetween val="between"/>
        <c:majorUnit val="10"/>
        <c:minorUnit val="1"/>
      </c:valAx>
    </c:plotArea>
    <c:legend>
      <c:legendPos val="r"/>
      <c:layout>
        <c:manualLayout>
          <c:xMode val="edge"/>
          <c:yMode val="edge"/>
          <c:x val="0.77616447359772844"/>
          <c:y val="3.3737500603835563E-4"/>
          <c:w val="0.2238355264022715"/>
          <c:h val="0.9996626619118059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Solution:Cu2+ Ratios</a:t>
            </a:r>
          </a:p>
        </c:rich>
      </c:tx>
      <c:layout>
        <c:manualLayout>
          <c:xMode val="edge"/>
          <c:yMode val="edge"/>
          <c:x val="0.22797996661101835"/>
          <c:y val="5.3219797764768491E-3"/>
        </c:manualLayout>
      </c:layout>
      <c:overlay val="0"/>
    </c:title>
    <c:autoTitleDeleted val="0"/>
    <c:plotArea>
      <c:layout>
        <c:manualLayout>
          <c:layoutTarget val="inner"/>
          <c:xMode val="edge"/>
          <c:yMode val="edge"/>
          <c:x val="0.13081224613200479"/>
          <c:y val="0.13686749108463622"/>
          <c:w val="0.84976351662219196"/>
          <c:h val="0.79749866950505577"/>
        </c:manualLayout>
      </c:layout>
      <c:lineChart>
        <c:grouping val="standard"/>
        <c:varyColors val="0"/>
        <c:ser>
          <c:idx val="0"/>
          <c:order val="0"/>
          <c:tx>
            <c:strRef>
              <c:f>[Badhri_EE_Data_v7.xlsx]Graphs!$B$30:$B$31</c:f>
              <c:strCache>
                <c:ptCount val="2"/>
                <c:pt idx="0">
                  <c:v>Solution:Cu2+ Ratio</c:v>
                </c:pt>
                <c:pt idx="1">
                  <c:v>Water</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[Badhri_EE_Data_v7.xlsx]Graphs!$A$32:$A$38</c:f>
              <c:strCache>
                <c:ptCount val="7"/>
                <c:pt idx="0">
                  <c:v>.10:30</c:v>
                </c:pt>
                <c:pt idx="1">
                  <c:v>.10:20</c:v>
                </c:pt>
                <c:pt idx="2">
                  <c:v>.20:30</c:v>
                </c:pt>
                <c:pt idx="3">
                  <c:v>.10:10</c:v>
                </c:pt>
                <c:pt idx="4">
                  <c:v>.30:20</c:v>
                </c:pt>
                <c:pt idx="5">
                  <c:v>.20:10</c:v>
                </c:pt>
                <c:pt idx="6">
                  <c:v>.30:10</c:v>
                </c:pt>
              </c:strCache>
            </c:strRef>
          </c:cat>
          <c:val>
            <c:numRef>
              <c:f>[Badhri_EE_Data_v7.xlsx]Graphs!$B$32:$B$38</c:f>
              <c:numCache>
                <c:formatCode>General</c:formatCode>
                <c:ptCount val="7"/>
                <c:pt idx="0">
                  <c:v>24</c:v>
                </c:pt>
                <c:pt idx="1">
                  <c:v>32</c:v>
                </c:pt>
                <c:pt idx="2">
                  <c:v>25</c:v>
                </c:pt>
                <c:pt idx="5">
                  <c:v>45</c:v>
                </c:pt>
                <c:pt idx="6">
                  <c:v>-170</c:v>
                </c:pt>
              </c:numCache>
            </c:numRef>
          </c:val>
          <c:smooth val="1"/>
          <c:extLst>
            <c:ext xmlns:c16="http://schemas.microsoft.com/office/drawing/2014/chart" uri="{C3380CC4-5D6E-409C-BE32-E72D297353CC}">
              <c16:uniqueId val="{00000000-B72B-4A7E-9149-0F429E31CD0B}"/>
            </c:ext>
          </c:extLst>
        </c:ser>
        <c:dLbls>
          <c:showLegendKey val="0"/>
          <c:showVal val="1"/>
          <c:showCatName val="0"/>
          <c:showSerName val="0"/>
          <c:showPercent val="0"/>
          <c:showBubbleSize val="0"/>
        </c:dLbls>
        <c:marker val="1"/>
        <c:smooth val="0"/>
        <c:axId val="177817472"/>
        <c:axId val="177823744"/>
      </c:lineChart>
      <c:catAx>
        <c:axId val="177817472"/>
        <c:scaling>
          <c:orientation val="minMax"/>
        </c:scaling>
        <c:delete val="0"/>
        <c:axPos val="b"/>
        <c:title>
          <c:tx>
            <c:rich>
              <a:bodyPr/>
              <a:lstStyle/>
              <a:p>
                <a:pPr>
                  <a:defRPr/>
                </a:pPr>
                <a:r>
                  <a:rPr lang="en-US"/>
                  <a:t>Ratios (cm</a:t>
                </a:r>
                <a:r>
                  <a:rPr lang="en-US" baseline="30000"/>
                  <a:t>3</a:t>
                </a:r>
                <a:r>
                  <a:rPr lang="en-US"/>
                  <a:t>)</a:t>
                </a:r>
              </a:p>
            </c:rich>
          </c:tx>
          <c:overlay val="0"/>
        </c:title>
        <c:numFmt formatCode="General" sourceLinked="0"/>
        <c:majorTickMark val="out"/>
        <c:minorTickMark val="none"/>
        <c:tickLblPos val="nextTo"/>
        <c:crossAx val="177823744"/>
        <c:crosses val="autoZero"/>
        <c:auto val="1"/>
        <c:lblAlgn val="ctr"/>
        <c:lblOffset val="100"/>
        <c:noMultiLvlLbl val="0"/>
      </c:catAx>
      <c:valAx>
        <c:axId val="177823744"/>
        <c:scaling>
          <c:orientation val="minMax"/>
          <c:max val="200"/>
          <c:min val="-20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817472"/>
        <c:crosses val="autoZero"/>
        <c:crossBetween val="between"/>
        <c:majorUnit val="50"/>
        <c:minorUnit val="10"/>
      </c:valAx>
    </c:plotArea>
    <c:plotVisOnly val="1"/>
    <c:dispBlanksAs val="span"/>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PomePeelAmount</b:Tag>
    <b:SourceType>JournalArticle</b:SourceType>
    <b:Guid>{F9FED899-3FDF-4BE4-9DF3-E07CE6BF9E7A}</b:Guid>
    <b:Author>
      <b:Author>
        <b:NameList>
          <b:Person>
            <b:Last>Derakhshan</b:Last>
            <b:First>Zahra</b:First>
          </b:Person>
          <b:Person>
            <b:Last>Ferrante</b:Last>
            <b:First>Margherita</b:First>
          </b:Person>
          <b:Person>
            <b:Last>Tadi</b:Last>
            <b:First>Marzieh</b:First>
          </b:Person>
          <b:Person>
            <b:Last>Ansari</b:Last>
            <b:First>Farnoosh</b:First>
          </b:Person>
          <b:Person>
            <b:Last>Heydari</b:Last>
            <b:First>Ali</b:First>
          </b:Person>
          <b:Person>
            <b:Last>Hosseini</b:Last>
            <b:First>Motahreh</b:First>
            <b:Middle>Sadat</b:Middle>
          </b:Person>
          <b:Person>
            <b:Last>Conti</b:Last>
            <b:First>Gea</b:First>
            <b:Middle>Oliveri</b:Middle>
          </b:Person>
          <b:Person>
            <b:Last>Sadarabad</b:Last>
            <b:First>Elham</b:First>
            <b:Middle>Khalili</b:Middle>
          </b:Person>
        </b:NameList>
      </b:Author>
    </b:Author>
    <b:Title>Antioxidant activity and total phenolic content of ethanolic extract of pomegranate peels, juice and seeds</b:Title>
    <b:JournalName>Food and Chemical Toxicology</b:JournalName>
    <b:Year>2018</b:Year>
    <b:Pages>3</b:Pages>
    <b:Volume>114</b:Volume>
    <b:StandardNumber>10.1016/j.fct.2018.02.023</b:StandardNumber>
    <b:RefOrder>32</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33</b:RefOrder>
  </b:Source>
  <b:Source>
    <b:Tag>EDTAGood</b:Tag>
    <b:SourceType>JournalArticle</b:SourceType>
    <b:Guid>{90FDF18D-3F2E-4669-9DDB-A1C10847DCD7}</b:Guid>
    <b:Author>
      <b:Author>
        <b:NameList>
          <b:Person>
            <b:Last>Lo</b:Last>
            <b:First>Irene</b:First>
            <b:Middle>M.C.</b:Middle>
          </b:Person>
          <b:Person>
            <b:Last>Yang</b:Last>
            <b:First>X.</b:First>
            <b:Middle>Y.</b:Middle>
          </b:Person>
        </b:NameList>
      </b:Author>
    </b:Author>
    <b:Title>EDTA Extraction of Heavy Metals from Different Soil Fractions and Synthetic Soils</b:Title>
    <b:Year>1997</b:Year>
    <b:Month>November</b:Month>
    <b:Day>20</b:Day>
    <b:JournalName>Water, Air, and Soil Pollution</b:JournalName>
    <b:Pages>225</b:Pages>
    <b:City>Hong Kong</b:City>
    <b:Publisher>Kluwer Academic Publishers</b:Publisher>
    <b:Volume>109</b:Volume>
    <b:StandardNumber>10.1023/A:1005000520321</b:StandardNumber>
    <b:RefOrder>34</b:RefOrder>
  </b:Source>
  <b:Source>
    <b:Tag>PolyPhenolsGood</b:Tag>
    <b:SourceType>JournalArticle</b:SourceType>
    <b:Guid>{32F19154-A029-4C17-BD0E-F292580BA1C1}</b:Guid>
    <b:Author>
      <b:Author>
        <b:NameList>
          <b:Person>
            <b:Last>Rasouli</b:Last>
            <b:First>Hassan</b:First>
          </b:Person>
          <b:Person>
            <b:Last>Farzaei</b:Last>
            <b:First>Mohammad</b:First>
            <b:Middle>Hosein</b:Middle>
          </b:Person>
          <b:Person>
            <b:Last>Khodarahmi</b:Last>
            <b:First>Reza</b:First>
          </b:Person>
        </b:NameList>
      </b:Author>
    </b:Author>
    <b:Title>Polyphenols and their benefits: A review</b:Title>
    <b:JournalName>International Journal of Food Properties</b:JournalName>
    <b:Year>2017</b:Year>
    <b:Pages>1-2</b:Pages>
    <b:City>Kermanshah</b:City>
    <b:Month>July</b:Month>
    <b:Day>7</b:Day>
    <b:Publisher>Taylor &amp; Francis</b:Publisher>
    <b:Volume>20</b:Volume>
    <b:Issue>2</b:Issue>
    <b:StandardNumber>10.1080/10942912.2017.1354017</b:StandardNumber>
    <b:RefOrder>35</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36</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29</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37</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38</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17</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24</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26</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25</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31</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16</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30</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19</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22</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20</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21</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15</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23</b:RefOrder>
  </b:Source>
  <b:Source>
    <b:Tag>GApKa</b:Tag>
    <b:SourceType>JournalArticle</b:SourceType>
    <b:Guid>{FAE918FC-963F-4FE0-AE04-46B8ABE2A991}</b:Guid>
    <b:Title>Volume II: Toxicology</b:Title>
    <b:JournalName>Industrial Hygiene and Toxicology</b:JournalName>
    <b:Year>1963</b:Year>
    <b:City>New York</b:City>
    <b:Publisher>New York: Interscience Publishers</b:Publisher>
    <b:Volume>2</b:Volume>
    <b:YearAccessed>2024</b:YearAccessed>
    <b:MonthAccessed>January</b:MonthAccessed>
    <b:DayAccessed>8</b:DayAccessed>
    <b:Author>
      <b:Author>
        <b:NameList>
          <b:Person>
            <b:Last>F.</b:Last>
            <b:First>Patty</b:First>
          </b:Person>
        </b:NameList>
      </b:Author>
    </b:Author>
    <b:RefOrder>27</b:RefOrder>
  </b:Source>
  <b:Source>
    <b:Tag>EApKa</b:Tag>
    <b:SourceType>JournalArticle</b:SourceType>
    <b:Guid>{F0A0B36C-AA05-47E8-B160-7A5756829097}</b:Guid>
    <b:Title>The hope and hype of ellagic acid and urolithins as ligands of SARS-CoV-2 Nsp5and inhibitors of viral replication</b:Title>
    <b:JournalName>Journal of Enzyme Inhibition and Medicinal Chemistry</b:JournalName>
    <b:Year>2023</b:Year>
    <b:Author>
      <b:Author>
        <b:NameList>
          <b:Person>
            <b:Last>Bianconi</b:Last>
            <b:First>Elisa</b:First>
          </b:Person>
          <b:Person>
            <b:Last>Gidari</b:Last>
            <b:First>Anna</b:First>
          </b:Person>
          <b:Person>
            <b:Last>Souma</b:Last>
            <b:First>Maria</b:First>
          </b:Person>
          <b:Person>
            <b:Last>Sabbatini</b:Last>
            <b:First>Samuele</b:First>
          </b:Person>
          <b:Person>
            <b:Last>Grifagni</b:Last>
            <b:First>Deborah</b:First>
          </b:Person>
          <b:Person>
            <b:Last>Bigiotti</b:Last>
            <b:First>Carlo</b:First>
          </b:Person>
          <b:Person>
            <b:Last>Schiaroli</b:Last>
            <b:First>Elisabetta</b:First>
          </b:Person>
          <b:Person>
            <b:Last>Comez</b:Last>
            <b:First>Lucia</b:First>
          </b:Person>
          <b:Person>
            <b:Last>Paciaroni</b:Last>
            <b:First>Alessandro</b:First>
          </b:Person>
          <b:Person>
            <b:Last>Cantini</b:Last>
            <b:First>Francesca</b:First>
          </b:Person>
          <b:Person>
            <b:Last>Francisci</b:Last>
            <b:First>Daniela</b:First>
          </b:Person>
          <b:Person>
            <b:Last>Macchiarulo</b:Last>
            <b:First>Antonio</b:First>
          </b:Person>
        </b:NameList>
      </b:Author>
    </b:Author>
    <b:Pages>3</b:Pages>
    <b:Month>August</b:Month>
    <b:Day>28</b:Day>
    <b:Publisher>Taylor &amp; Francis Group</b:Publisher>
    <b:Volume>38</b:Volume>
    <b:Issue>1</b:Issue>
    <b:YearAccessed>2024</b:YearAccessed>
    <b:MonthAccessed>January</b:MonthAccessed>
    <b:DayAccessed>8</b:DayAccessed>
    <b:URL>https://doi.org/10.1080/14756366.2023.2251721</b:URL>
    <b:DOI>10.1080/14756366.2023.2251721</b:DOI>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9427E3-DAD8-4ED7-8BA1-B94A37F2E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9343</Words>
  <Characters>50456</Characters>
  <Application>Microsoft Office Word</Application>
  <DocSecurity>0</DocSecurity>
  <Lines>1627</Lines>
  <Paragraphs>1195</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2</cp:revision>
  <dcterms:created xsi:type="dcterms:W3CDTF">2024-05-08T17:17:00Z</dcterms:created>
  <dcterms:modified xsi:type="dcterms:W3CDTF">2024-05-08T17:17:00Z</dcterms:modified>
</cp:coreProperties>
</file>