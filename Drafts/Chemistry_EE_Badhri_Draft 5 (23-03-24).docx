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F5532" w14:textId="77777777" w:rsidR="00D61A2C" w:rsidRDefault="00D61A2C"/>
    <w:sdt>
      <w:sdtPr>
        <w:rPr>
          <w:rFonts w:ascii="Times New Roman" w:eastAsiaTheme="majorEastAsia" w:hAnsi="Times New Roman" w:cs="Times New Roman"/>
          <w:caps/>
          <w:sz w:val="24"/>
          <w:szCs w:val="24"/>
          <w:lang w:bidi="hi-IN"/>
        </w:rPr>
        <w:id w:val="540226079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714298" w:rsidRPr="00DF2E0E" w14:paraId="3BBDE6EB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388404EE" w14:textId="77777777" w:rsidR="00714298" w:rsidRPr="00DF2E0E" w:rsidRDefault="00714298" w:rsidP="00D61A2C">
                <w:pPr>
                  <w:pStyle w:val="NoSpacing"/>
                  <w:rPr>
                    <w:rFonts w:ascii="Times New Roman" w:eastAsiaTheme="majorEastAsia" w:hAnsi="Times New Roman" w:cs="Times New Roman"/>
                    <w:caps/>
                  </w:rPr>
                </w:pPr>
              </w:p>
            </w:tc>
          </w:tr>
          <w:tr w:rsidR="00714298" w:rsidRPr="00DF2E0E" w14:paraId="5462DBFE" w14:textId="77777777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7F50A8A6" w14:textId="77777777" w:rsidR="006F2124" w:rsidRPr="006F2124" w:rsidRDefault="00FE1D2F">
                <w:pPr>
                  <w:pStyle w:val="NoSpacing"/>
                  <w:spacing w:line="360" w:lineRule="auto"/>
                  <w:jc w:val="both"/>
                  <w:rPr>
                    <w:rFonts w:ascii="Times New Roman" w:eastAsiaTheme="majorEastAsia" w:hAnsi="Times New Roman" w:cs="Times New Roman"/>
                    <w:b/>
                    <w:bCs/>
                    <w:sz w:val="36"/>
                    <w:szCs w:val="36"/>
                    <w:u w:val="single"/>
                    <w:rPrChange w:id="0" w:author="Bindhu" w:date="2024-02-11T15:50:00Z">
                      <w:rPr>
                        <w:rFonts w:ascii="Times New Roman" w:eastAsiaTheme="majorEastAsia" w:hAnsi="Times New Roman" w:cs="Times New Roman"/>
                        <w:sz w:val="36"/>
                        <w:szCs w:val="36"/>
                      </w:rPr>
                    </w:rPrChange>
                  </w:rPr>
                  <w:pPrChange w:id="1" w:author="Bindhu" w:date="2024-02-11T15:50:00Z">
                    <w:pPr>
                      <w:pStyle w:val="NoSpacing"/>
                      <w:jc w:val="center"/>
                    </w:pPr>
                  </w:pPrChange>
                </w:pPr>
                <w:r w:rsidRPr="00FE1D2F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  <w:rPrChange w:id="2" w:author="Bindhu" w:date="2024-02-11T15:50:00Z">
                      <w:rPr>
                        <w:rFonts w:ascii="Times New Roman" w:hAnsi="Times New Roman" w:cs="Times New Roman"/>
                        <w:sz w:val="36"/>
                        <w:szCs w:val="36"/>
                      </w:rPr>
                    </w:rPrChange>
                  </w:rPr>
                  <w:t xml:space="preserve">Evaluative study on the interactive ability of phenolic acids </w:t>
                </w:r>
                <w:del w:id="3" w:author="Bindhu" w:date="2024-02-11T15:51:00Z">
                  <w:r w:rsidRPr="00FE1D2F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u w:val="single"/>
                      <w:rPrChange w:id="4" w:author="Bindhu" w:date="2024-02-11T15:50:00Z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rPrChange>
                    </w:rPr>
                    <w:delText xml:space="preserve">extracted </w:delText>
                  </w:r>
                </w:del>
                <w:ins w:id="5" w:author="Bindhu" w:date="2024-02-11T15:51:00Z">
                  <w:r w:rsidR="002B4E21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u w:val="single"/>
                    </w:rPr>
                    <w:t xml:space="preserve">derived </w:t>
                  </w:r>
                </w:ins>
                <w:del w:id="6" w:author="Bindhu" w:date="2024-02-11T15:51:00Z">
                  <w:r w:rsidRPr="00FE1D2F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u w:val="single"/>
                      <w:rPrChange w:id="7" w:author="Bindhu" w:date="2024-02-11T15:50:00Z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rPrChange>
                    </w:rPr>
                    <w:delText>out of</w:delText>
                  </w:r>
                </w:del>
                <w:ins w:id="8" w:author="Bindhu" w:date="2024-02-11T15:51:00Z">
                  <w:r w:rsidR="002B4E21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u w:val="single"/>
                    </w:rPr>
                    <w:t>from</w:t>
                  </w:r>
                </w:ins>
                <w:r w:rsidRPr="00FE1D2F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  <w:rPrChange w:id="9" w:author="Bindhu" w:date="2024-02-11T15:50:00Z">
                      <w:rPr>
                        <w:rFonts w:ascii="Times New Roman" w:hAnsi="Times New Roman" w:cs="Times New Roman"/>
                        <w:sz w:val="36"/>
                        <w:szCs w:val="36"/>
                      </w:rPr>
                    </w:rPrChange>
                  </w:rPr>
                  <w:t xml:space="preserve"> pomegranate peel with Cu</w:t>
                </w:r>
                <w:r w:rsidRPr="00FE1D2F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  <w:vertAlign w:val="superscript"/>
                    <w:rPrChange w:id="10" w:author="Bindhu" w:date="2024-02-11T15:50:00Z">
                      <w:rPr>
                        <w:rFonts w:ascii="Times New Roman" w:hAnsi="Times New Roman" w:cs="Times New Roman"/>
                        <w:sz w:val="36"/>
                        <w:szCs w:val="36"/>
                        <w:vertAlign w:val="superscript"/>
                      </w:rPr>
                    </w:rPrChange>
                  </w:rPr>
                  <w:t>2+</w:t>
                </w:r>
                <w:r w:rsidRPr="00FE1D2F">
                  <w:rPr>
                    <w:rFonts w:ascii="Times New Roman" w:hAnsi="Times New Roman" w:cs="Times New Roman"/>
                    <w:b/>
                    <w:bCs/>
                    <w:sz w:val="36"/>
                    <w:szCs w:val="36"/>
                    <w:u w:val="single"/>
                    <w:rPrChange w:id="11" w:author="Bindhu" w:date="2024-02-11T15:50:00Z">
                      <w:rPr>
                        <w:rFonts w:ascii="Times New Roman" w:hAnsi="Times New Roman" w:cs="Times New Roman"/>
                        <w:sz w:val="36"/>
                        <w:szCs w:val="36"/>
                      </w:rPr>
                    </w:rPrChange>
                  </w:rPr>
                  <w:t xml:space="preserve"> ions as examined using </w:t>
                </w:r>
                <w:r w:rsidRPr="00FE1D2F">
                  <w:rPr>
                    <w:rFonts w:ascii="Times New Roman" w:eastAsiaTheme="majorEastAsia" w:hAnsi="Times New Roman" w:cs="Times New Roman"/>
                    <w:b/>
                    <w:bCs/>
                    <w:sz w:val="36"/>
                    <w:szCs w:val="36"/>
                    <w:u w:val="single"/>
                    <w:rPrChange w:id="12" w:author="Bindhu" w:date="2024-02-11T15:50:00Z">
                      <w:rPr>
                        <w:rFonts w:ascii="Times New Roman" w:eastAsiaTheme="majorEastAsia" w:hAnsi="Times New Roman" w:cs="Times New Roman"/>
                        <w:sz w:val="36"/>
                        <w:szCs w:val="36"/>
                      </w:rPr>
                    </w:rPrChange>
                  </w:rPr>
                  <w:t>UV-Vis spectroscopy</w:t>
                </w:r>
              </w:p>
            </w:tc>
          </w:tr>
          <w:tr w:rsidR="00714298" w:rsidRPr="00DF2E0E" w14:paraId="30340134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6F9E8A7E" w14:textId="77777777" w:rsidR="006F2124" w:rsidRPr="006F2124" w:rsidRDefault="00FE1D2F">
                <w:pPr>
                  <w:pStyle w:val="NoSpacing"/>
                  <w:spacing w:line="360" w:lineRule="auto"/>
                  <w:jc w:val="both"/>
                  <w:rPr>
                    <w:rFonts w:ascii="Times New Roman" w:eastAsiaTheme="majorEastAsia" w:hAnsi="Times New Roman" w:cs="Times New Roman"/>
                    <w:sz w:val="32"/>
                    <w:szCs w:val="32"/>
                    <w:rPrChange w:id="13" w:author="Bindhu" w:date="2024-02-11T15:50:00Z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</w:rPrChange>
                  </w:rPr>
                  <w:pPrChange w:id="14" w:author="TIPS" w:date="2024-02-13T10:37:00Z">
                    <w:pPr>
                      <w:pStyle w:val="NoSpacing"/>
                      <w:jc w:val="center"/>
                    </w:pPr>
                  </w:pPrChange>
                </w:pPr>
                <w:r w:rsidRPr="00FE1D2F">
                  <w:rPr>
                    <w:rFonts w:ascii="Times New Roman" w:hAnsi="Times New Roman" w:cs="Times New Roman"/>
                    <w:sz w:val="32"/>
                    <w:szCs w:val="32"/>
                    <w:rPrChange w:id="15" w:author="Bindhu" w:date="2024-02-11T15:50:00Z"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rPrChange>
                  </w:rPr>
                  <w:t>How do</w:t>
                </w:r>
                <w:ins w:id="16" w:author="TIPS" w:date="2024-02-12T09:55:00Z">
                  <w:r w:rsidR="0065251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</w:t>
                  </w:r>
                </w:ins>
                <w:del w:id="17" w:author="TIPS" w:date="2024-02-13T10:37:00Z">
                  <w:r w:rsidRPr="00FE1D2F">
                    <w:rPr>
                      <w:rFonts w:ascii="Times New Roman" w:hAnsi="Times New Roman" w:cs="Times New Roman"/>
                      <w:sz w:val="32"/>
                      <w:szCs w:val="32"/>
                      <w:rPrChange w:id="18" w:author="Bindhu" w:date="2024-02-11T15:50:00Z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rPrChange>
                    </w:rPr>
                    <w:delText>chelating agents</w:delText>
                  </w:r>
                </w:del>
                <w:ins w:id="19" w:author="TIPS" w:date="2024-02-13T10:37:00Z">
                  <w:r w:rsidR="00E077C0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phenolic acid derivatives </w:t>
                  </w:r>
                </w:ins>
                <w:del w:id="20" w:author="TIPS" w:date="2024-02-13T10:37:00Z">
                  <w:r w:rsidRPr="00FE1D2F">
                    <w:rPr>
                      <w:rFonts w:ascii="Times New Roman" w:hAnsi="Times New Roman" w:cs="Times New Roman"/>
                      <w:sz w:val="32"/>
                      <w:szCs w:val="32"/>
                      <w:rPrChange w:id="21" w:author="Bindhu" w:date="2024-02-11T15:50:00Z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rPrChange>
                    </w:rPr>
                    <w:delText>derived out of</w:delText>
                  </w:r>
                </w:del>
                <w:ins w:id="22" w:author="TIPS" w:date="2024-02-13T10:37:00Z">
                  <w:r w:rsidR="00E077C0">
                    <w:rPr>
                      <w:rFonts w:ascii="Times New Roman" w:hAnsi="Times New Roman" w:cs="Times New Roman"/>
                      <w:sz w:val="32"/>
                      <w:szCs w:val="32"/>
                    </w:rPr>
                    <w:t>obtained from</w:t>
                  </w:r>
                </w:ins>
                <w:r w:rsidRPr="00FE1D2F">
                  <w:rPr>
                    <w:rFonts w:ascii="Times New Roman" w:hAnsi="Times New Roman" w:cs="Times New Roman"/>
                    <w:sz w:val="32"/>
                    <w:szCs w:val="32"/>
                    <w:rPrChange w:id="23" w:author="Bindhu" w:date="2024-02-11T15:50:00Z"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rPrChange>
                  </w:rPr>
                  <w:t xml:space="preserve"> pomegranate peel interact with Copper (II) ions</w:t>
                </w:r>
                <w:ins w:id="24" w:author="TIPS" w:date="2024-02-13T10:37:00Z">
                  <w:r w:rsidR="00E077C0">
                    <w:rPr>
                      <w:rFonts w:ascii="Times New Roman" w:hAnsi="Times New Roman" w:cs="Times New Roman"/>
                      <w:sz w:val="32"/>
                      <w:szCs w:val="32"/>
                    </w:rPr>
                    <w:t>?</w:t>
                  </w:r>
                </w:ins>
                <w:del w:id="25" w:author="TIPS" w:date="2024-02-13T10:37:00Z">
                  <w:r w:rsidRPr="00FE1D2F">
                    <w:rPr>
                      <w:rFonts w:ascii="Times New Roman" w:hAnsi="Times New Roman" w:cs="Times New Roman"/>
                      <w:sz w:val="32"/>
                      <w:szCs w:val="32"/>
                      <w:rPrChange w:id="26" w:author="Bindhu" w:date="2024-02-11T15:50:00Z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rPrChange>
                    </w:rPr>
                    <w:delText xml:space="preserve"> as measured by </w:delText>
                  </w:r>
                  <w:r w:rsidRPr="00FE1D2F">
                    <w:rPr>
                      <w:rFonts w:ascii="Times New Roman" w:eastAsiaTheme="majorEastAsia" w:hAnsi="Times New Roman" w:cs="Times New Roman"/>
                      <w:sz w:val="32"/>
                      <w:szCs w:val="32"/>
                      <w:rPrChange w:id="27" w:author="Bindhu" w:date="2024-02-11T15:50:00Z">
                        <w:rPr>
                          <w:rFonts w:ascii="Times New Roman" w:eastAsiaTheme="majorEastAsia" w:hAnsi="Times New Roman" w:cs="Times New Roman"/>
                          <w:sz w:val="26"/>
                          <w:szCs w:val="26"/>
                        </w:rPr>
                      </w:rPrChange>
                    </w:rPr>
                    <w:delText>UV-Vis spectroscopy?</w:delText>
                  </w:r>
                </w:del>
              </w:p>
            </w:tc>
          </w:tr>
          <w:tr w:rsidR="00714298" w:rsidRPr="00DF2E0E" w14:paraId="7EF9AFF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61F046D" w14:textId="77777777" w:rsidR="00714298" w:rsidRPr="00DF2E0E" w:rsidRDefault="00714298" w:rsidP="00B3401B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  <w:tr w:rsidR="00714298" w:rsidRPr="00DF2E0E" w14:paraId="65FEA3A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BDFDBC3" w14:textId="77777777" w:rsidR="00714298" w:rsidRPr="00DF2E0E" w:rsidRDefault="00714298" w:rsidP="00DD4376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  <w:tr w:rsidR="00714298" w:rsidRPr="00DF2E0E" w14:paraId="2217B5A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4D81E84" w14:textId="1514B6E5" w:rsidR="00714298" w:rsidRPr="00DF2E0E" w:rsidRDefault="00B3401B" w:rsidP="004F644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u w:val="single"/>
                  </w:rPr>
                </w:pPr>
                <w:r w:rsidRPr="00DF2E0E">
                  <w:rPr>
                    <w:rFonts w:ascii="Times New Roman" w:hAnsi="Times New Roman" w:cs="Times New Roman"/>
                    <w:b/>
                    <w:bCs/>
                  </w:rPr>
                  <w:t>Word Count</w:t>
                </w:r>
                <w:r w:rsidR="004F6447">
                  <w:rPr>
                    <w:rFonts w:ascii="Times New Roman" w:hAnsi="Times New Roman" w:cs="Times New Roman"/>
                    <w:b/>
                    <w:bCs/>
                  </w:rPr>
                  <w:t xml:space="preserve">: </w:t>
                </w:r>
                <w:r w:rsidR="00FE1D2F">
                  <w:rPr>
                    <w:rFonts w:ascii="Times New Roman" w:hAnsi="Times New Roman" w:cs="Times New Roman"/>
                    <w:b/>
                    <w:bCs/>
                  </w:rPr>
                  <w:fldChar w:fldCharType="begin"/>
                </w:r>
                <w:r w:rsidR="004F6447">
                  <w:rPr>
                    <w:rFonts w:ascii="Times New Roman" w:hAnsi="Times New Roman" w:cs="Times New Roman"/>
                    <w:b/>
                    <w:bCs/>
                  </w:rPr>
                  <w:instrText xml:space="preserve"> NUMWORDS  \# "0"  \* MERGEFORMAT </w:instrText>
                </w:r>
                <w:r w:rsidR="00FE1D2F">
                  <w:rPr>
                    <w:rFonts w:ascii="Times New Roman" w:hAnsi="Times New Roman" w:cs="Times New Roman"/>
                    <w:b/>
                    <w:bCs/>
                  </w:rPr>
                  <w:fldChar w:fldCharType="separate"/>
                </w:r>
                <w:r w:rsidR="00484160">
                  <w:rPr>
                    <w:rFonts w:ascii="Times New Roman" w:hAnsi="Times New Roman" w:cs="Times New Roman"/>
                    <w:b/>
                    <w:bCs/>
                    <w:noProof/>
                  </w:rPr>
                  <w:t>5906</w:t>
                </w:r>
                <w:r w:rsidR="00FE1D2F">
                  <w:rPr>
                    <w:rFonts w:ascii="Times New Roman" w:hAnsi="Times New Roman" w:cs="Times New Roman"/>
                    <w:b/>
                    <w:bCs/>
                  </w:rPr>
                  <w:fldChar w:fldCharType="end"/>
                </w:r>
              </w:p>
            </w:tc>
          </w:tr>
        </w:tbl>
        <w:p w14:paraId="02A07959" w14:textId="77777777" w:rsidR="00714298" w:rsidRPr="00DF2E0E" w:rsidRDefault="00714298">
          <w:pPr>
            <w:rPr>
              <w:rFonts w:cs="Times New Roman"/>
            </w:rPr>
          </w:pPr>
        </w:p>
        <w:p w14:paraId="615C0F37" w14:textId="77777777" w:rsidR="00714298" w:rsidRPr="00DF2E0E" w:rsidRDefault="00714298">
          <w:pPr>
            <w:rPr>
              <w:rFonts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714298" w:rsidRPr="00DF2E0E" w14:paraId="2FDC1D76" w14:textId="77777777">
            <w:tc>
              <w:tcPr>
                <w:tcW w:w="5000" w:type="pct"/>
              </w:tcPr>
              <w:p w14:paraId="23C0A08E" w14:textId="77777777" w:rsidR="00714298" w:rsidRPr="00DF2E0E" w:rsidRDefault="00714298" w:rsidP="00A12284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p w14:paraId="2A630259" w14:textId="77777777" w:rsidR="00714298" w:rsidRPr="00DF2E0E" w:rsidRDefault="00714298">
          <w:pPr>
            <w:rPr>
              <w:rFonts w:cs="Times New Roman"/>
            </w:rPr>
          </w:pPr>
        </w:p>
        <w:p w14:paraId="335DD8F0" w14:textId="77777777" w:rsidR="00714298" w:rsidRPr="00DF2E0E" w:rsidRDefault="00714298">
          <w:pPr>
            <w:rPr>
              <w:rFonts w:cs="Times New Roman"/>
            </w:rPr>
          </w:pPr>
          <w:r w:rsidRPr="00DF2E0E">
            <w:rPr>
              <w:rFonts w:cs="Times New Roman"/>
            </w:rPr>
            <w:br w:type="page"/>
          </w:r>
        </w:p>
      </w:sdtContent>
    </w:sdt>
    <w:p w14:paraId="32584967" w14:textId="77777777" w:rsidR="00332159" w:rsidRPr="003535CF" w:rsidRDefault="00332159" w:rsidP="00DE4C16">
      <w:pPr>
        <w:pStyle w:val="TOC1"/>
        <w:rPr>
          <w:u w:val="single"/>
        </w:rPr>
      </w:pPr>
      <w:r w:rsidRPr="003535CF">
        <w:rPr>
          <w:u w:val="single"/>
        </w:rPr>
        <w:lastRenderedPageBreak/>
        <w:t>Contents</w:t>
      </w:r>
    </w:p>
    <w:p w14:paraId="7A72CDD9" w14:textId="67D1F6B5" w:rsidR="00484160" w:rsidRDefault="00FE1D2F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fldChar w:fldCharType="begin"/>
      </w:r>
      <w:r w:rsidR="00A9563C">
        <w:instrText xml:space="preserve"> TOC \o "1-3" \u </w:instrText>
      </w:r>
      <w:r>
        <w:fldChar w:fldCharType="separate"/>
      </w:r>
      <w:r w:rsidR="00484160">
        <w:rPr>
          <w:noProof/>
        </w:rPr>
        <w:t>1 Abbreviation Chart</w:t>
      </w:r>
      <w:r w:rsidR="00484160">
        <w:rPr>
          <w:noProof/>
        </w:rPr>
        <w:tab/>
      </w:r>
      <w:r w:rsidR="00484160">
        <w:rPr>
          <w:noProof/>
        </w:rPr>
        <w:fldChar w:fldCharType="begin"/>
      </w:r>
      <w:r w:rsidR="00484160">
        <w:rPr>
          <w:noProof/>
        </w:rPr>
        <w:instrText xml:space="preserve"> PAGEREF _Toc162731353 \h </w:instrText>
      </w:r>
      <w:r w:rsidR="00484160">
        <w:rPr>
          <w:noProof/>
        </w:rPr>
      </w:r>
      <w:r w:rsidR="00484160">
        <w:rPr>
          <w:noProof/>
        </w:rPr>
        <w:fldChar w:fldCharType="separate"/>
      </w:r>
      <w:r w:rsidR="00484160">
        <w:rPr>
          <w:noProof/>
        </w:rPr>
        <w:t>5</w:t>
      </w:r>
      <w:r w:rsidR="00484160">
        <w:rPr>
          <w:noProof/>
        </w:rPr>
        <w:fldChar w:fldCharType="end"/>
      </w:r>
    </w:p>
    <w:p w14:paraId="2150089A" w14:textId="5C686737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2 Introduction and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66BEB6" w14:textId="74845E09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3 Research 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AEF985" w14:textId="6A99EBFA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 Background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A7665E" w14:textId="0B246E5D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4.1 Copper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0EF226" w14:textId="59A2D856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4.2 Ligands and Colored Complexes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6C7904" w14:textId="6D07E09C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4.3 Denticity and Chelation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6B66CB" w14:textId="698BF9EF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4.5 Polyphenols present in 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5535982" w14:textId="2369C856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4.6 Thermodynamics in Chelation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9D88F3" w14:textId="720A7F27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4.7 Effect of Solvent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B9B9902" w14:textId="06FCFB47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4.8 Effect of pH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B49CD8C" w14:textId="24DD52B8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4.9 Determination of Extent of Interaction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95F5C62" w14:textId="2FBCAF63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 Hypothesis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A68045B" w14:textId="044B8414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5.1 Hypothesis 1 – Solvent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37BC7FC" w14:textId="6F7E1C58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5.2 Hypothesis 2 – Effect of PPP Mass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B3FFD6" w14:textId="6469C9B6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5.3 Hypothesis 3 – Effect of Metal Ion concentration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6AA728" w14:textId="4B970969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5.4 Hypothesis 4 – Effect of Metal Ligand Voluminal Ratio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89B9162" w14:textId="08EB3F8A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5.5 Hypothesis 5 – Effect of pH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3252D00" w14:textId="667E13D1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 Preliminary Investigations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43C2F04" w14:textId="66D485FE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6.1 Selection of Extraction Method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3E49A5F" w14:textId="386360B6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6.2 Selection of Boiling Duration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4031A43" w14:textId="24D7CBBA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6.3 Selection of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613379C" w14:textId="7997D7C0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6.4 UV-Vis Spectroscopy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A492926" w14:textId="4E375C8A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6.4.1 Lambda Max Determination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3BC6999" w14:textId="1797B874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lastRenderedPageBreak/>
        <w:t>6.4.2 Standard Calibration Curve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E2C07C6" w14:textId="3E4BFF35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7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A32EDB4" w14:textId="030A68FE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7.1 Independent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ED5E3C4" w14:textId="446ED8FC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7.2 Dependent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E8F93B8" w14:textId="0111B5AB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 Preparation of Reagents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522D88E" w14:textId="411D7734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8.1 Preparation of CuSO</w:t>
      </w:r>
      <w:r w:rsidRPr="00B66285">
        <w:rPr>
          <w:noProof/>
          <w:vertAlign w:val="subscript"/>
        </w:rPr>
        <w:t>4</w:t>
      </w:r>
      <w:r>
        <w:rPr>
          <w:noProof/>
        </w:rPr>
        <w:t xml:space="preserve"> standards of varying concentrations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4DA89D7" w14:textId="4E89F2B8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8.2 Preparation of ligand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EE6D72C" w14:textId="206A67AD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8.3 Preparation of complex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D97332" w14:textId="01F3CCF5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 Preparation of pH 2 buffer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925388D" w14:textId="11798CEF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8.4.1 Reagent 1 Preparation (0.20 moldm</w:t>
      </w:r>
      <w:r w:rsidRPr="00B66285">
        <w:rPr>
          <w:noProof/>
          <w:vertAlign w:val="superscript"/>
        </w:rPr>
        <w:t>-3</w:t>
      </w:r>
      <w:r>
        <w:rPr>
          <w:noProof/>
        </w:rPr>
        <w:t xml:space="preserve"> Hydrochloric Acid)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3F76EF0" w14:textId="26A21D62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8.4.2 Reagent 2 Preparation (0.20 moldm</w:t>
      </w:r>
      <w:r w:rsidRPr="00B66285">
        <w:rPr>
          <w:noProof/>
          <w:vertAlign w:val="superscript"/>
        </w:rPr>
        <w:t>-3</w:t>
      </w:r>
      <w:r>
        <w:rPr>
          <w:noProof/>
        </w:rPr>
        <w:t xml:space="preserve"> Potassium Chloride)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667AE73" w14:textId="4B7642A2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8.4.3 Buffer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29C53A3" w14:textId="7BF17007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 Preparation of pH 5 buffer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241503C" w14:textId="68A9B2CD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8.5.1 Reagent 1 Preparation (0.10 moldm</w:t>
      </w:r>
      <w:r w:rsidRPr="00B66285">
        <w:rPr>
          <w:noProof/>
          <w:vertAlign w:val="superscript"/>
        </w:rPr>
        <w:t>-3</w:t>
      </w:r>
      <w:r>
        <w:rPr>
          <w:noProof/>
        </w:rPr>
        <w:t xml:space="preserve"> Glacial Acetic Acid)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EAFD43C" w14:textId="0B41CEEE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8.5.2 Reagent 2 Preparation (0.10 moldm</w:t>
      </w:r>
      <w:r w:rsidRPr="00B66285">
        <w:rPr>
          <w:noProof/>
          <w:vertAlign w:val="superscript"/>
        </w:rPr>
        <w:t>-3</w:t>
      </w:r>
      <w:r>
        <w:rPr>
          <w:noProof/>
        </w:rPr>
        <w:t xml:space="preserve"> Sodium Acetate Trihydrate)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A6DAB63" w14:textId="07A4D397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8.5.3 Buffer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C54A12D" w14:textId="37D701DA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8.6 Preparation of pH 7 buffer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5B7F544" w14:textId="33AA9D0E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 Data Collection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D491B34" w14:textId="167E4888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 Qualitative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A56A24" w14:textId="4B677329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9.1.1 Complex Solutions for Varying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CE5AF29" w14:textId="22A6E88E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9.1.2 Complex Solutions at Varying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27D87B1" w14:textId="6569AACB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9.1.3 Complex Solutions at Varying Copper Concentrations (moldm</w:t>
      </w:r>
      <w:r w:rsidRPr="00B66285">
        <w:rPr>
          <w:noProof/>
          <w:vertAlign w:val="superscript"/>
        </w:rPr>
        <w:t>-3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4CB7C4D" w14:textId="741BB9C3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lastRenderedPageBreak/>
        <w:t>9.1.4 Complex Solutions at Varying Solution:Cu</w:t>
      </w:r>
      <w:r w:rsidRPr="00B66285">
        <w:rPr>
          <w:noProof/>
          <w:vertAlign w:val="superscript"/>
        </w:rPr>
        <w:t>2+</w:t>
      </w:r>
      <w:r>
        <w:rPr>
          <w:noProof/>
        </w:rPr>
        <w:t xml:space="preserve"> Voluminal Ratios (cm</w:t>
      </w:r>
      <w:r w:rsidRPr="00B66285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D6C5822" w14:textId="5ECAA7E2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9.1.5 Complex Solutions at Varying pH and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07DF91A" w14:textId="3CCFD793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9.1.6 Complex Solutions at Varying pH and Voluminal Ratios (cm</w:t>
      </w:r>
      <w:r w:rsidRPr="00B66285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BCA31E3" w14:textId="15D41ADC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 Quantitative Data – Absorbance Value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6E8AA54" w14:textId="4E7EB367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9.2.1 Complex Solutions for Varying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6DB42B1" w14:textId="19C636EC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9.2.2 Complex Solutions at Varying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49A428A" w14:textId="1C5D63C5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9.2.3 Complex Solutions at Varying Copper Concentrations (moldm</w:t>
      </w:r>
      <w:r w:rsidRPr="00B66285">
        <w:rPr>
          <w:noProof/>
          <w:vertAlign w:val="superscript"/>
        </w:rPr>
        <w:t>-3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CF7717C" w14:textId="43E1BCE5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9.2.4 Complex Solutions at Varying Solution:Cu</w:t>
      </w:r>
      <w:r w:rsidRPr="00B66285">
        <w:rPr>
          <w:noProof/>
          <w:vertAlign w:val="superscript"/>
        </w:rPr>
        <w:t>2+</w:t>
      </w:r>
      <w:r>
        <w:rPr>
          <w:noProof/>
        </w:rPr>
        <w:t xml:space="preserve"> Voluminal Ratios (cm</w:t>
      </w:r>
      <w:r w:rsidRPr="00B66285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BC99B95" w14:textId="40A7F6FB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9.2.5 Complex Solutions at Varying pH and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0626E95" w14:textId="295027AD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9.2.6 Complex Solutions at Varying pH and Voluminal Ratios (cm</w:t>
      </w:r>
      <w:r w:rsidRPr="00B66285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B392099" w14:textId="15B7827A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 Data Processing – IE%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9A45895" w14:textId="2101536D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10.1 Complex Solutions for Varying Solvents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0E74584" w14:textId="36BED89F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10.2 Complex Solutions at Varying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3629652" w14:textId="4D6744DE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10.3 Complex Solutions at Varying Copper Concentrations (moldm</w:t>
      </w:r>
      <w:r w:rsidRPr="00B66285">
        <w:rPr>
          <w:noProof/>
          <w:vertAlign w:val="superscript"/>
        </w:rPr>
        <w:t>-3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82D988F" w14:textId="41110757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10.4 Complex Solutions at Varying Solution:Cu</w:t>
      </w:r>
      <w:r w:rsidRPr="00B66285">
        <w:rPr>
          <w:noProof/>
          <w:vertAlign w:val="superscript"/>
        </w:rPr>
        <w:t>2+</w:t>
      </w:r>
      <w:r>
        <w:rPr>
          <w:noProof/>
        </w:rPr>
        <w:t xml:space="preserve"> Voluminal Ratios (cm</w:t>
      </w:r>
      <w:r w:rsidRPr="00B66285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8429ECF" w14:textId="273563E7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10.5 Complex Solutions at Varying pH and PPP Mass (± 0.001) (g)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ED34483" w14:textId="6C91A3B5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10.6 Complex Solutions at Varying pH and Voluminal Ratios (cm</w:t>
      </w:r>
      <w:r w:rsidRPr="00B66285">
        <w:rPr>
          <w:noProof/>
          <w:vertAlign w:val="superscript"/>
        </w:rPr>
        <w:t>3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9F84336" w14:textId="073BF793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4373E92" w14:textId="22D71493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11.1 Analysis 1 – Solvent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668133F" w14:textId="481C34A8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11.2 Analysis 2 – Effect of PPP Mass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1B7382B" w14:textId="7FED409E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11.3 Analysis 3 – Effect of Metal Ion concentration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CF2B31F" w14:textId="104814A6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lastRenderedPageBreak/>
        <w:t>11.4 Analysis 4 – Effect of Metal Ligand Voluminal Ratio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5CE7C83" w14:textId="00A1E46F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12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D8B75AB" w14:textId="2273F1CE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13 Evaluation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A2E1748" w14:textId="02FEC7A1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13.1 Strengths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540103C" w14:textId="77D71A71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13.2 Weaknesses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5BB7091" w14:textId="3C3B0D33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14 Further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2DA28F2" w14:textId="4AE8D466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15 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6617D39" w14:textId="57561638" w:rsidR="00484160" w:rsidRDefault="0048416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16 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50D94C0" w14:textId="371E4CC6" w:rsidR="00484160" w:rsidRDefault="00484160">
      <w:pPr>
        <w:pStyle w:val="TOC2"/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16.1 Uncertainties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5107E8E" w14:textId="7B6C3BBC" w:rsidR="00484160" w:rsidRDefault="00484160">
      <w:pPr>
        <w:pStyle w:val="TOC3"/>
        <w:tabs>
          <w:tab w:val="right" w:pos="9350"/>
        </w:tabs>
        <w:rPr>
          <w:rFonts w:asciiTheme="minorHAnsi" w:hAnsiTheme="minorHAnsi"/>
          <w:noProof/>
          <w:kern w:val="2"/>
          <w:sz w:val="22"/>
          <w:szCs w:val="22"/>
          <w:lang w:bidi="ta-IN"/>
          <w14:ligatures w14:val="standardContextual"/>
        </w:rPr>
      </w:pPr>
      <w:r>
        <w:rPr>
          <w:noProof/>
        </w:rPr>
        <w:t>16.1.1 Varying copper standards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91D468E" w14:textId="74D3DEF5" w:rsidR="00536913" w:rsidRDefault="00FE1D2F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fldChar w:fldCharType="end"/>
      </w:r>
    </w:p>
    <w:p w14:paraId="5328895B" w14:textId="77777777" w:rsidR="00536913" w:rsidRDefault="00536913">
      <w:pPr>
        <w:spacing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552A44BE" w14:textId="77777777" w:rsidR="00BC457A" w:rsidRDefault="003C042B" w:rsidP="00BC457A">
      <w:pPr>
        <w:pStyle w:val="Heading1"/>
      </w:pPr>
      <w:bookmarkStart w:id="28" w:name="_Toc162731353"/>
      <w:r>
        <w:lastRenderedPageBreak/>
        <w:t xml:space="preserve">1 </w:t>
      </w:r>
      <w:r w:rsidR="00BC457A">
        <w:t>Abbreviation</w:t>
      </w:r>
      <w:r w:rsidR="00867951">
        <w:t xml:space="preserve"> Chart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5"/>
        <w:gridCol w:w="4705"/>
      </w:tblGrid>
      <w:tr w:rsidR="00401657" w14:paraId="19621CCD" w14:textId="77777777" w:rsidTr="00685C3E">
        <w:tc>
          <w:tcPr>
            <w:tcW w:w="4788" w:type="dxa"/>
            <w:vAlign w:val="center"/>
          </w:tcPr>
          <w:p w14:paraId="519C2150" w14:textId="77777777" w:rsidR="00401657" w:rsidRPr="00401657" w:rsidRDefault="00401657" w:rsidP="00401657">
            <w:pPr>
              <w:pStyle w:val="NoSpacing"/>
              <w:spacing w:before="120" w:after="120"/>
              <w:jc w:val="center"/>
              <w:rPr>
                <w:b/>
                <w:bCs/>
              </w:rPr>
            </w:pPr>
            <w:r w:rsidRPr="00401657">
              <w:rPr>
                <w:b/>
                <w:bCs/>
              </w:rPr>
              <w:t>Abbreviation</w:t>
            </w:r>
          </w:p>
        </w:tc>
        <w:tc>
          <w:tcPr>
            <w:tcW w:w="4788" w:type="dxa"/>
            <w:vAlign w:val="center"/>
          </w:tcPr>
          <w:p w14:paraId="6DB6D04D" w14:textId="77777777" w:rsidR="00401657" w:rsidRPr="00401657" w:rsidRDefault="00401657" w:rsidP="00401657">
            <w:pPr>
              <w:pStyle w:val="NoSpacing"/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</w:tc>
      </w:tr>
      <w:tr w:rsidR="00401657" w14:paraId="789DB15B" w14:textId="77777777" w:rsidTr="00D90C71">
        <w:tc>
          <w:tcPr>
            <w:tcW w:w="4788" w:type="dxa"/>
          </w:tcPr>
          <w:p w14:paraId="63F79DA4" w14:textId="77777777" w:rsidR="00401657" w:rsidRPr="004873F7" w:rsidRDefault="004873F7" w:rsidP="00D90C71">
            <w:pPr>
              <w:rPr>
                <w:b/>
                <w:bCs/>
              </w:rPr>
            </w:pPr>
            <w:r w:rsidRPr="004873F7">
              <w:rPr>
                <w:b/>
                <w:bCs/>
              </w:rPr>
              <w:t>PP</w:t>
            </w:r>
          </w:p>
        </w:tc>
        <w:tc>
          <w:tcPr>
            <w:tcW w:w="4788" w:type="dxa"/>
          </w:tcPr>
          <w:p w14:paraId="2D678D1F" w14:textId="77777777" w:rsidR="00401657" w:rsidRDefault="004873F7" w:rsidP="00CE478C">
            <w:r>
              <w:t>pomegranate peel</w:t>
            </w:r>
          </w:p>
        </w:tc>
      </w:tr>
      <w:tr w:rsidR="00401657" w14:paraId="35AFF1DC" w14:textId="77777777" w:rsidTr="00401657">
        <w:tc>
          <w:tcPr>
            <w:tcW w:w="4788" w:type="dxa"/>
          </w:tcPr>
          <w:p w14:paraId="54A9DAC1" w14:textId="77777777" w:rsidR="00401657" w:rsidRPr="004873F7" w:rsidRDefault="004873F7" w:rsidP="00CE478C">
            <w:pPr>
              <w:rPr>
                <w:b/>
                <w:bCs/>
              </w:rPr>
            </w:pPr>
            <w:r w:rsidRPr="004873F7">
              <w:rPr>
                <w:b/>
                <w:bCs/>
              </w:rPr>
              <w:t>PPP</w:t>
            </w:r>
          </w:p>
        </w:tc>
        <w:tc>
          <w:tcPr>
            <w:tcW w:w="4788" w:type="dxa"/>
          </w:tcPr>
          <w:p w14:paraId="133A1122" w14:textId="77777777" w:rsidR="00401657" w:rsidRDefault="004873F7" w:rsidP="00CE478C">
            <w:r>
              <w:t>pomegranate peel powder</w:t>
            </w:r>
          </w:p>
        </w:tc>
      </w:tr>
      <w:tr w:rsidR="00401657" w14:paraId="310594E2" w14:textId="77777777" w:rsidTr="00401657">
        <w:tc>
          <w:tcPr>
            <w:tcW w:w="4788" w:type="dxa"/>
          </w:tcPr>
          <w:p w14:paraId="39DE5AB7" w14:textId="77777777" w:rsidR="00401657" w:rsidRPr="004873F7" w:rsidRDefault="004873F7" w:rsidP="00CE478C">
            <w:pPr>
              <w:rPr>
                <w:b/>
                <w:bCs/>
              </w:rPr>
            </w:pPr>
            <w:r w:rsidRPr="004873F7">
              <w:rPr>
                <w:b/>
                <w:bCs/>
              </w:rPr>
              <w:t>EDTA</w:t>
            </w:r>
          </w:p>
        </w:tc>
        <w:tc>
          <w:tcPr>
            <w:tcW w:w="4788" w:type="dxa"/>
          </w:tcPr>
          <w:p w14:paraId="224AF77F" w14:textId="77777777" w:rsidR="00401657" w:rsidRDefault="002E3FDE" w:rsidP="00CE478C">
            <w:r>
              <w:t>E</w:t>
            </w:r>
            <w:r w:rsidR="004873F7">
              <w:t>thylenediaminetetraacetic acid</w:t>
            </w:r>
          </w:p>
        </w:tc>
      </w:tr>
      <w:tr w:rsidR="002E3FDE" w14:paraId="63C8C695" w14:textId="77777777" w:rsidTr="00401657">
        <w:tc>
          <w:tcPr>
            <w:tcW w:w="4788" w:type="dxa"/>
          </w:tcPr>
          <w:p w14:paraId="3E2D8276" w14:textId="77777777" w:rsidR="002E3FDE" w:rsidRPr="004873F7" w:rsidRDefault="002E3FDE" w:rsidP="00CE478C">
            <w:pPr>
              <w:rPr>
                <w:b/>
                <w:bCs/>
              </w:rPr>
            </w:pPr>
            <w:r>
              <w:rPr>
                <w:b/>
                <w:bCs/>
              </w:rPr>
              <w:t>GA</w:t>
            </w:r>
          </w:p>
        </w:tc>
        <w:tc>
          <w:tcPr>
            <w:tcW w:w="4788" w:type="dxa"/>
          </w:tcPr>
          <w:p w14:paraId="72F2B2F8" w14:textId="77777777" w:rsidR="002E3FDE" w:rsidRDefault="002E3FDE" w:rsidP="00CE478C">
            <w:r>
              <w:t>Gallic acid</w:t>
            </w:r>
          </w:p>
        </w:tc>
      </w:tr>
      <w:tr w:rsidR="002E3FDE" w14:paraId="5E0B6BFA" w14:textId="77777777" w:rsidTr="00401657">
        <w:tc>
          <w:tcPr>
            <w:tcW w:w="4788" w:type="dxa"/>
          </w:tcPr>
          <w:p w14:paraId="287730F3" w14:textId="77777777" w:rsidR="002E3FDE" w:rsidRPr="004873F7" w:rsidRDefault="002E3FDE" w:rsidP="00CE478C">
            <w:pPr>
              <w:rPr>
                <w:b/>
                <w:bCs/>
              </w:rPr>
            </w:pPr>
            <w:r>
              <w:rPr>
                <w:b/>
                <w:bCs/>
              </w:rPr>
              <w:t>EA</w:t>
            </w:r>
          </w:p>
        </w:tc>
        <w:tc>
          <w:tcPr>
            <w:tcW w:w="4788" w:type="dxa"/>
          </w:tcPr>
          <w:p w14:paraId="7F9DA68D" w14:textId="77777777" w:rsidR="002E3FDE" w:rsidRDefault="002E3FDE" w:rsidP="00CE478C">
            <w:r>
              <w:t>Ellagic acid</w:t>
            </w:r>
          </w:p>
        </w:tc>
      </w:tr>
      <w:tr w:rsidR="002410E9" w14:paraId="64DA914A" w14:textId="77777777" w:rsidTr="00401657">
        <w:tc>
          <w:tcPr>
            <w:tcW w:w="4788" w:type="dxa"/>
          </w:tcPr>
          <w:p w14:paraId="773A404A" w14:textId="77777777" w:rsidR="002410E9" w:rsidRPr="004873F7" w:rsidRDefault="009259DA" w:rsidP="00CE478C">
            <w:pPr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="002410E9">
              <w:rPr>
                <w:b/>
                <w:bCs/>
              </w:rPr>
              <w:t>E</w:t>
            </w:r>
          </w:p>
        </w:tc>
        <w:tc>
          <w:tcPr>
            <w:tcW w:w="4788" w:type="dxa"/>
          </w:tcPr>
          <w:p w14:paraId="10C15B5C" w14:textId="77777777" w:rsidR="002410E9" w:rsidRDefault="009259DA" w:rsidP="00CE478C">
            <w:r>
              <w:t>interaction</w:t>
            </w:r>
            <w:r w:rsidR="00D90C71">
              <w:t xml:space="preserve"> efficiency</w:t>
            </w:r>
          </w:p>
        </w:tc>
      </w:tr>
    </w:tbl>
    <w:p w14:paraId="3004BEEB" w14:textId="77777777" w:rsidR="00BC457A" w:rsidRDefault="00BC457A" w:rsidP="00A942DA">
      <w:pPr>
        <w:rPr>
          <w:rFonts w:eastAsiaTheme="majorEastAsia"/>
        </w:rPr>
      </w:pPr>
      <w:r>
        <w:br w:type="page"/>
      </w:r>
    </w:p>
    <w:p w14:paraId="411CFA96" w14:textId="77777777" w:rsidR="00E303A8" w:rsidRPr="005D1E90" w:rsidRDefault="007F428C" w:rsidP="008C132F">
      <w:pPr>
        <w:pStyle w:val="Heading1"/>
      </w:pPr>
      <w:bookmarkStart w:id="29" w:name="_Toc162731354"/>
      <w:r w:rsidRPr="005D1E90">
        <w:lastRenderedPageBreak/>
        <w:t>2</w:t>
      </w:r>
      <w:r w:rsidR="00DF2E0E" w:rsidRPr="005D1E90">
        <w:t xml:space="preserve"> Introduction</w:t>
      </w:r>
      <w:r w:rsidRPr="005D1E90">
        <w:t xml:space="preserve"> and Rationale</w:t>
      </w:r>
      <w:bookmarkEnd w:id="29"/>
    </w:p>
    <w:p w14:paraId="0FC635B2" w14:textId="4EC807B9" w:rsidR="002B4E21" w:rsidRPr="005D1E90" w:rsidRDefault="000103C6" w:rsidP="002B4E21">
      <w:pPr>
        <w:jc w:val="both"/>
        <w:rPr>
          <w:ins w:id="30" w:author="Bindhu" w:date="2024-02-11T15:52:00Z"/>
        </w:rPr>
      </w:pPr>
      <w:r w:rsidRPr="005D1E90">
        <w:t xml:space="preserve">Ensuring access to clean </w:t>
      </w:r>
      <w:r w:rsidR="00905461" w:rsidRPr="005D1E90">
        <w:t>water for everyone is one of the UN’s Sustainable Development Goals</w:t>
      </w:r>
      <w:sdt>
        <w:sdtPr>
          <w:id w:val="-777820999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UNSDGs \l 1033  </w:instrText>
          </w:r>
          <w:r w:rsidR="00FE1D2F" w:rsidRPr="005D1E90">
            <w:fldChar w:fldCharType="separate"/>
          </w:r>
          <w:r w:rsidR="00E95B2C">
            <w:rPr>
              <w:noProof/>
            </w:rPr>
            <w:t xml:space="preserve"> (United Nations)</w:t>
          </w:r>
          <w:r w:rsidR="00FE1D2F" w:rsidRPr="005D1E90">
            <w:rPr>
              <w:noProof/>
            </w:rPr>
            <w:fldChar w:fldCharType="end"/>
          </w:r>
        </w:sdtContent>
      </w:sdt>
      <w:r w:rsidR="00905461" w:rsidRPr="005D1E90">
        <w:t xml:space="preserve">. Nearly </w:t>
      </w:r>
      <w:r w:rsidR="0001667C" w:rsidRPr="005D1E90">
        <w:t xml:space="preserve">800 million people </w:t>
      </w:r>
      <w:r w:rsidR="00CF7A99" w:rsidRPr="005D1E90">
        <w:t xml:space="preserve">worldwide </w:t>
      </w:r>
      <w:r w:rsidR="0001667C" w:rsidRPr="005D1E90">
        <w:t>lack reliable access to clean drinking water</w:t>
      </w:r>
      <w:sdt>
        <w:sdtPr>
          <w:id w:val="-777820998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WaterORG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 xml:space="preserve"> (Water.org)</w:t>
          </w:r>
          <w:r w:rsidR="00FE1D2F" w:rsidRPr="005D1E90">
            <w:rPr>
              <w:noProof/>
            </w:rPr>
            <w:fldChar w:fldCharType="end"/>
          </w:r>
        </w:sdtContent>
      </w:sdt>
      <w:r w:rsidR="00CF7A99" w:rsidRPr="005D1E90">
        <w:t xml:space="preserve">. Unequal access to clean drinking water is estimated to cost the world around </w:t>
      </w:r>
      <w:r w:rsidR="00183DBC" w:rsidRPr="005D1E90">
        <w:t>$260 billion</w:t>
      </w:r>
      <w:ins w:id="31" w:author="TIPS" w:date="2024-02-11T23:18:00Z">
        <w:r w:rsidR="00F34A11" w:rsidRPr="005D1E90">
          <w:t xml:space="preserve"> </w:t>
        </w:r>
      </w:ins>
      <w:r w:rsidR="00794F14" w:rsidRPr="005D1E90">
        <w:t xml:space="preserve">USD </w:t>
      </w:r>
      <w:r w:rsidR="00183DBC" w:rsidRPr="005D1E90">
        <w:t>annually</w:t>
      </w:r>
      <w:sdt>
        <w:sdtPr>
          <w:id w:val="-777820997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WaterORG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 xml:space="preserve"> (Water.org)</w:t>
          </w:r>
          <w:r w:rsidR="00FE1D2F" w:rsidRPr="005D1E90">
            <w:rPr>
              <w:noProof/>
            </w:rPr>
            <w:fldChar w:fldCharType="end"/>
          </w:r>
        </w:sdtContent>
      </w:sdt>
      <w:r w:rsidR="00183DBC" w:rsidRPr="005D1E90">
        <w:t>.</w:t>
      </w:r>
      <w:r w:rsidR="000B0809" w:rsidRPr="005D1E90">
        <w:t xml:space="preserve"> One of the main cause</w:t>
      </w:r>
      <w:r w:rsidR="00292469" w:rsidRPr="005D1E90">
        <w:t>s</w:t>
      </w:r>
      <w:r w:rsidR="000B0809" w:rsidRPr="005D1E90">
        <w:t xml:space="preserve"> for the contamination of </w:t>
      </w:r>
      <w:r w:rsidR="00292469" w:rsidRPr="005D1E90">
        <w:t>water is due to wastewater effluent from factories</w:t>
      </w:r>
      <w:r w:rsidR="0092064F" w:rsidRPr="005D1E90">
        <w:t xml:space="preserve"> which dangerously increase the a</w:t>
      </w:r>
      <w:r w:rsidR="00E01E00" w:rsidRPr="005D1E90">
        <w:t>mount of heavy metals such as Copper</w:t>
      </w:r>
      <w:r w:rsidR="0092064F" w:rsidRPr="005D1E90">
        <w:t xml:space="preserve"> in the waterways.</w:t>
      </w:r>
      <w:sdt>
        <w:sdtPr>
          <w:id w:val="-1756898327"/>
          <w:citation/>
        </w:sdtPr>
        <w:sdtContent>
          <w:r w:rsidR="009B74B5">
            <w:fldChar w:fldCharType="begin"/>
          </w:r>
          <w:r w:rsidR="009B74B5">
            <w:instrText xml:space="preserve"> CITATION FactoryWater \l 1033  </w:instrText>
          </w:r>
          <w:r w:rsidR="009B74B5">
            <w:fldChar w:fldCharType="separate"/>
          </w:r>
          <w:r w:rsidR="00E95B2C">
            <w:rPr>
              <w:noProof/>
            </w:rPr>
            <w:t xml:space="preserve"> (Mokarram, Saber and Sheykhi)</w:t>
          </w:r>
          <w:r w:rsidR="009B74B5">
            <w:rPr>
              <w:noProof/>
            </w:rPr>
            <w:fldChar w:fldCharType="end"/>
          </w:r>
        </w:sdtContent>
      </w:sdt>
      <w:r w:rsidR="00292469" w:rsidRPr="005D1E90">
        <w:t>.</w:t>
      </w:r>
      <w:ins w:id="32" w:author="TIPS" w:date="2024-02-11T23:18:00Z">
        <w:r w:rsidR="00F34A11" w:rsidRPr="005D1E90">
          <w:t xml:space="preserve"> </w:t>
        </w:r>
      </w:ins>
      <w:r w:rsidR="009505DB" w:rsidRPr="005D1E90">
        <w:t xml:space="preserve">The deleterious effects of heavy metal poisoning of drinking water </w:t>
      </w:r>
      <w:r w:rsidR="00B11E27" w:rsidRPr="005D1E90">
        <w:t>are</w:t>
      </w:r>
      <w:r w:rsidR="009505DB" w:rsidRPr="005D1E90">
        <w:t xml:space="preserve"> well documented and known</w:t>
      </w:r>
      <w:r w:rsidR="00277399" w:rsidRPr="005D1E90">
        <w:t xml:space="preserve"> - heavy metal contamination can lead to </w:t>
      </w:r>
      <w:r w:rsidR="00566F6D" w:rsidRPr="005D1E90">
        <w:t xml:space="preserve">the development of </w:t>
      </w:r>
      <w:r w:rsidR="00277399" w:rsidRPr="005D1E90">
        <w:t>ca</w:t>
      </w:r>
      <w:r w:rsidR="008E0CE7" w:rsidRPr="005D1E90">
        <w:t>rdiovascular diseases, neuron</w:t>
      </w:r>
      <w:r w:rsidR="00277399" w:rsidRPr="005D1E90">
        <w:t xml:space="preserve"> damage, and </w:t>
      </w:r>
      <w:r w:rsidR="00566F6D" w:rsidRPr="005D1E90">
        <w:t xml:space="preserve">an </w:t>
      </w:r>
      <w:r w:rsidR="00277399" w:rsidRPr="005D1E90">
        <w:t xml:space="preserve">increased risk of cancer and diabetes </w:t>
      </w:r>
      <w:sdt>
        <w:sdtPr>
          <w:id w:val="540227295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HMEffects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>(Rehman, Fatima and Waheed)</w:t>
          </w:r>
          <w:r w:rsidR="00FE1D2F" w:rsidRPr="005D1E90">
            <w:rPr>
              <w:noProof/>
            </w:rPr>
            <w:fldChar w:fldCharType="end"/>
          </w:r>
        </w:sdtContent>
      </w:sdt>
      <w:r w:rsidR="002478A4" w:rsidRPr="005D1E90">
        <w:t xml:space="preserve">. </w:t>
      </w:r>
    </w:p>
    <w:p w14:paraId="4206A20A" w14:textId="4BAD435B" w:rsidR="006F2124" w:rsidRPr="005D1E90" w:rsidRDefault="00AD5887">
      <w:pPr>
        <w:jc w:val="both"/>
        <w:pPrChange w:id="33" w:author="Bindhu" w:date="2024-02-11T15:52:00Z">
          <w:pPr/>
        </w:pPrChange>
      </w:pPr>
      <w:r w:rsidRPr="005D1E90">
        <w:t>The c</w:t>
      </w:r>
      <w:r w:rsidR="002478A4" w:rsidRPr="005D1E90">
        <w:t xml:space="preserve">onventional </w:t>
      </w:r>
      <w:r w:rsidR="00943FF4" w:rsidRPr="005D1E90">
        <w:t>EDTA</w:t>
      </w:r>
      <w:ins w:id="34" w:author="TIPS" w:date="2024-02-11T23:18:00Z">
        <w:r w:rsidR="00F34A11" w:rsidRPr="005D1E90">
          <w:t xml:space="preserve"> </w:t>
        </w:r>
      </w:ins>
      <w:r w:rsidRPr="005D1E90">
        <w:t>filtering method</w:t>
      </w:r>
      <w:r w:rsidR="00C23EC5" w:rsidRPr="005D1E90">
        <w:t xml:space="preserve"> </w:t>
      </w:r>
      <w:r w:rsidR="00E61810" w:rsidRPr="005D1E90">
        <w:t xml:space="preserve">for remediating heavy metal contaminated water </w:t>
      </w:r>
      <w:r w:rsidR="00C23EC5" w:rsidRPr="005D1E90">
        <w:t xml:space="preserve">that </w:t>
      </w:r>
      <w:del w:id="35" w:author="TIPS" w:date="2024-02-12T10:24:00Z">
        <w:r w:rsidR="00C23EC5" w:rsidRPr="005D1E90" w:rsidDel="00284FD0">
          <w:delText>I learnt</w:delText>
        </w:r>
      </w:del>
      <w:ins w:id="36" w:author="TIPS" w:date="2024-02-12T10:24:00Z">
        <w:r w:rsidR="00284FD0" w:rsidRPr="005D1E90">
          <w:t>was taught</w:t>
        </w:r>
      </w:ins>
      <w:r w:rsidR="00C23EC5" w:rsidRPr="005D1E90">
        <w:t xml:space="preserve"> in </w:t>
      </w:r>
      <w:ins w:id="37" w:author="TIPS" w:date="2024-02-13T23:02:00Z">
        <w:r w:rsidR="00850F0F" w:rsidRPr="005D1E90">
          <w:t xml:space="preserve">Chemistry </w:t>
        </w:r>
      </w:ins>
      <w:r w:rsidR="00C23EC5" w:rsidRPr="005D1E90">
        <w:t xml:space="preserve">class </w:t>
      </w:r>
      <w:r w:rsidRPr="005D1E90">
        <w:t xml:space="preserve">is efficient </w:t>
      </w:r>
      <w:r w:rsidR="005D3F8B" w:rsidRPr="005D1E90">
        <w:t xml:space="preserve">(due to its hexadentate nature) </w:t>
      </w:r>
      <w:r w:rsidR="00EA7FE6" w:rsidRPr="005D1E90">
        <w:t>but EDTA’s resistance to bacterial biodegradation</w:t>
      </w:r>
      <w:sdt>
        <w:sdtPr>
          <w:id w:val="540227756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EDTA_BAD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 xml:space="preserve"> (Hinck, Ferguson and Puhaakka)</w:t>
          </w:r>
          <w:r w:rsidR="00FE1D2F" w:rsidRPr="005D1E90">
            <w:rPr>
              <w:noProof/>
            </w:rPr>
            <w:fldChar w:fldCharType="end"/>
          </w:r>
        </w:sdtContent>
      </w:sdt>
      <w:ins w:id="38" w:author="TIPS" w:date="2024-02-11T23:18:00Z">
        <w:r w:rsidR="00F34A11" w:rsidRPr="005D1E90">
          <w:t xml:space="preserve"> </w:t>
        </w:r>
      </w:ins>
      <w:r w:rsidR="00517FDF" w:rsidRPr="005D1E90">
        <w:t xml:space="preserve">and the adverse effects of its complexes </w:t>
      </w:r>
      <w:sdt>
        <w:sdtPr>
          <w:id w:val="1093775052"/>
          <w:citation/>
        </w:sdtPr>
        <w:sdtContent>
          <w:r w:rsidR="00FE1D2F" w:rsidRPr="005D1E90">
            <w:fldChar w:fldCharType="begin"/>
          </w:r>
          <w:r w:rsidR="008B6AA1">
            <w:instrText xml:space="preserve">CITATION EDTABad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>(Crisponi, Nurchi and Lachowicz)</w:t>
          </w:r>
          <w:r w:rsidR="00FE1D2F" w:rsidRPr="005D1E90">
            <w:rPr>
              <w:noProof/>
            </w:rPr>
            <w:fldChar w:fldCharType="end"/>
          </w:r>
        </w:sdtContent>
      </w:sdt>
      <w:ins w:id="39" w:author="TIPS" w:date="2024-02-11T23:18:00Z">
        <w:r w:rsidR="00F34A11" w:rsidRPr="005D1E90">
          <w:t xml:space="preserve"> </w:t>
        </w:r>
      </w:ins>
      <w:r w:rsidR="00EA7FE6" w:rsidRPr="005D1E90">
        <w:t xml:space="preserve">nullifies </w:t>
      </w:r>
      <w:r w:rsidR="007B11D2" w:rsidRPr="005D1E90">
        <w:t>its effectiveness</w:t>
      </w:r>
      <w:r w:rsidR="00BA0DDF" w:rsidRPr="005D1E90">
        <w:t xml:space="preserve"> in today’s eco-conscious world. H</w:t>
      </w:r>
      <w:r w:rsidR="0037552A" w:rsidRPr="005D1E90">
        <w:t xml:space="preserve">ence research has been undertaken in order to find </w:t>
      </w:r>
      <w:r w:rsidR="00432389" w:rsidRPr="005D1E90">
        <w:t xml:space="preserve">sustainable, </w:t>
      </w:r>
      <w:r w:rsidR="00E11C07" w:rsidRPr="005D1E90">
        <w:t>low-cost</w:t>
      </w:r>
      <w:r w:rsidR="00432389" w:rsidRPr="005D1E90">
        <w:t xml:space="preserve">, </w:t>
      </w:r>
      <w:r w:rsidR="00AF7460" w:rsidRPr="005D1E90">
        <w:t xml:space="preserve">organic </w:t>
      </w:r>
      <w:r w:rsidR="00963064" w:rsidRPr="005D1E90">
        <w:t xml:space="preserve">sources </w:t>
      </w:r>
      <w:r w:rsidR="00B1165B" w:rsidRPr="005D1E90">
        <w:t>o</w:t>
      </w:r>
      <w:r w:rsidR="00963064" w:rsidRPr="005D1E90">
        <w:t>f chelat</w:t>
      </w:r>
      <w:r w:rsidR="008A1842" w:rsidRPr="005D1E90">
        <w:t>ing agents</w:t>
      </w:r>
      <w:ins w:id="40" w:author="TIPS" w:date="2024-02-12T10:26:00Z">
        <w:r w:rsidR="00276E40" w:rsidRPr="005D1E90">
          <w:t xml:space="preserve"> </w:t>
        </w:r>
        <w:r w:rsidR="00E45D3C" w:rsidRPr="005D1E90">
          <w:t>such as pomegranate peels.</w:t>
        </w:r>
      </w:ins>
      <w:sdt>
        <w:sdtPr>
          <w:id w:val="540227298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DryPPP \l 1033  </w:instrText>
          </w:r>
          <w:r w:rsidR="00FE1D2F" w:rsidRPr="005D1E90">
            <w:fldChar w:fldCharType="separate"/>
          </w:r>
          <w:r w:rsidR="00E95B2C">
            <w:rPr>
              <w:noProof/>
            </w:rPr>
            <w:t xml:space="preserve"> (Rashed and Tayh)</w:t>
          </w:r>
          <w:r w:rsidR="00FE1D2F" w:rsidRPr="005D1E90">
            <w:rPr>
              <w:noProof/>
            </w:rPr>
            <w:fldChar w:fldCharType="end"/>
          </w:r>
        </w:sdtContent>
      </w:sdt>
      <w:r w:rsidR="009309D8" w:rsidRPr="005D1E90">
        <w:t>.</w:t>
      </w:r>
    </w:p>
    <w:p w14:paraId="13833233" w14:textId="251594E6" w:rsidR="006F2124" w:rsidRPr="005D1E90" w:rsidRDefault="008A0837">
      <w:pPr>
        <w:jc w:val="both"/>
        <w:pPrChange w:id="41" w:author="Bindhu" w:date="2024-02-11T15:52:00Z">
          <w:pPr/>
        </w:pPrChange>
      </w:pPr>
      <w:r w:rsidRPr="005D1E90">
        <w:t xml:space="preserve">Pomegranates are </w:t>
      </w:r>
      <w:r w:rsidR="00FE021E" w:rsidRPr="005D1E90">
        <w:t>enjoyed by many across the world</w:t>
      </w:r>
      <w:r w:rsidR="00630B46" w:rsidRPr="005D1E90">
        <w:t>, thanks to their</w:t>
      </w:r>
      <w:ins w:id="42" w:author="TIPS" w:date="2024-02-13T10:38:00Z">
        <w:r w:rsidR="002E7691" w:rsidRPr="005D1E90">
          <w:t xml:space="preserve"> taste and</w:t>
        </w:r>
      </w:ins>
      <w:r w:rsidR="00630B46" w:rsidRPr="005D1E90">
        <w:t xml:space="preserve"> </w:t>
      </w:r>
      <w:r w:rsidR="00FE021E" w:rsidRPr="005D1E90">
        <w:t xml:space="preserve">numerous </w:t>
      </w:r>
      <w:r w:rsidR="00630B46" w:rsidRPr="005D1E90">
        <w:t>health benefits</w:t>
      </w:r>
      <w:r w:rsidR="00FE021E" w:rsidRPr="005D1E90">
        <w:t xml:space="preserve"> </w:t>
      </w:r>
      <w:del w:id="43" w:author="TIPS" w:date="2024-02-13T10:39:00Z">
        <w:r w:rsidR="00FE021E" w:rsidRPr="005D1E90" w:rsidDel="0047220D">
          <w:delText>ranging from anti</w:delText>
        </w:r>
        <w:r w:rsidR="00A301C6" w:rsidRPr="005D1E90" w:rsidDel="0047220D">
          <w:delText>-</w:delText>
        </w:r>
        <w:r w:rsidR="00FE021E" w:rsidRPr="005D1E90" w:rsidDel="0047220D">
          <w:delText>carcinogenic</w:delText>
        </w:r>
        <w:r w:rsidR="00A301C6" w:rsidRPr="005D1E90" w:rsidDel="0047220D">
          <w:delText xml:space="preserve"> effects to</w:delText>
        </w:r>
        <w:r w:rsidR="001A57C9" w:rsidRPr="005D1E90" w:rsidDel="0047220D">
          <w:delText xml:space="preserve"> skin health to</w:delText>
        </w:r>
        <w:r w:rsidR="00A301C6" w:rsidRPr="005D1E90" w:rsidDel="0047220D">
          <w:delText xml:space="preserve"> helping reduce various types of cancers </w:delText>
        </w:r>
      </w:del>
      <w:sdt>
        <w:sdtPr>
          <w:id w:val="540227309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PomeGood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>(Zarfeshany, Asgary and Javanmard)</w:t>
          </w:r>
          <w:r w:rsidR="00FE1D2F" w:rsidRPr="005D1E90">
            <w:rPr>
              <w:noProof/>
            </w:rPr>
            <w:fldChar w:fldCharType="end"/>
          </w:r>
        </w:sdtContent>
      </w:sdt>
      <w:r w:rsidR="00630B46" w:rsidRPr="005D1E90">
        <w:t xml:space="preserve">. </w:t>
      </w:r>
      <w:r w:rsidR="009F072B" w:rsidRPr="005D1E90">
        <w:t xml:space="preserve">However, </w:t>
      </w:r>
      <w:r w:rsidR="00FE1D2F" w:rsidRPr="007C587C">
        <w:rPr>
          <w:rPrChange w:id="44" w:author="Bindhu" w:date="2024-02-11T15:53:00Z">
            <w:rPr>
              <w:sz w:val="16"/>
              <w:szCs w:val="16"/>
            </w:rPr>
          </w:rPrChange>
        </w:rPr>
        <w:t>PP</w:t>
      </w:r>
      <w:ins w:id="45" w:author="TIPS" w:date="2024-02-12T10:27:00Z">
        <w:r w:rsidR="00521569" w:rsidRPr="007C587C">
          <w:t>s</w:t>
        </w:r>
      </w:ins>
      <w:r w:rsidR="00126817" w:rsidRPr="005D1E90">
        <w:t xml:space="preserve">, which </w:t>
      </w:r>
      <w:r w:rsidR="00BC7608" w:rsidRPr="005D1E90">
        <w:t xml:space="preserve">consist of </w:t>
      </w:r>
      <w:r w:rsidR="00D067A2" w:rsidRPr="005D1E90">
        <w:t xml:space="preserve">approximately </w:t>
      </w:r>
      <w:r w:rsidR="000E1AAD" w:rsidRPr="005D1E90">
        <w:t>3</w:t>
      </w:r>
      <w:r w:rsidR="00D067A2" w:rsidRPr="005D1E90">
        <w:t xml:space="preserve">0% </w:t>
      </w:r>
      <w:r w:rsidR="00BC7608" w:rsidRPr="005D1E90">
        <w:t>of the whole fruit’s weight</w:t>
      </w:r>
      <w:sdt>
        <w:sdtPr>
          <w:id w:val="540227456"/>
          <w:citation/>
        </w:sdtPr>
        <w:sdtContent>
          <w:r w:rsidR="00FE1D2F" w:rsidRPr="005D1E90">
            <w:fldChar w:fldCharType="begin"/>
          </w:r>
          <w:r w:rsidRPr="005D1E90">
            <w:instrText xml:space="preserve"> CITATION PomeComposition \l 1033 </w:instrText>
          </w:r>
          <w:r w:rsidR="00FE1D2F" w:rsidRPr="005D1E90">
            <w:fldChar w:fldCharType="separate"/>
          </w:r>
          <w:r w:rsidR="00E95B2C">
            <w:rPr>
              <w:noProof/>
            </w:rPr>
            <w:t xml:space="preserve"> (Mo, Ma and Gao)</w:t>
          </w:r>
          <w:r w:rsidR="00FE1D2F" w:rsidRPr="005D1E90">
            <w:rPr>
              <w:noProof/>
            </w:rPr>
            <w:fldChar w:fldCharType="end"/>
          </w:r>
        </w:sdtContent>
      </w:sdt>
      <w:r w:rsidR="00BC7608" w:rsidRPr="005D1E90">
        <w:t>,</w:t>
      </w:r>
      <w:r w:rsidR="00126817" w:rsidRPr="005D1E90">
        <w:t xml:space="preserve"> are </w:t>
      </w:r>
      <w:r w:rsidR="009F072B" w:rsidRPr="005D1E90">
        <w:t xml:space="preserve">generally </w:t>
      </w:r>
      <w:r w:rsidR="00126817" w:rsidRPr="005D1E90">
        <w:t>discarded</w:t>
      </w:r>
      <w:r w:rsidR="000D4705" w:rsidRPr="005D1E90">
        <w:t xml:space="preserve">, even though they </w:t>
      </w:r>
      <w:r w:rsidR="0051507C" w:rsidRPr="005D1E90">
        <w:t xml:space="preserve">have been identified </w:t>
      </w:r>
      <w:r w:rsidR="000D4705" w:rsidRPr="005D1E90">
        <w:t>a</w:t>
      </w:r>
      <w:r w:rsidR="0051507C" w:rsidRPr="005D1E90">
        <w:t>s a</w:t>
      </w:r>
      <w:r w:rsidR="000D4705" w:rsidRPr="005D1E90">
        <w:t xml:space="preserve"> valuable source </w:t>
      </w:r>
      <w:r w:rsidR="0051507C" w:rsidRPr="005D1E90">
        <w:t xml:space="preserve">for </w:t>
      </w:r>
      <w:r w:rsidR="000D4705" w:rsidRPr="005D1E90">
        <w:t xml:space="preserve">organic </w:t>
      </w:r>
      <w:r w:rsidR="00B93A8F" w:rsidRPr="005D1E90">
        <w:t>substances</w:t>
      </w:r>
      <w:r w:rsidR="00D171B5" w:rsidRPr="005D1E90">
        <w:t xml:space="preserve"> </w:t>
      </w:r>
      <w:r w:rsidR="00CD529E" w:rsidRPr="005D1E90">
        <w:t>(</w:t>
      </w:r>
      <w:r w:rsidR="009B74B5" w:rsidRPr="00484160">
        <w:fldChar w:fldCharType="begin"/>
      </w:r>
      <w:r w:rsidR="009B74B5" w:rsidRPr="00484160">
        <w:instrText xml:space="preserve"> REF _Ref158070159 \h  \* MERGEFORMAT </w:instrText>
      </w:r>
      <w:r w:rsidR="009B74B5" w:rsidRPr="00484160">
        <w:fldChar w:fldCharType="separate"/>
      </w:r>
      <w:r w:rsidR="004871F9" w:rsidRPr="00484160">
        <w:t>Figure 1</w:t>
      </w:r>
      <w:r w:rsidR="009B74B5" w:rsidRPr="00484160">
        <w:fldChar w:fldCharType="end"/>
      </w:r>
      <w:r w:rsidR="00CD529E" w:rsidRPr="005D1E90">
        <w:t>)</w:t>
      </w:r>
      <w:customXmlDelRangeStart w:id="46" w:author="TIPS" w:date="2024-02-12T10:28:00Z"/>
      <w:sdt>
        <w:sdtPr>
          <w:id w:val="540227311"/>
          <w:citation/>
        </w:sdtPr>
        <w:sdtContent>
          <w:customXmlDelRangeEnd w:id="46"/>
          <w:del w:id="47" w:author="TIPS" w:date="2024-02-12T10:28:00Z">
            <w:r w:rsidR="00FE1D2F" w:rsidRPr="005D1E90" w:rsidDel="00913812">
              <w:fldChar w:fldCharType="begin"/>
            </w:r>
            <w:r w:rsidRPr="005D1E90" w:rsidDel="00913812">
              <w:delInstrText xml:space="preserve"> CITATION PomePeelAmount \l 1033 </w:delInstrText>
            </w:r>
            <w:r w:rsidR="00FE1D2F" w:rsidRPr="005D1E90" w:rsidDel="00913812">
              <w:fldChar w:fldCharType="separate"/>
            </w:r>
            <w:r w:rsidR="006F6A80" w:rsidRPr="005D1E90" w:rsidDel="00913812">
              <w:rPr>
                <w:noProof/>
              </w:rPr>
              <w:delText xml:space="preserve"> (Derakhshan, Ferrante and Tadi)</w:delText>
            </w:r>
            <w:r w:rsidR="00FE1D2F" w:rsidRPr="005D1E90" w:rsidDel="00913812">
              <w:rPr>
                <w:noProof/>
              </w:rPr>
              <w:fldChar w:fldCharType="end"/>
            </w:r>
          </w:del>
          <w:customXmlDelRangeStart w:id="48" w:author="TIPS" w:date="2024-02-12T10:28:00Z"/>
        </w:sdtContent>
      </w:sdt>
      <w:customXmlDelRangeEnd w:id="48"/>
      <w:r w:rsidR="00126817" w:rsidRPr="005D1E90">
        <w:t>.</w:t>
      </w:r>
      <w:del w:id="49" w:author="TIPS" w:date="2024-02-13T18:47:00Z">
        <w:r w:rsidR="00DB1533" w:rsidRPr="005D1E90" w:rsidDel="00BC37E3">
          <w:delText xml:space="preserve">For example, they have been found to have a high phenolic </w:delText>
        </w:r>
        <w:r w:rsidR="001E29B7" w:rsidRPr="005D1E90" w:rsidDel="00BC37E3">
          <w:delText xml:space="preserve">acid </w:delText>
        </w:r>
        <w:r w:rsidR="00DB1533" w:rsidRPr="005D1E90" w:rsidDel="00BC37E3">
          <w:delText>and flavonoid content</w:delText>
        </w:r>
        <w:r w:rsidR="00383089" w:rsidRPr="005D1E90" w:rsidDel="00BC37E3">
          <w:delText xml:space="preserve"> (constituted of mainly </w:delText>
        </w:r>
        <w:r w:rsidR="00067579" w:rsidRPr="005D1E90" w:rsidDel="00BC37E3">
          <w:delText>GA</w:delText>
        </w:r>
        <w:r w:rsidR="00383089" w:rsidRPr="005D1E90" w:rsidDel="00BC37E3">
          <w:delText xml:space="preserve"> and </w:delText>
        </w:r>
        <w:r w:rsidR="00067579" w:rsidRPr="005D1E90" w:rsidDel="00BC37E3">
          <w:delText>EA</w:delText>
        </w:r>
        <w:r w:rsidR="00383089" w:rsidRPr="005D1E90" w:rsidDel="00BC37E3">
          <w:delText>)</w:delText>
        </w:r>
      </w:del>
      <w:customXmlDelRangeStart w:id="50" w:author="TIPS" w:date="2024-02-13T18:47:00Z"/>
      <w:sdt>
        <w:sdtPr>
          <w:id w:val="540227312"/>
          <w:citation/>
        </w:sdtPr>
        <w:sdtContent>
          <w:customXmlDelRangeEnd w:id="50"/>
          <w:del w:id="51" w:author="TIPS" w:date="2024-02-13T18:47:00Z">
            <w:r w:rsidR="00FE1D2F" w:rsidRPr="005D1E90" w:rsidDel="00BC37E3">
              <w:fldChar w:fldCharType="begin"/>
            </w:r>
            <w:r w:rsidRPr="005D1E90" w:rsidDel="00BC37E3">
              <w:delInstrText xml:space="preserve"> CITATION DryPPP \l 1033  </w:delInstrText>
            </w:r>
            <w:r w:rsidR="00FE1D2F" w:rsidRPr="005D1E90" w:rsidDel="00BC37E3">
              <w:fldChar w:fldCharType="separate"/>
            </w:r>
            <w:r w:rsidR="006F6A80" w:rsidRPr="005D1E90" w:rsidDel="00BC37E3">
              <w:rPr>
                <w:noProof/>
              </w:rPr>
              <w:delText xml:space="preserve"> (Rashed and Tayh)</w:delText>
            </w:r>
            <w:r w:rsidR="00FE1D2F" w:rsidRPr="005D1E90" w:rsidDel="00BC37E3">
              <w:rPr>
                <w:noProof/>
              </w:rPr>
              <w:fldChar w:fldCharType="end"/>
            </w:r>
          </w:del>
          <w:customXmlDelRangeStart w:id="52" w:author="TIPS" w:date="2024-02-13T18:47:00Z"/>
        </w:sdtContent>
      </w:sdt>
      <w:customXmlDelRangeEnd w:id="52"/>
      <w:del w:id="53" w:author="TIPS" w:date="2024-02-13T18:47:00Z">
        <w:r w:rsidR="00DB1533" w:rsidRPr="005D1E90" w:rsidDel="00BC37E3">
          <w:delText>.</w:delText>
        </w:r>
      </w:del>
    </w:p>
    <w:p w14:paraId="2B299CD4" w14:textId="34044CAC" w:rsidR="0090457F" w:rsidRPr="005D1E90" w:rsidRDefault="00CB5D7A" w:rsidP="006B7D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094AEB9" wp14:editId="5D878B9F">
                <wp:simplePos x="0" y="0"/>
                <wp:positionH relativeFrom="column">
                  <wp:posOffset>1192530</wp:posOffset>
                </wp:positionH>
                <wp:positionV relativeFrom="paragraph">
                  <wp:posOffset>3451860</wp:posOffset>
                </wp:positionV>
                <wp:extent cx="3566160" cy="467995"/>
                <wp:effectExtent l="11430" t="13335" r="13335" b="13970"/>
                <wp:wrapTight wrapText="bothSides">
                  <wp:wrapPolygon edited="0">
                    <wp:start x="-73" y="-440"/>
                    <wp:lineTo x="-73" y="21160"/>
                    <wp:lineTo x="21673" y="21160"/>
                    <wp:lineTo x="21673" y="-440"/>
                    <wp:lineTo x="-73" y="-440"/>
                  </wp:wrapPolygon>
                </wp:wrapTight>
                <wp:docPr id="42167750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6160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75319" w14:textId="24ED8246" w:rsidR="005531F3" w:rsidRPr="00D251DD" w:rsidRDefault="005531F3" w:rsidP="00243AB7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54" w:name="_Ref158070159"/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D251DD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D251DD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</w:t>
                            </w:r>
                            <w:r w:rsidR="00FE1D2F" w:rsidRPr="00D251DD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54"/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t xml:space="preserve">: Some bioactive compounds </w:t>
                            </w:r>
                            <w:r w:rsidR="00E43262">
                              <w:rPr>
                                <w:i/>
                                <w:iCs/>
                                <w:sz w:val="20"/>
                              </w:rPr>
                              <w:t>present</w:t>
                            </w:r>
                            <w:r w:rsidRPr="00D251DD">
                              <w:rPr>
                                <w:i/>
                                <w:iCs/>
                                <w:sz w:val="20"/>
                              </w:rPr>
                              <w:t xml:space="preserve"> in PPs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31764767"/>
                                <w:citation/>
                              </w:sdtPr>
                              <w:sdtContent>
                                <w:r w:rsidR="00FE1D2F" w:rsidRPr="00A66D1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A66D14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PomeComposition \l 1033 </w:instrText>
                                </w:r>
                                <w:r w:rsidR="00FE1D2F" w:rsidRPr="00A66D1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(Mo, Ma and Gao)</w:t>
                                </w:r>
                                <w:r w:rsidR="00FE1D2F" w:rsidRPr="00A66D1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94AEB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3.9pt;margin-top:271.8pt;width:280.8pt;height:36.8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" strokecolor="black [3213]">
                <v:textbox inset="0,0,0,0">
                  <w:txbxContent>
                    <w:p w14:paraId="2B675319" w14:textId="24ED8246" w:rsidR="005531F3" w:rsidRPr="00D251DD" w:rsidRDefault="005531F3" w:rsidP="00243AB7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55" w:name="_Ref158070159"/>
                      <w:r w:rsidRPr="00D251DD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D251DD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D251DD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D251DD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1</w:t>
                      </w:r>
                      <w:r w:rsidR="00FE1D2F" w:rsidRPr="00D251DD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55"/>
                      <w:r w:rsidRPr="00D251DD">
                        <w:rPr>
                          <w:i/>
                          <w:iCs/>
                          <w:sz w:val="20"/>
                        </w:rPr>
                        <w:t xml:space="preserve">: Some bioactive compounds </w:t>
                      </w:r>
                      <w:r w:rsidR="00E43262">
                        <w:rPr>
                          <w:i/>
                          <w:iCs/>
                          <w:sz w:val="20"/>
                        </w:rPr>
                        <w:t>present</w:t>
                      </w:r>
                      <w:r w:rsidRPr="00D251DD">
                        <w:rPr>
                          <w:i/>
                          <w:iCs/>
                          <w:sz w:val="20"/>
                        </w:rPr>
                        <w:t xml:space="preserve"> in PPs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31764767"/>
                          <w:citation/>
                        </w:sdtPr>
                        <w:sdtContent>
                          <w:r w:rsidR="00FE1D2F" w:rsidRPr="00A66D14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A66D14">
                            <w:rPr>
                              <w:i/>
                              <w:iCs/>
                              <w:sz w:val="20"/>
                            </w:rPr>
                            <w:instrText xml:space="preserve"> CITATION PomeComposition \l 1033 </w:instrText>
                          </w:r>
                          <w:r w:rsidR="00FE1D2F" w:rsidRPr="00A66D14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(Mo, Ma and Gao)</w:t>
                          </w:r>
                          <w:r w:rsidR="00FE1D2F" w:rsidRPr="00A66D14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6B7D26" w:rsidRPr="005D1E90">
        <w:rPr>
          <w:noProof/>
        </w:rPr>
        <w:drawing>
          <wp:inline distT="0" distB="0" distL="0" distR="0" wp14:anchorId="42FFE0CC" wp14:editId="1B21C496">
            <wp:extent cx="3531870" cy="3344465"/>
            <wp:effectExtent l="19050" t="19050" r="0" b="8890"/>
            <wp:docPr id="1" name="Picture 5" descr="PomePeelCompositionWhe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mePeelCompositionWheel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239" cy="33438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243BC" w14:textId="77777777" w:rsidR="00DC142E" w:rsidRPr="005D1E90" w:rsidRDefault="00DC142E" w:rsidP="006B7D26">
      <w:pPr>
        <w:jc w:val="center"/>
      </w:pPr>
    </w:p>
    <w:p w14:paraId="189D7185" w14:textId="77777777" w:rsidR="00D67294" w:rsidRDefault="00601EF7" w:rsidP="002F1455">
      <w:r w:rsidRPr="005D1E90">
        <w:t xml:space="preserve">Hence, due to their high </w:t>
      </w:r>
      <w:r w:rsidR="001E29B7" w:rsidRPr="005D1E90">
        <w:t>p</w:t>
      </w:r>
      <w:r w:rsidR="00D65F72" w:rsidRPr="005D1E90">
        <w:t>oly</w:t>
      </w:r>
      <w:r w:rsidR="00207650" w:rsidRPr="005D1E90">
        <w:t>p</w:t>
      </w:r>
      <w:r w:rsidR="001E29B7" w:rsidRPr="005D1E90">
        <w:t xml:space="preserve">henolic content, </w:t>
      </w:r>
      <w:r w:rsidR="00BC457A" w:rsidRPr="005D1E90">
        <w:t>PP</w:t>
      </w:r>
      <w:r w:rsidR="006E5D83" w:rsidRPr="005D1E90">
        <w:t>s</w:t>
      </w:r>
      <w:r w:rsidR="00BC457A" w:rsidRPr="005D1E90">
        <w:t xml:space="preserve"> </w:t>
      </w:r>
      <w:r w:rsidR="00E6594E" w:rsidRPr="005D1E90">
        <w:t xml:space="preserve">can </w:t>
      </w:r>
      <w:r w:rsidR="005E4698" w:rsidRPr="005D1E90">
        <w:t xml:space="preserve">be used for </w:t>
      </w:r>
      <w:r w:rsidR="003467C8" w:rsidRPr="005D1E90">
        <w:t xml:space="preserve">treating heavy metal contaminated water through </w:t>
      </w:r>
      <w:del w:id="56" w:author="TIPS" w:date="2024-02-13T18:47:00Z">
        <w:r w:rsidR="003467C8" w:rsidRPr="005D1E90" w:rsidDel="00BC37E3">
          <w:delText>chelation</w:delText>
        </w:r>
      </w:del>
      <w:ins w:id="57" w:author="TIPS" w:date="2024-02-13T18:47:00Z">
        <w:r w:rsidR="00BC37E3" w:rsidRPr="005D1E90">
          <w:t xml:space="preserve"> in</w:t>
        </w:r>
        <w:r w:rsidR="00891228" w:rsidRPr="005D1E90">
          <w:t xml:space="preserve">teractions between the </w:t>
        </w:r>
      </w:ins>
      <w:r w:rsidR="00FE5A65" w:rsidRPr="005D1E90">
        <w:t>polyphenolic</w:t>
      </w:r>
      <w:ins w:id="58" w:author="TIPS" w:date="2024-02-13T18:47:00Z">
        <w:r w:rsidR="00BC37E3" w:rsidRPr="005D1E90">
          <w:t xml:space="preserve"> compounds and the </w:t>
        </w:r>
      </w:ins>
      <w:del w:id="59" w:author="TIPS" w:date="2024-02-13T18:47:00Z">
        <w:r w:rsidR="00951375" w:rsidRPr="005D1E90" w:rsidDel="00BC37E3">
          <w:delText xml:space="preserve">with </w:delText>
        </w:r>
        <w:r w:rsidR="002544C0" w:rsidRPr="005D1E90" w:rsidDel="00BC37E3">
          <w:delText xml:space="preserve">the </w:delText>
        </w:r>
      </w:del>
      <w:r w:rsidR="002544C0" w:rsidRPr="005D1E90">
        <w:t>metal ions such as copper (II) ions.</w:t>
      </w:r>
      <w:r w:rsidR="00BF121D" w:rsidRPr="005D1E90">
        <w:t xml:space="preserve"> The aim of this </w:t>
      </w:r>
      <w:r w:rsidR="007C7327" w:rsidRPr="005D1E90">
        <w:t>study</w:t>
      </w:r>
      <w:r w:rsidR="00E44B3C" w:rsidRPr="005D1E90">
        <w:t xml:space="preserve"> is to </w:t>
      </w:r>
      <w:r w:rsidR="009335E9" w:rsidRPr="005D1E90">
        <w:t xml:space="preserve">determine </w:t>
      </w:r>
      <w:r w:rsidR="00E44B3C" w:rsidRPr="005D1E90">
        <w:t xml:space="preserve">the </w:t>
      </w:r>
      <w:r w:rsidR="001E1E7A" w:rsidRPr="005D1E90">
        <w:t xml:space="preserve">most efficient method to </w:t>
      </w:r>
      <w:r w:rsidR="00EB0013" w:rsidRPr="005D1E90">
        <w:t xml:space="preserve">extract the various phenols present in </w:t>
      </w:r>
      <w:r w:rsidR="00BC457A" w:rsidRPr="005D1E90">
        <w:t>PPP</w:t>
      </w:r>
      <w:r w:rsidR="00C627F0" w:rsidRPr="005D1E90">
        <w:t xml:space="preserve"> by using various</w:t>
      </w:r>
      <w:r w:rsidR="004D04FA" w:rsidRPr="005D1E90">
        <w:t xml:space="preserve"> extraction methods and solvents</w:t>
      </w:r>
      <w:r w:rsidR="00C627F0" w:rsidRPr="005D1E90">
        <w:t>.</w:t>
      </w:r>
    </w:p>
    <w:p w14:paraId="6B18B648" w14:textId="77777777" w:rsidR="00D34457" w:rsidRDefault="007F428C" w:rsidP="00BB79B7">
      <w:pPr>
        <w:pStyle w:val="Heading1"/>
      </w:pPr>
      <w:bookmarkStart w:id="60" w:name="_Toc162731355"/>
      <w:r w:rsidRPr="00127F40">
        <w:t>3</w:t>
      </w:r>
      <w:ins w:id="61" w:author="TIPS" w:date="2024-02-12T09:56:00Z">
        <w:r w:rsidR="00E579CC">
          <w:t xml:space="preserve"> </w:t>
        </w:r>
      </w:ins>
      <w:r w:rsidR="00D34457" w:rsidRPr="00127F40">
        <w:t>Research Question</w:t>
      </w:r>
      <w:bookmarkEnd w:id="60"/>
    </w:p>
    <w:p w14:paraId="2E15E67D" w14:textId="77777777" w:rsidR="0069646E" w:rsidRDefault="00D34457" w:rsidP="00D34457">
      <w:pPr>
        <w:rPr>
          <w:rFonts w:eastAsiaTheme="majorEastAsia" w:cs="Times New Roman"/>
          <w:szCs w:val="24"/>
        </w:rPr>
      </w:pPr>
      <w:r>
        <w:t>Th</w:t>
      </w:r>
      <w:r w:rsidR="00FE67E0">
        <w:t xml:space="preserve">is </w:t>
      </w:r>
      <w:r w:rsidR="00274A97">
        <w:t>led</w:t>
      </w:r>
      <w:r w:rsidR="00FE67E0">
        <w:t xml:space="preserve"> me to formulate the</w:t>
      </w:r>
      <w:r>
        <w:t xml:space="preserve"> research question </w:t>
      </w:r>
      <w:r w:rsidR="005D6BB6">
        <w:t>–</w:t>
      </w:r>
      <w:ins w:id="62" w:author="TIPS" w:date="2024-02-13T10:41:00Z">
        <w:r w:rsidR="00164197" w:rsidRPr="00164197">
          <w:rPr>
            <w:rFonts w:cs="Times New Roman"/>
            <w:sz w:val="32"/>
            <w:szCs w:val="32"/>
          </w:rPr>
          <w:t xml:space="preserve"> </w:t>
        </w:r>
        <w:r w:rsidR="00FE1D2F" w:rsidRPr="00FE1D2F">
          <w:rPr>
            <w:b/>
            <w:bCs/>
            <w:rPrChange w:id="63" w:author="TIPS" w:date="2024-02-13T10:41:00Z">
              <w:rPr>
                <w:rFonts w:cs="Times New Roman"/>
                <w:sz w:val="32"/>
                <w:szCs w:val="32"/>
              </w:rPr>
            </w:rPrChange>
          </w:rPr>
          <w:t>How do phenolic acid derivatives obtained from pomegranate peel interact with Copper (II) ions?</w:t>
        </w:r>
      </w:ins>
      <w:del w:id="64" w:author="TIPS" w:date="2024-02-13T10:41:00Z">
        <w:r w:rsidR="005D6BB6" w:rsidRPr="00164197" w:rsidDel="00164197">
          <w:rPr>
            <w:rFonts w:eastAsiaTheme="majorEastAsia" w:cs="Times New Roman"/>
            <w:b/>
            <w:bCs/>
            <w:szCs w:val="24"/>
          </w:rPr>
          <w:delText xml:space="preserve">How does varying different factorsof extraction </w:delText>
        </w:r>
        <w:r w:rsidR="0056221B" w:rsidRPr="00164197" w:rsidDel="00164197">
          <w:rPr>
            <w:rFonts w:eastAsiaTheme="majorEastAsia" w:cs="Times New Roman"/>
            <w:b/>
            <w:bCs/>
            <w:szCs w:val="24"/>
          </w:rPr>
          <w:delText xml:space="preserve">and chelation </w:delText>
        </w:r>
        <w:r w:rsidRPr="00164197" w:rsidDel="00164197">
          <w:rPr>
            <w:rFonts w:eastAsiaTheme="majorEastAsia" w:cs="Times New Roman"/>
            <w:b/>
            <w:bCs/>
            <w:szCs w:val="24"/>
          </w:rPr>
          <w:delText xml:space="preserve">affect the </w:delText>
        </w:r>
        <w:r w:rsidR="00F261F2" w:rsidRPr="00164197" w:rsidDel="00164197">
          <w:rPr>
            <w:rFonts w:eastAsiaTheme="majorEastAsia" w:cs="Times New Roman"/>
            <w:b/>
            <w:bCs/>
            <w:szCs w:val="24"/>
          </w:rPr>
          <w:delText>CE</w:delText>
        </w:r>
        <w:r w:rsidRPr="00164197" w:rsidDel="00164197">
          <w:rPr>
            <w:rFonts w:eastAsiaTheme="majorEastAsia" w:cs="Times New Roman"/>
            <w:b/>
            <w:bCs/>
            <w:szCs w:val="24"/>
          </w:rPr>
          <w:delText xml:space="preserve"> of the extract solution as measured by UV-Vis spectroscopy?</w:delText>
        </w:r>
      </w:del>
    </w:p>
    <w:p w14:paraId="1938067B" w14:textId="36AD67F8" w:rsidR="006E278E" w:rsidRDefault="006F39DE" w:rsidP="00DE6F71">
      <w:pPr>
        <w:rPr>
          <w:rFonts w:eastAsiaTheme="majorEastAsia" w:cs="Times New Roman"/>
          <w:szCs w:val="24"/>
        </w:rPr>
      </w:pPr>
      <w:del w:id="65" w:author="TIPS" w:date="2024-02-13T18:52:00Z">
        <w:r w:rsidDel="00951051">
          <w:rPr>
            <w:rFonts w:eastAsiaTheme="majorEastAsia" w:cs="Times New Roman"/>
            <w:szCs w:val="24"/>
          </w:rPr>
          <w:delText xml:space="preserve">The study </w:delText>
        </w:r>
        <w:r w:rsidR="00C458AB" w:rsidDel="00951051">
          <w:rPr>
            <w:rFonts w:eastAsiaTheme="majorEastAsia" w:cs="Times New Roman"/>
            <w:szCs w:val="24"/>
          </w:rPr>
          <w:delText xml:space="preserve">determines the effectiveness of PPs in chelating with </w:delText>
        </w:r>
        <w:r w:rsidR="00C458AB" w:rsidRPr="00DF2E0E" w:rsidDel="00951051">
          <w:rPr>
            <w:rFonts w:eastAsiaTheme="majorEastAsia" w:cs="Times New Roman"/>
            <w:szCs w:val="24"/>
          </w:rPr>
          <w:delText>Cu</w:delText>
        </w:r>
        <w:r w:rsidR="00C458AB" w:rsidRPr="00DF2E0E" w:rsidDel="00951051">
          <w:rPr>
            <w:rFonts w:eastAsiaTheme="majorEastAsia" w:cs="Times New Roman"/>
            <w:szCs w:val="24"/>
            <w:vertAlign w:val="superscript"/>
          </w:rPr>
          <w:delText>2+</w:delText>
        </w:r>
        <w:r w:rsidR="00C458AB" w:rsidRPr="00DF2E0E" w:rsidDel="00951051">
          <w:rPr>
            <w:rFonts w:eastAsiaTheme="majorEastAsia" w:cs="Times New Roman"/>
            <w:szCs w:val="24"/>
          </w:rPr>
          <w:delText xml:space="preserve"> ion</w:delText>
        </w:r>
        <w:r w:rsidR="00C458AB" w:rsidDel="00951051">
          <w:rPr>
            <w:rFonts w:eastAsiaTheme="majorEastAsia" w:cs="Times New Roman"/>
            <w:szCs w:val="24"/>
          </w:rPr>
          <w:delText xml:space="preserve">s in various conditions. </w:delText>
        </w:r>
        <w:r w:rsidR="00771C47" w:rsidDel="00951051">
          <w:rPr>
            <w:rFonts w:eastAsiaTheme="majorEastAsia" w:cs="Times New Roman"/>
            <w:szCs w:val="24"/>
          </w:rPr>
          <w:delText>Namely, t</w:delText>
        </w:r>
      </w:del>
      <w:ins w:id="66" w:author="TIPS" w:date="2024-02-13T18:53:00Z">
        <w:r w:rsidR="00951051">
          <w:rPr>
            <w:rFonts w:eastAsiaTheme="majorEastAsia" w:cs="Times New Roman"/>
            <w:szCs w:val="24"/>
          </w:rPr>
          <w:t>T</w:t>
        </w:r>
      </w:ins>
      <w:r w:rsidR="00771C47">
        <w:rPr>
          <w:rFonts w:eastAsiaTheme="majorEastAsia" w:cs="Times New Roman"/>
          <w:szCs w:val="24"/>
        </w:rPr>
        <w:t xml:space="preserve">he study explores the optimal mass of PPP, </w:t>
      </w:r>
      <w:r w:rsidR="00216120">
        <w:rPr>
          <w:rFonts w:eastAsiaTheme="majorEastAsia" w:cs="Times New Roman"/>
          <w:szCs w:val="24"/>
        </w:rPr>
        <w:t>solvent, metal ion concentration</w:t>
      </w:r>
      <w:r w:rsidR="009B559D">
        <w:rPr>
          <w:rFonts w:eastAsiaTheme="majorEastAsia" w:cs="Times New Roman"/>
          <w:szCs w:val="24"/>
        </w:rPr>
        <w:t xml:space="preserve">, </w:t>
      </w:r>
      <w:r w:rsidR="000931E4">
        <w:rPr>
          <w:rFonts w:eastAsiaTheme="majorEastAsia" w:cs="Times New Roman"/>
          <w:szCs w:val="24"/>
        </w:rPr>
        <w:t>metal-ligand ratio</w:t>
      </w:r>
      <w:r w:rsidR="009B559D">
        <w:rPr>
          <w:rFonts w:eastAsiaTheme="majorEastAsia" w:cs="Times New Roman"/>
          <w:szCs w:val="24"/>
        </w:rPr>
        <w:t xml:space="preserve">, and pH environment </w:t>
      </w:r>
      <w:ins w:id="67" w:author="TIPS" w:date="2024-02-13T10:52:00Z">
        <w:r w:rsidR="002D03F2">
          <w:rPr>
            <w:rFonts w:eastAsiaTheme="majorEastAsia" w:cs="Times New Roman"/>
            <w:szCs w:val="24"/>
          </w:rPr>
          <w:t xml:space="preserve">which yields the highest </w:t>
        </w:r>
      </w:ins>
      <w:r w:rsidR="00FE67D7">
        <w:rPr>
          <w:rFonts w:eastAsiaTheme="majorEastAsia" w:cs="Times New Roman"/>
          <w:szCs w:val="24"/>
        </w:rPr>
        <w:t>I</w:t>
      </w:r>
      <w:ins w:id="68" w:author="TIPS" w:date="2024-02-13T10:52:00Z">
        <w:r w:rsidR="002D03F2">
          <w:rPr>
            <w:rFonts w:eastAsiaTheme="majorEastAsia" w:cs="Times New Roman"/>
            <w:szCs w:val="24"/>
          </w:rPr>
          <w:t>E</w:t>
        </w:r>
      </w:ins>
      <w:r w:rsidR="000931E4">
        <w:rPr>
          <w:rFonts w:eastAsiaTheme="majorEastAsia" w:cs="Times New Roman"/>
          <w:szCs w:val="24"/>
        </w:rPr>
        <w:t>.</w:t>
      </w:r>
      <w:ins w:id="69" w:author="TIPS" w:date="2024-02-13T10:46:00Z">
        <w:r w:rsidR="00B526A4">
          <w:rPr>
            <w:rFonts w:eastAsiaTheme="majorEastAsia" w:cs="Times New Roman"/>
            <w:szCs w:val="24"/>
          </w:rPr>
          <w:t xml:space="preserve"> </w:t>
        </w:r>
      </w:ins>
      <w:ins w:id="70" w:author="TIPS" w:date="2024-02-13T10:58:00Z">
        <w:r w:rsidR="00C85179">
          <w:rPr>
            <w:rFonts w:eastAsiaTheme="majorEastAsia" w:cs="Times New Roman"/>
            <w:szCs w:val="24"/>
          </w:rPr>
          <w:t>T</w:t>
        </w:r>
      </w:ins>
      <w:ins w:id="71" w:author="TIPS" w:date="2024-02-13T10:47:00Z">
        <w:r w:rsidR="00B526A4">
          <w:rPr>
            <w:rFonts w:eastAsiaTheme="majorEastAsia" w:cs="Times New Roman"/>
            <w:szCs w:val="24"/>
          </w:rPr>
          <w:t xml:space="preserve">o </w:t>
        </w:r>
      </w:ins>
      <w:ins w:id="72" w:author="TIPS" w:date="2024-02-13T10:48:00Z">
        <w:r w:rsidR="006A7B6E">
          <w:rPr>
            <w:rFonts w:eastAsiaTheme="majorEastAsia" w:cs="Times New Roman"/>
            <w:szCs w:val="24"/>
          </w:rPr>
          <w:t xml:space="preserve">understand the </w:t>
        </w:r>
      </w:ins>
      <w:ins w:id="73" w:author="TIPS" w:date="2024-02-13T10:53:00Z">
        <w:r w:rsidR="009E14E3">
          <w:rPr>
            <w:rFonts w:eastAsiaTheme="majorEastAsia" w:cs="Times New Roman"/>
            <w:szCs w:val="24"/>
          </w:rPr>
          <w:t xml:space="preserve">interactions </w:t>
        </w:r>
      </w:ins>
      <w:ins w:id="74" w:author="TIPS" w:date="2024-02-13T10:58:00Z">
        <w:r w:rsidR="006F21D2">
          <w:rPr>
            <w:rFonts w:eastAsiaTheme="majorEastAsia" w:cs="Times New Roman"/>
            <w:szCs w:val="24"/>
          </w:rPr>
          <w:t>between the phenolic derivatives and the copper (II) ions</w:t>
        </w:r>
      </w:ins>
      <w:ins w:id="75" w:author="TIPS" w:date="2024-02-13T10:52:00Z">
        <w:r w:rsidR="002D03F2">
          <w:rPr>
            <w:rFonts w:eastAsiaTheme="majorEastAsia" w:cs="Times New Roman"/>
            <w:szCs w:val="24"/>
          </w:rPr>
          <w:t>,</w:t>
        </w:r>
      </w:ins>
      <w:ins w:id="76" w:author="TIPS" w:date="2024-02-13T10:57:00Z">
        <w:r w:rsidR="00C85179">
          <w:rPr>
            <w:rFonts w:eastAsiaTheme="majorEastAsia" w:cs="Times New Roman"/>
            <w:szCs w:val="24"/>
          </w:rPr>
          <w:t xml:space="preserve"> </w:t>
        </w:r>
      </w:ins>
      <w:ins w:id="77" w:author="TIPS" w:date="2024-02-13T10:58:00Z">
        <w:r w:rsidR="006F21D2">
          <w:rPr>
            <w:rFonts w:eastAsiaTheme="majorEastAsia" w:cs="Times New Roman"/>
            <w:szCs w:val="24"/>
          </w:rPr>
          <w:t>we need to look into</w:t>
        </w:r>
      </w:ins>
      <w:ins w:id="78" w:author="TIPS" w:date="2024-02-13T10:54:00Z">
        <w:r w:rsidR="00152FC2">
          <w:rPr>
            <w:rFonts w:eastAsiaTheme="majorEastAsia" w:cs="Times New Roman"/>
            <w:szCs w:val="24"/>
          </w:rPr>
          <w:t xml:space="preserve"> the </w:t>
        </w:r>
      </w:ins>
      <w:ins w:id="79" w:author="TIPS" w:date="2024-02-13T10:56:00Z">
        <w:r w:rsidR="001F4419">
          <w:rPr>
            <w:rFonts w:eastAsiaTheme="majorEastAsia" w:cs="Times New Roman"/>
            <w:szCs w:val="24"/>
          </w:rPr>
          <w:t>individual component</w:t>
        </w:r>
      </w:ins>
      <w:ins w:id="80" w:author="TIPS" w:date="2024-02-13T10:59:00Z">
        <w:r w:rsidR="006F21D2">
          <w:rPr>
            <w:rFonts w:eastAsiaTheme="majorEastAsia" w:cs="Times New Roman"/>
            <w:szCs w:val="24"/>
          </w:rPr>
          <w:t>s</w:t>
        </w:r>
      </w:ins>
      <w:ins w:id="81" w:author="TIPS" w:date="2024-02-13T10:57:00Z">
        <w:r w:rsidR="00C85179">
          <w:rPr>
            <w:rFonts w:eastAsiaTheme="majorEastAsia" w:cs="Times New Roman"/>
            <w:szCs w:val="24"/>
          </w:rPr>
          <w:t>.</w:t>
        </w:r>
      </w:ins>
    </w:p>
    <w:p w14:paraId="155D5196" w14:textId="77777777" w:rsidR="003B1623" w:rsidRDefault="009A1599" w:rsidP="003B1623">
      <w:pPr>
        <w:pStyle w:val="Heading1"/>
      </w:pPr>
      <w:bookmarkStart w:id="82" w:name="_Toc162731356"/>
      <w:r>
        <w:lastRenderedPageBreak/>
        <w:t>4</w:t>
      </w:r>
      <w:r w:rsidR="0069646E">
        <w:t xml:space="preserve"> Background Information</w:t>
      </w:r>
      <w:bookmarkEnd w:id="82"/>
    </w:p>
    <w:p w14:paraId="380FA41C" w14:textId="77777777" w:rsidR="00EA5039" w:rsidRDefault="00EC6A0D" w:rsidP="006A37DF">
      <w:pPr>
        <w:pStyle w:val="Heading2"/>
      </w:pPr>
      <w:bookmarkStart w:id="83" w:name="_Toc162731357"/>
      <w:r>
        <w:rPr>
          <w:noProof/>
        </w:rPr>
        <w:drawing>
          <wp:anchor distT="0" distB="0" distL="114300" distR="114300" simplePos="0" relativeHeight="251663360" behindDoc="0" locked="0" layoutInCell="1" allowOverlap="1" wp14:anchorId="113C62A4" wp14:editId="71BFE29B">
            <wp:simplePos x="0" y="0"/>
            <wp:positionH relativeFrom="margin">
              <wp:align>left</wp:align>
            </wp:positionH>
            <wp:positionV relativeFrom="margin">
              <wp:posOffset>746760</wp:posOffset>
            </wp:positionV>
            <wp:extent cx="1799590" cy="2325370"/>
            <wp:effectExtent l="19050" t="19050" r="0" b="0"/>
            <wp:wrapSquare wrapText="bothSides"/>
            <wp:docPr id="2" name="Picture 2" descr="MolView (structural formul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lView (structural formula).png"/>
                    <pic:cNvPicPr/>
                  </pic:nvPicPr>
                  <pic:blipFill>
                    <a:blip r:embed="rId10" cstate="print"/>
                    <a:srcRect l="34890" t="8419" r="34432" b="4517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325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A1599">
        <w:t>4</w:t>
      </w:r>
      <w:r w:rsidR="00EA5039">
        <w:t>.1 Copper</w:t>
      </w:r>
      <w:bookmarkEnd w:id="83"/>
    </w:p>
    <w:p w14:paraId="4B179DFD" w14:textId="5EC82864" w:rsidR="00514184" w:rsidRDefault="00CB5D7A" w:rsidP="00983AD1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BBB535" wp14:editId="62136B5B">
                <wp:simplePos x="0" y="0"/>
                <wp:positionH relativeFrom="column">
                  <wp:posOffset>1270</wp:posOffset>
                </wp:positionH>
                <wp:positionV relativeFrom="paragraph">
                  <wp:posOffset>2505075</wp:posOffset>
                </wp:positionV>
                <wp:extent cx="1816100" cy="759460"/>
                <wp:effectExtent l="11430" t="5715" r="10795" b="6350"/>
                <wp:wrapSquare wrapText="bothSides"/>
                <wp:docPr id="95009671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BB8B0" w14:textId="04B738F2" w:rsidR="005531F3" w:rsidRPr="004C0ED1" w:rsidRDefault="005531F3" w:rsidP="00EC6A0D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</w:pP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4C0ED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4C0ED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</w:t>
                            </w:r>
                            <w:r w:rsidR="00FE1D2F" w:rsidRPr="004C0ED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>: The octahedral structure of the complex [Cu(</w:t>
                            </w:r>
                            <w:r w:rsidRPr="0018183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</w:rPr>
                              <w:t>H</w:t>
                            </w:r>
                            <w:r w:rsidRPr="0018183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18183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</w:rPr>
                              <w:t>O</w:t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>)]</w:t>
                            </w:r>
                            <w:r w:rsidRPr="00850A40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6</w:t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 xml:space="preserve"> ]</w:t>
                            </w:r>
                            <w:r w:rsidRPr="00850A40">
                              <w:rPr>
                                <w:i/>
                                <w:iCs/>
                                <w:sz w:val="20"/>
                                <w:vertAlign w:val="superscript"/>
                              </w:rPr>
                              <w:t>2+</w:t>
                            </w:r>
                            <w:r w:rsidRPr="004C0ED1">
                              <w:rPr>
                                <w:i/>
                                <w:iCs/>
                                <w:sz w:val="20"/>
                              </w:rPr>
                              <w:t xml:space="preserve"> (Hexaaquacopper(II))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-2117172103"/>
                                <w:citation/>
                              </w:sdtPr>
                              <w:sdtContent>
                                <w:r w:rsidR="00FE1D2F"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="00FE1D2F"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E95B2C"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t xml:space="preserve"> </w:t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="00FE1D2F" w:rsidRPr="001A3874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BB535" id="Text Box 70" o:spid="_x0000_s1027" type="#_x0000_t202" style="position:absolute;margin-left:.1pt;margin-top:197.25pt;width:143pt;height:59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" strokecolor="black [3213]">
                <v:textbox inset="0,0,0,0">
                  <w:txbxContent>
                    <w:p w14:paraId="2CDBB8B0" w14:textId="04B738F2" w:rsidR="005531F3" w:rsidRPr="004C0ED1" w:rsidRDefault="005531F3" w:rsidP="00EC6A0D">
                      <w:pPr>
                        <w:rPr>
                          <w:i/>
                          <w:iCs/>
                          <w:noProof/>
                          <w:sz w:val="20"/>
                        </w:rPr>
                      </w:pPr>
                      <w:r w:rsidRPr="004C0ED1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4C0ED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4C0ED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2</w:t>
                      </w:r>
                      <w:r w:rsidR="00FE1D2F" w:rsidRPr="004C0ED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>: The octahedral structure of the complex [Cu(</w:t>
                      </w:r>
                      <w:r w:rsidRPr="00181833">
                        <w:rPr>
                          <w:i/>
                          <w:iCs/>
                          <w:color w:val="000000" w:themeColor="text1"/>
                          <w:sz w:val="20"/>
                        </w:rPr>
                        <w:t>H</w:t>
                      </w:r>
                      <w:r w:rsidRPr="00181833">
                        <w:rPr>
                          <w:i/>
                          <w:iCs/>
                          <w:color w:val="000000" w:themeColor="text1"/>
                          <w:sz w:val="20"/>
                          <w:vertAlign w:val="subscript"/>
                        </w:rPr>
                        <w:t>2</w:t>
                      </w:r>
                      <w:r w:rsidRPr="00181833">
                        <w:rPr>
                          <w:i/>
                          <w:iCs/>
                          <w:color w:val="000000" w:themeColor="text1"/>
                          <w:sz w:val="20"/>
                        </w:rPr>
                        <w:t>O</w:t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>)]</w:t>
                      </w:r>
                      <w:r w:rsidRPr="00850A40">
                        <w:rPr>
                          <w:i/>
                          <w:iCs/>
                          <w:sz w:val="20"/>
                          <w:vertAlign w:val="subscript"/>
                        </w:rPr>
                        <w:t>6</w:t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 xml:space="preserve"> ]</w:t>
                      </w:r>
                      <w:r w:rsidRPr="00850A40">
                        <w:rPr>
                          <w:i/>
                          <w:iCs/>
                          <w:sz w:val="20"/>
                          <w:vertAlign w:val="superscript"/>
                        </w:rPr>
                        <w:t>2+</w:t>
                      </w:r>
                      <w:r w:rsidRPr="004C0ED1">
                        <w:rPr>
                          <w:i/>
                          <w:iCs/>
                          <w:sz w:val="20"/>
                        </w:rPr>
                        <w:t xml:space="preserve"> (Hexaaquacopper(II))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-2117172103"/>
                          <w:citation/>
                        </w:sdtPr>
                        <w:sdtContent>
                          <w:r w:rsidR="00FE1D2F" w:rsidRPr="001A3874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1A3874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="00FE1D2F" w:rsidRPr="001A3874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E95B2C">
                            <w:rPr>
                              <w:i/>
                              <w:iCs/>
                              <w:noProof/>
                              <w:sz w:val="20"/>
                            </w:rPr>
                            <w:t xml:space="preserve"> </w:t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="00FE1D2F" w:rsidRPr="001A3874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del w:id="84" w:author="TIPS" w:date="2024-02-13T11:0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8272" behindDoc="0" locked="0" layoutInCell="1" allowOverlap="1" wp14:anchorId="7123923C" wp14:editId="2199F9D0">
                  <wp:simplePos x="0" y="0"/>
                  <wp:positionH relativeFrom="column">
                    <wp:posOffset>-1940560</wp:posOffset>
                  </wp:positionH>
                  <wp:positionV relativeFrom="paragraph">
                    <wp:posOffset>1718310</wp:posOffset>
                  </wp:positionV>
                  <wp:extent cx="1816100" cy="759460"/>
                  <wp:effectExtent l="12065" t="13335" r="10160" b="8255"/>
                  <wp:wrapSquare wrapText="bothSides"/>
                  <wp:docPr id="644116598" name="Text Box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16100" cy="759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F9F32" w14:textId="1529B58B" w:rsidR="005531F3" w:rsidRPr="004C0ED1" w:rsidRDefault="005531F3" w:rsidP="004C0ED1">
                              <w:pPr>
                                <w:rPr>
                                  <w:i/>
                                  <w:iCs/>
                                  <w:noProof/>
                                  <w:sz w:val="20"/>
                                </w:rPr>
                              </w:pPr>
                              <w:bookmarkStart w:id="85" w:name="_Ref158070195"/>
                              <w:bookmarkStart w:id="86" w:name="_Ref158081251"/>
                              <w:r w:rsidRPr="004C0ED1">
                                <w:rPr>
                                  <w:i/>
                                  <w:iCs/>
                                  <w:sz w:val="20"/>
                                </w:rPr>
                                <w:t xml:space="preserve">Figure </w:t>
                              </w:r>
                              <w:r w:rsidR="00FE1D2F" w:rsidRPr="004C0ED1">
                                <w:rPr>
                                  <w:i/>
                                  <w:iCs/>
                                  <w:sz w:val="20"/>
                                </w:rPr>
                                <w:fldChar w:fldCharType="begin"/>
                              </w:r>
                              <w:r w:rsidRPr="004C0ED1">
                                <w:rPr>
                                  <w:i/>
                                  <w:iCs/>
                                  <w:sz w:val="20"/>
                                </w:rPr>
                                <w:instrText xml:space="preserve"> SEQ Figure \* ARABIC </w:instrText>
                              </w:r>
                              <w:r w:rsidR="00FE1D2F" w:rsidRPr="004C0ED1">
                                <w:rPr>
                                  <w:i/>
                                  <w:iCs/>
                                  <w:sz w:val="20"/>
                                </w:rPr>
                                <w:fldChar w:fldCharType="separate"/>
                              </w:r>
                              <w:r w:rsidR="002916AB">
                                <w:rPr>
                                  <w:i/>
                                  <w:iCs/>
                                  <w:noProof/>
                                  <w:sz w:val="20"/>
                                </w:rPr>
                                <w:t>3</w:t>
                              </w:r>
                              <w:r w:rsidR="00FE1D2F" w:rsidRPr="004C0ED1">
                                <w:rPr>
                                  <w:i/>
                                  <w:iCs/>
                                  <w:sz w:val="20"/>
                                </w:rPr>
                                <w:fldChar w:fldCharType="end"/>
                              </w:r>
                              <w:bookmarkEnd w:id="85"/>
                              <w:r w:rsidRPr="004C0ED1">
                                <w:rPr>
                                  <w:i/>
                                  <w:iCs/>
                                  <w:sz w:val="20"/>
                                </w:rPr>
                                <w:t>: The octahedral structure of the complex [Cu(</w:t>
                              </w:r>
                              <w:r w:rsidRPr="00181833">
                                <w:rPr>
                                  <w:i/>
                                  <w:iCs/>
                                  <w:color w:val="000000" w:themeColor="text1"/>
                                  <w:sz w:val="20"/>
                                </w:rPr>
                                <w:t>H</w:t>
                              </w:r>
                              <w:r w:rsidRPr="00181833">
                                <w:rPr>
                                  <w:i/>
                                  <w:iCs/>
                                  <w:color w:val="000000" w:themeColor="text1"/>
                                  <w:sz w:val="20"/>
                                  <w:vertAlign w:val="subscript"/>
                                </w:rPr>
                                <w:t>2</w:t>
                              </w:r>
                              <w:r w:rsidRPr="00181833">
                                <w:rPr>
                                  <w:i/>
                                  <w:iCs/>
                                  <w:color w:val="000000" w:themeColor="text1"/>
                                  <w:sz w:val="20"/>
                                </w:rPr>
                                <w:t>O</w:t>
                              </w:r>
                              <w:r w:rsidRPr="004C0ED1">
                                <w:rPr>
                                  <w:i/>
                                  <w:iCs/>
                                  <w:sz w:val="20"/>
                                </w:rPr>
                                <w:t>)]</w:t>
                              </w:r>
                              <w:r w:rsidRPr="00850A40">
                                <w:rPr>
                                  <w:i/>
                                  <w:iCs/>
                                  <w:sz w:val="20"/>
                                  <w:vertAlign w:val="subscript"/>
                                </w:rPr>
                                <w:t>6</w:t>
                              </w:r>
                              <w:r w:rsidRPr="004C0ED1">
                                <w:rPr>
                                  <w:i/>
                                  <w:iCs/>
                                  <w:sz w:val="20"/>
                                </w:rPr>
                                <w:t xml:space="preserve"> ]</w:t>
                              </w:r>
                              <w:r w:rsidRPr="00850A40">
                                <w:rPr>
                                  <w:i/>
                                  <w:iCs/>
                                  <w:sz w:val="20"/>
                                  <w:vertAlign w:val="superscript"/>
                                </w:rPr>
                                <w:t>2+</w:t>
                              </w:r>
                              <w:r w:rsidRPr="004C0ED1">
                                <w:rPr>
                                  <w:i/>
                                  <w:iCs/>
                                  <w:sz w:val="20"/>
                                </w:rPr>
                                <w:t xml:space="preserve"> (Hexaaquacopper(II))</w:t>
                              </w:r>
                              <w:sdt>
                                <w:sdtPr>
                                  <w:rPr>
                                    <w:i/>
                                    <w:iCs/>
                                    <w:sz w:val="20"/>
                                  </w:rPr>
                                  <w:id w:val="1093775064"/>
                                  <w:citation/>
                                </w:sdtPr>
                                <w:sdtContent>
                                  <w:r w:rsidR="00FE1D2F" w:rsidRPr="001A3874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begin"/>
                                  </w:r>
                                  <w:r w:rsidRPr="001A3874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instrText xml:space="preserve"> CITATION MolView \l 1033 </w:instrText>
                                  </w:r>
                                  <w:r w:rsidR="00FE1D2F" w:rsidRPr="001A3874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separate"/>
                                  </w:r>
                                  <w:r w:rsidR="00E95B2C">
                                    <w:rPr>
                                      <w:i/>
                                      <w:iCs/>
                                      <w:noProof/>
                                      <w:sz w:val="20"/>
                                    </w:rPr>
                                    <w:t xml:space="preserve"> </w:t>
                                  </w:r>
                                  <w:r w:rsidR="00E95B2C" w:rsidRPr="00E95B2C">
                                    <w:rPr>
                                      <w:noProof/>
                                      <w:sz w:val="20"/>
                                    </w:rPr>
                                    <w:t>(MolView)</w:t>
                                  </w:r>
                                  <w:r w:rsidR="00FE1D2F" w:rsidRPr="001A3874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86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7123923C" id="Text Box 13" o:spid="_x0000_s1028" type="#_x0000_t202" style="position:absolute;margin-left:-152.8pt;margin-top:135.3pt;width:143pt;height:59.8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" strokecolor="black [3213]">
                  <v:textbox inset="0,0,0,0">
                    <w:txbxContent>
                      <w:p w14:paraId="00FF9F32" w14:textId="1529B58B" w:rsidR="005531F3" w:rsidRPr="004C0ED1" w:rsidRDefault="005531F3" w:rsidP="004C0ED1">
                        <w:pPr>
                          <w:rPr>
                            <w:i/>
                            <w:iCs/>
                            <w:noProof/>
                            <w:sz w:val="20"/>
                          </w:rPr>
                        </w:pPr>
                        <w:bookmarkStart w:id="87" w:name="_Ref158070195"/>
                        <w:bookmarkStart w:id="88" w:name="_Ref158081251"/>
                        <w:r w:rsidRPr="004C0ED1">
                          <w:rPr>
                            <w:i/>
                            <w:iCs/>
                            <w:sz w:val="20"/>
                          </w:rPr>
                          <w:t xml:space="preserve">Figure </w:t>
                        </w:r>
                        <w:r w:rsidR="00FE1D2F" w:rsidRPr="004C0ED1">
                          <w:rPr>
                            <w:i/>
                            <w:iCs/>
                            <w:sz w:val="20"/>
                          </w:rPr>
                          <w:fldChar w:fldCharType="begin"/>
                        </w:r>
                        <w:r w:rsidRPr="004C0ED1">
                          <w:rPr>
                            <w:i/>
                            <w:iCs/>
                            <w:sz w:val="20"/>
                          </w:rPr>
                          <w:instrText xml:space="preserve"> SEQ Figure \* ARABIC </w:instrText>
                        </w:r>
                        <w:r w:rsidR="00FE1D2F" w:rsidRPr="004C0ED1">
                          <w:rPr>
                            <w:i/>
                            <w:iCs/>
                            <w:sz w:val="20"/>
                          </w:rPr>
                          <w:fldChar w:fldCharType="separate"/>
                        </w:r>
                        <w:r w:rsidR="002916AB">
                          <w:rPr>
                            <w:i/>
                            <w:iCs/>
                            <w:noProof/>
                            <w:sz w:val="20"/>
                          </w:rPr>
                          <w:t>3</w:t>
                        </w:r>
                        <w:r w:rsidR="00FE1D2F" w:rsidRPr="004C0ED1">
                          <w:rPr>
                            <w:i/>
                            <w:iCs/>
                            <w:sz w:val="20"/>
                          </w:rPr>
                          <w:fldChar w:fldCharType="end"/>
                        </w:r>
                        <w:bookmarkEnd w:id="87"/>
                        <w:r w:rsidRPr="004C0ED1">
                          <w:rPr>
                            <w:i/>
                            <w:iCs/>
                            <w:sz w:val="20"/>
                          </w:rPr>
                          <w:t>: The octahedral structure of the complex [Cu(</w:t>
                        </w:r>
                        <w:r w:rsidRPr="00181833">
                          <w:rPr>
                            <w:i/>
                            <w:iCs/>
                            <w:color w:val="000000" w:themeColor="text1"/>
                            <w:sz w:val="20"/>
                          </w:rPr>
                          <w:t>H</w:t>
                        </w:r>
                        <w:r w:rsidRPr="00181833">
                          <w:rPr>
                            <w:i/>
                            <w:iCs/>
                            <w:color w:val="000000" w:themeColor="text1"/>
                            <w:sz w:val="20"/>
                            <w:vertAlign w:val="subscript"/>
                          </w:rPr>
                          <w:t>2</w:t>
                        </w:r>
                        <w:r w:rsidRPr="00181833">
                          <w:rPr>
                            <w:i/>
                            <w:iCs/>
                            <w:color w:val="000000" w:themeColor="text1"/>
                            <w:sz w:val="20"/>
                          </w:rPr>
                          <w:t>O</w:t>
                        </w:r>
                        <w:r w:rsidRPr="004C0ED1">
                          <w:rPr>
                            <w:i/>
                            <w:iCs/>
                            <w:sz w:val="20"/>
                          </w:rPr>
                          <w:t>)]</w:t>
                        </w:r>
                        <w:r w:rsidRPr="00850A40">
                          <w:rPr>
                            <w:i/>
                            <w:iCs/>
                            <w:sz w:val="20"/>
                            <w:vertAlign w:val="subscript"/>
                          </w:rPr>
                          <w:t>6</w:t>
                        </w:r>
                        <w:r w:rsidRPr="004C0ED1">
                          <w:rPr>
                            <w:i/>
                            <w:iCs/>
                            <w:sz w:val="20"/>
                          </w:rPr>
                          <w:t xml:space="preserve"> ]</w:t>
                        </w:r>
                        <w:r w:rsidRPr="00850A40">
                          <w:rPr>
                            <w:i/>
                            <w:iCs/>
                            <w:sz w:val="20"/>
                            <w:vertAlign w:val="superscript"/>
                          </w:rPr>
                          <w:t>2+</w:t>
                        </w:r>
                        <w:r w:rsidRPr="004C0ED1">
                          <w:rPr>
                            <w:i/>
                            <w:iCs/>
                            <w:sz w:val="20"/>
                          </w:rPr>
                          <w:t xml:space="preserve"> (Hexaaquacopper(II))</w:t>
                        </w:r>
                        <w:sdt>
                          <w:sdtPr>
                            <w:rPr>
                              <w:i/>
                              <w:iCs/>
                              <w:sz w:val="20"/>
                            </w:rPr>
                            <w:id w:val="1093775064"/>
                            <w:citation/>
                          </w:sdtPr>
                          <w:sdtContent>
                            <w:r w:rsidR="00FE1D2F" w:rsidRPr="001A3874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1A3874">
                              <w:rPr>
                                <w:i/>
                                <w:iCs/>
                                <w:sz w:val="20"/>
                              </w:rPr>
                              <w:instrText xml:space="preserve"> CITATION MolView \l 1033 </w:instrText>
                            </w:r>
                            <w:r w:rsidR="00FE1D2F" w:rsidRPr="001A3874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E95B2C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 xml:space="preserve"> </w:t>
                            </w:r>
                            <w:r w:rsidR="00E95B2C" w:rsidRPr="00E95B2C">
                              <w:rPr>
                                <w:noProof/>
                                <w:sz w:val="20"/>
                              </w:rPr>
                              <w:t>(MolView)</w:t>
                            </w:r>
                            <w:r w:rsidR="00FE1D2F" w:rsidRPr="001A3874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</w:sdtContent>
                        </w:sdt>
                        <w:bookmarkEnd w:id="88"/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702B0C" w:rsidDel="00C3185F">
          <w:delText xml:space="preserve">Present </w:delText>
        </w:r>
      </w:del>
      <w:ins w:id="89" w:author="TIPS" w:date="2024-02-13T11:00:00Z">
        <w:r w:rsidR="00C3185F">
          <w:t xml:space="preserve">In the center of the interaction </w:t>
        </w:r>
      </w:ins>
      <w:ins w:id="90" w:author="TIPS" w:date="2024-02-13T11:01:00Z">
        <w:r w:rsidR="00C3185F">
          <w:t xml:space="preserve">is the metal ion, copper. Located </w:t>
        </w:r>
      </w:ins>
      <w:del w:id="91" w:author="TIPS" w:date="2024-02-13T11:01:00Z">
        <w:r w:rsidR="00702B0C" w:rsidDel="00C3185F">
          <w:delText>i</w:delText>
        </w:r>
      </w:del>
      <w:r w:rsidR="00B11E27">
        <w:t>in</w:t>
      </w:r>
      <w:r w:rsidR="00702B0C">
        <w:t xml:space="preserve"> the</w:t>
      </w:r>
      <w:r w:rsidR="00713064">
        <w:t xml:space="preserve"> d-block of the periodic ta</w:t>
      </w:r>
      <w:r w:rsidR="002325F3">
        <w:t xml:space="preserve">ble, </w:t>
      </w:r>
      <w:del w:id="92" w:author="TIPS" w:date="2024-02-13T11:01:00Z">
        <w:r w:rsidR="002325F3" w:rsidDel="00BB4D77">
          <w:delText xml:space="preserve">copper </w:delText>
        </w:r>
      </w:del>
      <w:ins w:id="93" w:author="TIPS" w:date="2024-02-13T11:01:00Z">
        <w:r w:rsidR="00BB4D77">
          <w:t xml:space="preserve">it </w:t>
        </w:r>
      </w:ins>
      <w:r w:rsidR="002325F3">
        <w:t xml:space="preserve">is a transition metal with </w:t>
      </w:r>
      <w:r w:rsidR="00CA4088">
        <w:t>a</w:t>
      </w:r>
      <w:r w:rsidR="00095DA7">
        <w:t xml:space="preserve"> unique electronic configuration of [Ar]4s</w:t>
      </w:r>
      <w:r w:rsidR="00095DA7" w:rsidRPr="00095DA7">
        <w:rPr>
          <w:vertAlign w:val="superscript"/>
        </w:rPr>
        <w:t>1</w:t>
      </w:r>
      <w:r w:rsidR="00095DA7">
        <w:t>3d</w:t>
      </w:r>
      <w:r w:rsidR="00095DA7" w:rsidRPr="00095DA7">
        <w:rPr>
          <w:vertAlign w:val="superscript"/>
        </w:rPr>
        <w:t>10</w:t>
      </w:r>
      <w:r w:rsidR="00095DA7">
        <w:t xml:space="preserve">. This </w:t>
      </w:r>
      <w:r w:rsidR="00334ADC">
        <w:t xml:space="preserve">configuration is taken by the copper atom as it is </w:t>
      </w:r>
      <w:r w:rsidR="00334ADC" w:rsidRPr="00FA036B">
        <w:t>more stable</w:t>
      </w:r>
      <w:r w:rsidR="00334ADC">
        <w:t xml:space="preserve"> having an incomplete s-orbital than an incompletely filled d-orbital</w:t>
      </w:r>
      <w:sdt>
        <w:sdtPr>
          <w:id w:val="540227764"/>
          <w:citation/>
        </w:sdtPr>
        <w:sdtContent>
          <w:r w:rsidR="00FE1D2F">
            <w:fldChar w:fldCharType="begin"/>
          </w:r>
          <w:r w:rsidR="008B6AA1">
            <w:instrText xml:space="preserve">CITATION CourseBook \l 1033 </w:instrText>
          </w:r>
          <w:r w:rsidR="00FE1D2F">
            <w:fldChar w:fldCharType="separate"/>
          </w:r>
          <w:r w:rsidR="00E95B2C">
            <w:rPr>
              <w:noProof/>
            </w:rPr>
            <w:t xml:space="preserve"> (Brown and Ford)</w:t>
          </w:r>
          <w:r w:rsidR="00FE1D2F">
            <w:rPr>
              <w:noProof/>
            </w:rPr>
            <w:fldChar w:fldCharType="end"/>
          </w:r>
        </w:sdtContent>
      </w:sdt>
      <w:r w:rsidR="00334ADC">
        <w:t>.</w:t>
      </w:r>
      <w:ins w:id="94" w:author="TIPS" w:date="2024-02-14T13:57:00Z">
        <w:r w:rsidR="001E6FBB">
          <w:t xml:space="preserve"> </w:t>
        </w:r>
      </w:ins>
      <w:r w:rsidR="0069190E">
        <w:t>C</w:t>
      </w:r>
      <w:r w:rsidR="008E002B">
        <w:t xml:space="preserve">opper can exist in </w:t>
      </w:r>
      <w:r w:rsidR="0069190E">
        <w:t xml:space="preserve">two </w:t>
      </w:r>
      <w:r w:rsidR="008E002B">
        <w:t>oxidation states</w:t>
      </w:r>
      <w:r w:rsidR="003627D2">
        <w:t xml:space="preserve"> including as Cu</w:t>
      </w:r>
      <w:r w:rsidR="003627D2" w:rsidRPr="003627D2">
        <w:rPr>
          <w:vertAlign w:val="superscript"/>
        </w:rPr>
        <w:t>+</w:t>
      </w:r>
      <w:r w:rsidR="008E002B">
        <w:t>,</w:t>
      </w:r>
      <w:r w:rsidR="003627D2">
        <w:t xml:space="preserve"> however,</w:t>
      </w:r>
      <w:r w:rsidR="008E002B">
        <w:t xml:space="preserve"> it is most commonly found as Cu</w:t>
      </w:r>
      <w:r w:rsidR="008E002B" w:rsidRPr="008E002B">
        <w:rPr>
          <w:vertAlign w:val="superscript"/>
        </w:rPr>
        <w:t>2+</w:t>
      </w:r>
      <w:r w:rsidR="000E3871">
        <w:t>with the loss of</w:t>
      </w:r>
      <w:r w:rsidR="00926B94">
        <w:t xml:space="preserve"> one electron from the outermost 4s-subshell and the loss of another electron from the 3d-subshell.</w:t>
      </w:r>
      <w:r w:rsidR="00FC397B">
        <w:t xml:space="preserve"> In its more stable +2 oxidation state, copper ions </w:t>
      </w:r>
      <w:r w:rsidR="005A42BA">
        <w:t xml:space="preserve">have </w:t>
      </w:r>
      <w:r w:rsidR="00484160">
        <w:t xml:space="preserve">a maximum of </w:t>
      </w:r>
      <w:r w:rsidR="00BA3A24">
        <w:t>six binding sites as show</w:t>
      </w:r>
      <w:r w:rsidR="003529C0">
        <w:t>n in</w:t>
      </w:r>
      <w:ins w:id="95" w:author="TIPS" w:date="2024-02-11T23:17:00Z">
        <w:r w:rsidR="005B4C01">
          <w:t xml:space="preserve"> </w:t>
        </w:r>
      </w:ins>
      <w:r w:rsidR="00FE1D2F" w:rsidRPr="00484160">
        <w:fldChar w:fldCharType="begin"/>
      </w:r>
      <w:r w:rsidR="004871F9" w:rsidRPr="00484160">
        <w:instrText xml:space="preserve"> REF _Ref158070195 \h </w:instrText>
      </w:r>
      <w:r w:rsidR="00484160">
        <w:instrText xml:space="preserve"> \* MERGEFORMAT </w:instrText>
      </w:r>
      <w:r w:rsidR="00FE1D2F" w:rsidRPr="00484160">
        <w:fldChar w:fldCharType="separate"/>
      </w:r>
      <w:r w:rsidR="004871F9" w:rsidRPr="00484160">
        <w:t>Figure 2</w:t>
      </w:r>
      <w:r w:rsidR="00FE1D2F" w:rsidRPr="00484160">
        <w:fldChar w:fldCharType="end"/>
      </w:r>
      <w:r w:rsidR="00BA3A24">
        <w:t>.</w:t>
      </w:r>
    </w:p>
    <w:p w14:paraId="6414C840" w14:textId="3D628971" w:rsidR="000722CD" w:rsidRPr="00827AC1" w:rsidRDefault="00740CE3" w:rsidP="00827AC1">
      <w:del w:id="96" w:author="TIPS" w:date="2024-02-13T11:03:00Z">
        <w:r w:rsidDel="002E0E35">
          <w:delText xml:space="preserve">The indispensability of copper in the human body is </w:delText>
        </w:r>
        <w:r w:rsidR="002976B6" w:rsidDel="002E0E35">
          <w:delText>seen through its positive correlation with</w:delText>
        </w:r>
      </w:del>
      <w:ins w:id="97" w:author="TIPS" w:date="2024-02-13T11:03:00Z">
        <w:r w:rsidR="002E0E35">
          <w:t>Although essential for</w:t>
        </w:r>
      </w:ins>
      <w:r w:rsidR="002976B6">
        <w:t xml:space="preserve"> bone and cardiovascular health</w:t>
      </w:r>
      <w:sdt>
        <w:sdtPr>
          <w:id w:val="613314719"/>
          <w:citation/>
        </w:sdtPr>
        <w:sdtContent>
          <w:r w:rsidR="00FE1D2F">
            <w:fldChar w:fldCharType="begin"/>
          </w:r>
          <w:r w:rsidR="006A7027">
            <w:instrText xml:space="preserve">CITATION CopperHumans \l 1033 </w:instrText>
          </w:r>
          <w:r w:rsidR="00FE1D2F">
            <w:fldChar w:fldCharType="separate"/>
          </w:r>
          <w:r w:rsidR="00E95B2C">
            <w:rPr>
              <w:noProof/>
            </w:rPr>
            <w:t xml:space="preserve"> (Araya, Olivares and Pizarro)</w:t>
          </w:r>
          <w:r w:rsidR="00FE1D2F">
            <w:rPr>
              <w:noProof/>
            </w:rPr>
            <w:fldChar w:fldCharType="end"/>
          </w:r>
        </w:sdtContent>
      </w:sdt>
      <w:ins w:id="98" w:author="TIPS" w:date="2024-02-13T11:03:00Z">
        <w:r w:rsidR="002E0E35">
          <w:t>,</w:t>
        </w:r>
      </w:ins>
      <w:r w:rsidR="00627A83">
        <w:t xml:space="preserve"> </w:t>
      </w:r>
      <w:del w:id="99" w:author="TIPS" w:date="2024-02-13T11:03:00Z">
        <w:r w:rsidR="002976B6" w:rsidDel="002E0E35">
          <w:delText>.</w:delText>
        </w:r>
        <w:r w:rsidR="00F02718" w:rsidDel="002E0E35">
          <w:delText>C</w:delText>
        </w:r>
        <w:r w:rsidR="00F02718" w:rsidDel="00C9604F">
          <w:delText xml:space="preserve">opper is generally introduced into the body through foods and water </w:delText>
        </w:r>
      </w:del>
      <w:customXmlDelRangeStart w:id="100" w:author="TIPS" w:date="2024-02-13T11:03:00Z"/>
      <w:sdt>
        <w:sdtPr>
          <w:id w:val="613314727"/>
          <w:citation/>
        </w:sdtPr>
        <w:sdtContent>
          <w:customXmlDelRangeEnd w:id="100"/>
          <w:del w:id="101" w:author="TIPS" w:date="2024-02-13T11:03:00Z">
            <w:r w:rsidR="00FE1D2F" w:rsidDel="00C9604F">
              <w:fldChar w:fldCharType="begin"/>
            </w:r>
            <w:r w:rsidDel="00C9604F">
              <w:delInstrText xml:space="preserve"> CITATION CopperWater \l 1033 </w:delInstrText>
            </w:r>
            <w:r w:rsidR="00FE1D2F" w:rsidDel="00C9604F">
              <w:fldChar w:fldCharType="separate"/>
            </w:r>
            <w:r w:rsidR="006F6A80" w:rsidDel="00C9604F">
              <w:rPr>
                <w:noProof/>
              </w:rPr>
              <w:delText>(Manne, Kumaradoss and Iska)</w:delText>
            </w:r>
            <w:r w:rsidR="00FE1D2F" w:rsidDel="00C9604F">
              <w:rPr>
                <w:noProof/>
              </w:rPr>
              <w:fldChar w:fldCharType="end"/>
            </w:r>
          </w:del>
          <w:customXmlDelRangeStart w:id="102" w:author="TIPS" w:date="2024-02-13T11:03:00Z"/>
        </w:sdtContent>
      </w:sdt>
      <w:customXmlDelRangeEnd w:id="102"/>
      <w:del w:id="103" w:author="TIPS" w:date="2024-02-13T11:03:00Z">
        <w:r w:rsidR="00F02718" w:rsidDel="00C9604F">
          <w:delText xml:space="preserve">. </w:delText>
        </w:r>
        <w:r w:rsidR="00152E94" w:rsidDel="00C9604F">
          <w:delText xml:space="preserve">However, </w:delText>
        </w:r>
      </w:del>
      <w:del w:id="104" w:author="TIPS" w:date="2024-02-13T11:04:00Z">
        <w:r w:rsidR="00B44F75" w:rsidDel="00C9604F">
          <w:delText xml:space="preserve">prolonged excess </w:delText>
        </w:r>
      </w:del>
      <w:r w:rsidR="00B44F75">
        <w:t xml:space="preserve">copper </w:t>
      </w:r>
      <w:del w:id="105" w:author="TIPS" w:date="2024-02-13T11:04:00Z">
        <w:r w:rsidR="00B44F75" w:rsidDel="00C9604F">
          <w:delText xml:space="preserve">exposure </w:delText>
        </w:r>
      </w:del>
      <w:r w:rsidR="007C1BE0">
        <w:t xml:space="preserve">has been </w:t>
      </w:r>
      <w:r w:rsidR="00D45009">
        <w:t xml:space="preserve">linked </w:t>
      </w:r>
      <w:r w:rsidR="007C1BE0">
        <w:t xml:space="preserve">to </w:t>
      </w:r>
      <w:ins w:id="106" w:author="TIPS" w:date="2024-02-13T18:50:00Z">
        <w:r w:rsidR="00FB4069">
          <w:t xml:space="preserve">several </w:t>
        </w:r>
      </w:ins>
      <w:r w:rsidR="00863A55">
        <w:t xml:space="preserve">adverse </w:t>
      </w:r>
      <w:del w:id="107" w:author="TIPS" w:date="2024-02-13T11:04:00Z">
        <w:r w:rsidR="00863A55" w:rsidDel="00C9604F">
          <w:delText xml:space="preserve">gastrointestinal </w:delText>
        </w:r>
      </w:del>
      <w:r w:rsidR="003E0B8A">
        <w:t xml:space="preserve">effects </w:t>
      </w:r>
      <w:del w:id="108" w:author="TIPS" w:date="2024-02-13T11:04:00Z">
        <w:r w:rsidR="007C1BE0" w:rsidDel="00C9604F">
          <w:delText xml:space="preserve">and liver </w:delText>
        </w:r>
        <w:r w:rsidR="00143082" w:rsidDel="00C9604F">
          <w:delText>toxicosis</w:delText>
        </w:r>
        <w:r w:rsidR="00DB3A43" w:rsidDel="00C9604F">
          <w:delText xml:space="preserve"> </w:delText>
        </w:r>
      </w:del>
      <w:r w:rsidR="00DB3A43">
        <w:t xml:space="preserve">in </w:t>
      </w:r>
      <w:del w:id="109" w:author="TIPS" w:date="2024-02-13T11:04:00Z">
        <w:r w:rsidR="00DB3A43" w:rsidDel="00C9604F">
          <w:delText>children</w:delText>
        </w:r>
      </w:del>
      <w:ins w:id="110" w:author="TIPS" w:date="2024-02-13T11:04:00Z">
        <w:r w:rsidR="00C9604F">
          <w:t>the body</w:t>
        </w:r>
      </w:ins>
      <w:sdt>
        <w:sdtPr>
          <w:id w:val="613314725"/>
          <w:citation/>
        </w:sdtPr>
        <w:sdtContent>
          <w:r w:rsidR="00FE1D2F">
            <w:fldChar w:fldCharType="begin"/>
          </w:r>
          <w:r>
            <w:instrText xml:space="preserve"> CITATION CopperWater \l 1033 </w:instrText>
          </w:r>
          <w:r w:rsidR="00FE1D2F">
            <w:fldChar w:fldCharType="separate"/>
          </w:r>
          <w:r w:rsidR="00E95B2C">
            <w:rPr>
              <w:noProof/>
            </w:rPr>
            <w:t xml:space="preserve"> (Manne, Kumaradoss and Iska)</w:t>
          </w:r>
          <w:r w:rsidR="00FE1D2F">
            <w:rPr>
              <w:noProof/>
            </w:rPr>
            <w:fldChar w:fldCharType="end"/>
          </w:r>
        </w:sdtContent>
      </w:sdt>
      <w:r w:rsidR="00CE33C0">
        <w:t>.</w:t>
      </w:r>
      <w:ins w:id="111" w:author="TIPS" w:date="2024-02-13T11:04:00Z">
        <w:r w:rsidR="00C9604F">
          <w:t xml:space="preserve"> </w:t>
        </w:r>
      </w:ins>
      <w:del w:id="112" w:author="TIPS" w:date="2024-02-13T11:04:00Z">
        <w:r w:rsidR="0036531C" w:rsidDel="00D72ABE">
          <w:delText xml:space="preserve">Copper </w:delText>
        </w:r>
      </w:del>
      <w:ins w:id="113" w:author="TIPS" w:date="2024-02-13T11:04:00Z">
        <w:r w:rsidR="00D72ABE">
          <w:t xml:space="preserve">It </w:t>
        </w:r>
      </w:ins>
      <w:r w:rsidR="0036531C">
        <w:t>is mainly introduced into the</w:t>
      </w:r>
      <w:ins w:id="114" w:author="TIPS" w:date="2024-02-13T11:05:00Z">
        <w:r w:rsidR="00D72ABE">
          <w:t xml:space="preserve"> body through</w:t>
        </w:r>
      </w:ins>
      <w:r w:rsidR="0036531C">
        <w:t xml:space="preserve"> water</w:t>
      </w:r>
      <w:ins w:id="115" w:author="TIPS" w:date="2024-02-13T18:51:00Z">
        <w:r w:rsidR="00CC733D">
          <w:t xml:space="preserve"> </w:t>
        </w:r>
      </w:ins>
      <w:del w:id="116" w:author="TIPS" w:date="2024-02-13T18:51:00Z">
        <w:r w:rsidR="0036531C" w:rsidDel="00CC733D">
          <w:delText xml:space="preserve"> system </w:delText>
        </w:r>
      </w:del>
      <w:del w:id="117" w:author="TIPS" w:date="2024-02-13T11:05:00Z">
        <w:r w:rsidR="0036531C" w:rsidDel="00D72ABE">
          <w:delText xml:space="preserve">through the use of copper piping </w:delText>
        </w:r>
        <w:r w:rsidR="00BA33CF" w:rsidDel="00D72ABE">
          <w:delText xml:space="preserve">and land and mining operations </w:delText>
        </w:r>
      </w:del>
      <w:sdt>
        <w:sdtPr>
          <w:id w:val="613314728"/>
          <w:citation/>
        </w:sdtPr>
        <w:sdtContent>
          <w:r w:rsidR="00FE1D2F">
            <w:fldChar w:fldCharType="begin"/>
          </w:r>
          <w:r>
            <w:instrText xml:space="preserve"> CITATION CopperWater \l 1033 </w:instrText>
          </w:r>
          <w:r w:rsidR="00FE1D2F">
            <w:fldChar w:fldCharType="separate"/>
          </w:r>
          <w:r w:rsidR="00E95B2C">
            <w:rPr>
              <w:noProof/>
            </w:rPr>
            <w:t>(Manne, Kumaradoss and Iska)</w:t>
          </w:r>
          <w:r w:rsidR="00FE1D2F">
            <w:rPr>
              <w:noProof/>
            </w:rPr>
            <w:fldChar w:fldCharType="end"/>
          </w:r>
        </w:sdtContent>
      </w:sdt>
      <w:del w:id="118" w:author="TIPS" w:date="2024-02-13T18:51:00Z">
        <w:r w:rsidR="00BA33CF" w:rsidDel="00064C23">
          <w:delText>.</w:delText>
        </w:r>
      </w:del>
      <w:ins w:id="119" w:author="TIPS" w:date="2024-02-13T18:51:00Z">
        <w:r w:rsidR="00064C23">
          <w:t xml:space="preserve"> – which is </w:t>
        </w:r>
      </w:ins>
      <w:ins w:id="120" w:author="TIPS" w:date="2024-02-13T18:52:00Z">
        <w:r w:rsidR="00064C23">
          <w:t>the motive behind</w:t>
        </w:r>
      </w:ins>
      <w:ins w:id="121" w:author="TIPS" w:date="2024-02-13T11:05:00Z">
        <w:r w:rsidR="00640BDA">
          <w:t xml:space="preserve"> </w:t>
        </w:r>
      </w:ins>
      <w:r w:rsidR="00C6352F">
        <w:t>this</w:t>
      </w:r>
      <w:ins w:id="122" w:author="TIPS" w:date="2024-02-13T11:05:00Z">
        <w:r w:rsidR="00640BDA">
          <w:t xml:space="preserve"> research </w:t>
        </w:r>
      </w:ins>
      <w:ins w:id="123" w:author="TIPS" w:date="2024-02-13T11:07:00Z">
        <w:r w:rsidR="00A7668A">
          <w:t>in reducing copper content in water.</w:t>
        </w:r>
      </w:ins>
    </w:p>
    <w:p w14:paraId="0C533B2F" w14:textId="77777777" w:rsidR="00CF5C70" w:rsidRDefault="001D18F8" w:rsidP="00CF5C70">
      <w:pPr>
        <w:pStyle w:val="Heading2"/>
      </w:pPr>
      <w:bookmarkStart w:id="124" w:name="_Toc162731358"/>
      <w:r>
        <w:t>4</w:t>
      </w:r>
      <w:r w:rsidR="00CF5C70">
        <w:t xml:space="preserve">.2 </w:t>
      </w:r>
      <w:r w:rsidR="008D76CE">
        <w:t xml:space="preserve">Ligands and </w:t>
      </w:r>
      <w:r w:rsidR="000722CD">
        <w:t>Colored</w:t>
      </w:r>
      <w:r w:rsidR="00CF5C70">
        <w:t xml:space="preserve"> Complexes</w:t>
      </w:r>
      <w:bookmarkEnd w:id="124"/>
    </w:p>
    <w:p w14:paraId="70123E2E" w14:textId="77777777" w:rsidR="00CD413F" w:rsidRDefault="007049E4" w:rsidP="00CD413F">
      <w:pPr>
        <w:rPr>
          <w:noProof/>
        </w:rPr>
      </w:pPr>
      <w:ins w:id="125" w:author="TIPS" w:date="2024-02-13T11:09:00Z">
        <w:r>
          <w:t xml:space="preserve">Before moving onto the properties of the </w:t>
        </w:r>
      </w:ins>
      <w:ins w:id="126" w:author="TIPS" w:date="2024-02-13T11:10:00Z">
        <w:r>
          <w:t>aforementioned</w:t>
        </w:r>
      </w:ins>
      <w:ins w:id="127" w:author="TIPS" w:date="2024-02-13T11:09:00Z">
        <w:r>
          <w:t xml:space="preserve"> phenolic derivatives</w:t>
        </w:r>
      </w:ins>
      <w:ins w:id="128" w:author="TIPS" w:date="2024-02-13T11:10:00Z">
        <w:r>
          <w:t xml:space="preserve">, </w:t>
        </w:r>
        <w:r w:rsidR="00835624">
          <w:t xml:space="preserve">we must first </w:t>
        </w:r>
        <w:r w:rsidR="00163F77">
          <w:t xml:space="preserve">understand what they are </w:t>
        </w:r>
      </w:ins>
      <w:ins w:id="129" w:author="TIPS" w:date="2024-02-13T11:11:00Z">
        <w:r w:rsidR="00163F77">
          <w:t xml:space="preserve">in this experiment – ligands. </w:t>
        </w:r>
      </w:ins>
      <w:r w:rsidR="00FA0318" w:rsidRPr="00FA0318">
        <w:t>Metal ions and ligands</w:t>
      </w:r>
      <w:r w:rsidR="00FA0318">
        <w:t xml:space="preserve"> participate in Lewis Acid/</w:t>
      </w:r>
      <w:r w:rsidR="00FA0318" w:rsidRPr="00FA0318">
        <w:t>Base interactions through electron pair donation</w:t>
      </w:r>
      <w:r w:rsidR="00477F2C">
        <w:t xml:space="preserve"> by the ligand</w:t>
      </w:r>
      <w:r w:rsidR="005101C0">
        <w:t>s</w:t>
      </w:r>
      <w:r w:rsidR="00FA0318" w:rsidRPr="00FA0318">
        <w:t>, lead</w:t>
      </w:r>
      <w:r w:rsidR="00FF4FC8">
        <w:t>ing</w:t>
      </w:r>
      <w:r w:rsidR="00FA0318" w:rsidRPr="00FA0318">
        <w:t xml:space="preserve"> to the form</w:t>
      </w:r>
      <w:r w:rsidR="00B9656B">
        <w:t>ation of coordination complexes</w:t>
      </w:r>
      <w:r w:rsidR="00B17047">
        <w:t xml:space="preserve">. </w:t>
      </w:r>
      <w:r w:rsidR="007C3B66">
        <w:t xml:space="preserve">This interaction </w:t>
      </w:r>
      <w:r w:rsidR="00FA0318" w:rsidRPr="00FA0318">
        <w:t xml:space="preserve">lifts the degeneracy of the metal ion's d-orbital, resulting in </w:t>
      </w:r>
      <w:r w:rsidR="00CE0F4E">
        <w:t>the</w:t>
      </w:r>
      <w:r w:rsidR="00D763EB">
        <w:t xml:space="preserve"> formation of</w:t>
      </w:r>
      <w:ins w:id="130" w:author="TIPS" w:date="2024-02-13T11:11:00Z">
        <w:r w:rsidR="00A7125E">
          <w:t xml:space="preserve"> </w:t>
        </w:r>
      </w:ins>
      <w:r w:rsidR="00FA0318" w:rsidRPr="00FA0318">
        <w:t>t</w:t>
      </w:r>
      <w:r w:rsidR="00FA0318" w:rsidRPr="0035277B">
        <w:rPr>
          <w:vertAlign w:val="subscript"/>
        </w:rPr>
        <w:t>2g</w:t>
      </w:r>
      <w:r w:rsidR="00FA0318" w:rsidRPr="00FA0318">
        <w:t xml:space="preserve"> and e</w:t>
      </w:r>
      <w:r w:rsidR="00FA0318" w:rsidRPr="0035277B">
        <w:rPr>
          <w:vertAlign w:val="subscript"/>
        </w:rPr>
        <w:t>g</w:t>
      </w:r>
      <w:r w:rsidR="00FA0318" w:rsidRPr="00FA0318">
        <w:t xml:space="preserve"> sub-levels. The energy diffe</w:t>
      </w:r>
      <w:r w:rsidR="00E047DF">
        <w:t xml:space="preserve">rence between these </w:t>
      </w:r>
      <w:r w:rsidR="00E047DF">
        <w:lastRenderedPageBreak/>
        <w:t>sub-levels is</w:t>
      </w:r>
      <w:r w:rsidR="00FA0318" w:rsidRPr="00FA0318">
        <w:t xml:space="preserve"> influenced by both the metal-ion and ligand </w:t>
      </w:r>
      <w:del w:id="131" w:author="TIPS" w:date="2024-02-13T11:12:00Z">
        <w:r w:rsidR="00FA0318" w:rsidRPr="00FA0318" w:rsidDel="00296B95">
          <w:delText>properties</w:delText>
        </w:r>
        <w:r w:rsidR="002C208A" w:rsidDel="00296B95">
          <w:delText>.This</w:delText>
        </w:r>
      </w:del>
      <w:ins w:id="132" w:author="TIPS" w:date="2024-02-13T11:12:00Z">
        <w:r w:rsidR="00296B95" w:rsidRPr="00FA0318">
          <w:t>properties</w:t>
        </w:r>
        <w:r w:rsidR="00296B95">
          <w:t>. This</w:t>
        </w:r>
        <w:r w:rsidR="00C904B0">
          <w:t xml:space="preserve"> </w:t>
        </w:r>
      </w:ins>
      <w:r w:rsidR="00442E47">
        <w:t>determines the wavelength of light which is absorbed</w:t>
      </w:r>
      <w:r w:rsidR="002C208A">
        <w:t xml:space="preserve"> by the complex solution</w:t>
      </w:r>
      <w:r w:rsidR="00442E47">
        <w:t xml:space="preserve">, </w:t>
      </w:r>
      <w:r w:rsidR="00EA0617">
        <w:t>thus resulting in the complementary color being seen</w:t>
      </w:r>
      <w:r w:rsidR="004D348B">
        <w:t>.</w:t>
      </w:r>
      <w:ins w:id="133" w:author="TIPS" w:date="2024-02-13T18:55:00Z">
        <w:r w:rsidR="005E309A">
          <w:t xml:space="preserve"> </w:t>
        </w:r>
      </w:ins>
      <w:r w:rsidR="00D8572B" w:rsidRPr="00FA0318">
        <w:t xml:space="preserve">This process </w:t>
      </w:r>
      <w:r w:rsidR="00D8572B">
        <w:t xml:space="preserve">is </w:t>
      </w:r>
      <w:r w:rsidR="00602A56">
        <w:t xml:space="preserve">visually </w:t>
      </w:r>
      <w:r w:rsidR="00D8572B">
        <w:t>detailed in</w:t>
      </w:r>
      <w:ins w:id="134" w:author="TIPS" w:date="2024-02-11T23:17:00Z">
        <w:r w:rsidR="005B4C01">
          <w:t xml:space="preserve"> </w:t>
        </w:r>
      </w:ins>
      <w:r w:rsidR="009B74B5" w:rsidRPr="002F7E4C">
        <w:fldChar w:fldCharType="begin"/>
      </w:r>
      <w:r w:rsidR="009B74B5" w:rsidRPr="002F7E4C">
        <w:instrText xml:space="preserve"> REF _Ref158070322 \h  \* MERGEFORMAT </w:instrText>
      </w:r>
      <w:r w:rsidR="009B74B5" w:rsidRPr="002F7E4C">
        <w:fldChar w:fldCharType="separate"/>
      </w:r>
      <w:r w:rsidR="00B64B65" w:rsidRPr="002F7E4C">
        <w:t>Flowchart 1</w:t>
      </w:r>
      <w:r w:rsidR="009B74B5" w:rsidRPr="002F7E4C">
        <w:fldChar w:fldCharType="end"/>
      </w:r>
      <w:r w:rsidR="000877CB">
        <w:t>.</w:t>
      </w:r>
      <w:del w:id="135" w:author="TIPS" w:date="2024-02-13T18:55:00Z">
        <w:r w:rsidR="00CD413F" w:rsidDel="00AC102F">
          <w:delText>Ligands are classified by two factors, their denticity and strength. Denticity is a characteristic of a ligand’s binding site(s). For example, when a hexadentate ligand like EDTA approaches a transition metal</w:delText>
        </w:r>
      </w:del>
      <w:del w:id="136" w:author="TIPS" w:date="2024-02-13T11:13:00Z">
        <w:r w:rsidR="00CD413F" w:rsidDel="004A1FA4">
          <w:delText xml:space="preserve"> </w:delText>
        </w:r>
        <w:r w:rsidR="00CD413F" w:rsidRPr="00A1315E" w:rsidDel="004A1FA4">
          <w:rPr>
            <w:i/>
            <w:iCs/>
          </w:rPr>
          <w:delText>M</w:delText>
        </w:r>
      </w:del>
      <w:del w:id="137" w:author="TIPS" w:date="2024-02-13T18:55:00Z">
        <w:r w:rsidR="00CD413F" w:rsidDel="00AC102F">
          <w:delText xml:space="preserve">, </w:delText>
        </w:r>
      </w:del>
      <w:del w:id="138" w:author="TIPS" w:date="2024-02-13T11:13:00Z">
        <w:r w:rsidR="00CD413F" w:rsidDel="00317A7F">
          <w:delText xml:space="preserve">chelation occurs in which </w:delText>
        </w:r>
      </w:del>
      <w:del w:id="139" w:author="TIPS" w:date="2024-02-13T18:55:00Z">
        <w:r w:rsidR="00CD413F" w:rsidDel="00AC102F">
          <w:delText xml:space="preserve">multiple dative bonds are formed between the metal ion and the binding sites of the </w:delText>
        </w:r>
      </w:del>
      <w:del w:id="140" w:author="TIPS" w:date="2024-02-13T11:13:00Z">
        <w:r w:rsidR="00CD413F" w:rsidDel="00317A7F">
          <w:delText>chelating molecule</w:delText>
        </w:r>
      </w:del>
      <w:del w:id="141" w:author="TIPS" w:date="2024-02-13T18:55:00Z">
        <w:r w:rsidR="00CD413F" w:rsidDel="00AC102F">
          <w:delText xml:space="preserve"> </w:delText>
        </w:r>
      </w:del>
      <w:del w:id="142" w:author="TIPS" w:date="2024-02-13T11:15:00Z">
        <w:r w:rsidR="00CD413F" w:rsidDel="00CA3597">
          <w:delText>(</w:delText>
        </w:r>
      </w:del>
      <w:del w:id="143" w:author="TIPS" w:date="2024-02-13T18:55:00Z">
        <w:r w:rsidR="00FE1D2F" w:rsidDel="00AC102F">
          <w:fldChar w:fldCharType="begin"/>
        </w:r>
        <w:r w:rsidR="00CD413F" w:rsidDel="00AC102F">
          <w:delInstrText xml:space="preserve"> REF _Ref158070129 \h </w:delInstrText>
        </w:r>
        <w:r w:rsidR="00FE1D2F" w:rsidDel="00AC102F">
          <w:fldChar w:fldCharType="separate"/>
        </w:r>
        <w:r w:rsidR="00CD413F" w:rsidRPr="008F1E9A" w:rsidDel="00AC102F">
          <w:rPr>
            <w:i/>
            <w:iCs/>
            <w:sz w:val="20"/>
          </w:rPr>
          <w:delText xml:space="preserve">Figure </w:delText>
        </w:r>
        <w:r w:rsidR="00CD413F" w:rsidDel="00AC102F">
          <w:rPr>
            <w:i/>
            <w:iCs/>
            <w:noProof/>
            <w:sz w:val="20"/>
          </w:rPr>
          <w:delText>3</w:delText>
        </w:r>
        <w:r w:rsidR="00FE1D2F" w:rsidDel="00AC102F">
          <w:fldChar w:fldCharType="end"/>
        </w:r>
      </w:del>
      <w:del w:id="144" w:author="TIPS" w:date="2024-02-13T11:15:00Z">
        <w:r w:rsidR="00CD413F" w:rsidDel="00CA3597">
          <w:delText>).</w:delText>
        </w:r>
      </w:del>
    </w:p>
    <w:p w14:paraId="06E86F30" w14:textId="312CB723" w:rsidR="00CD413F" w:rsidRDefault="00027FCA" w:rsidP="00CD413F">
      <w:r>
        <w:t>T</w:t>
      </w:r>
      <w:r w:rsidR="00CD413F">
        <w:t xml:space="preserve">he color of </w:t>
      </w:r>
      <w:del w:id="145" w:author="TIPS" w:date="2024-02-13T11:16:00Z">
        <w:r w:rsidR="00CD413F" w:rsidDel="00D91882">
          <w:delText xml:space="preserve">transition </w:delText>
        </w:r>
      </w:del>
      <w:r w:rsidR="00CD413F">
        <w:t>metal complexes is determined by the extent to which the d-orbitals are split. The spectrochemical</w:t>
      </w:r>
      <w:ins w:id="146" w:author="TIPS" w:date="2024-02-13T19:04:00Z">
        <w:r w:rsidR="00DB170C">
          <w:t>/ligand strength</w:t>
        </w:r>
      </w:ins>
      <w:r w:rsidR="00CD413F">
        <w:t xml:space="preserve"> series (</w:t>
      </w:r>
      <w:r w:rsidR="00FE1D2F" w:rsidRPr="002F7E4C">
        <w:fldChar w:fldCharType="begin"/>
      </w:r>
      <w:r w:rsidR="00CD413F" w:rsidRPr="002F7E4C">
        <w:instrText xml:space="preserve"> REF _Ref158070189 \h </w:instrText>
      </w:r>
      <w:r w:rsidR="002F7E4C">
        <w:instrText xml:space="preserve"> \* MERGEFORMAT </w:instrText>
      </w:r>
      <w:r w:rsidR="00FE1D2F" w:rsidRPr="002F7E4C">
        <w:fldChar w:fldCharType="separate"/>
      </w:r>
      <w:r w:rsidR="00CD413F" w:rsidRPr="002F7E4C">
        <w:t>Figure 4</w:t>
      </w:r>
      <w:r w:rsidR="00FE1D2F" w:rsidRPr="002F7E4C">
        <w:fldChar w:fldCharType="end"/>
      </w:r>
      <w:r w:rsidR="00CD413F">
        <w:t xml:space="preserve">) arranges ligands on an arbitrary scale, </w:t>
      </w:r>
      <w:r w:rsidR="00CD413F" w:rsidRPr="00E24DF2">
        <w:t xml:space="preserve">arranged in </w:t>
      </w:r>
      <w:r w:rsidR="00CD413F">
        <w:t xml:space="preserve">the </w:t>
      </w:r>
      <w:r w:rsidR="00CD413F" w:rsidRPr="00E24DF2">
        <w:t>increasing order of their ability to split the energy levels</w:t>
      </w:r>
      <w:r w:rsidR="00CD413F">
        <w:t xml:space="preserve"> of the metal atoms</w:t>
      </w:r>
      <w:r w:rsidR="00CD413F" w:rsidRPr="00E24DF2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27"/>
      </w:tblGrid>
      <w:tr w:rsidR="00CD413F" w14:paraId="3D82D45E" w14:textId="77777777" w:rsidTr="00CD413F">
        <w:trPr>
          <w:trHeight w:val="20"/>
          <w:jc w:val="center"/>
        </w:trPr>
        <w:tc>
          <w:tcPr>
            <w:tcW w:w="0" w:type="auto"/>
            <w:vAlign w:val="bottom"/>
          </w:tcPr>
          <w:p w14:paraId="1DFE3D4F" w14:textId="247307FE" w:rsidR="00CD413F" w:rsidRPr="002F00D1" w:rsidRDefault="00CB5D7A" w:rsidP="00CD413F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eastAsia="zh-TW" w:bidi="ar-SA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7CADFBC8" wp14:editId="137E72C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360045</wp:posOffset>
                      </wp:positionV>
                      <wp:extent cx="4078224" cy="266065"/>
                      <wp:effectExtent l="0" t="0" r="17780" b="19685"/>
                      <wp:wrapNone/>
                      <wp:docPr id="1351419291" name="Text Box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78224" cy="266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B89630" w14:textId="2A3665B6" w:rsidR="005531F3" w:rsidRPr="000D1883" w:rsidDel="00AC102F" w:rsidRDefault="005531F3" w:rsidP="00833AF4">
                                  <w:pPr>
                                    <w:jc w:val="center"/>
                                    <w:rPr>
                                      <w:del w:id="147" w:author="TIPS" w:date="2024-02-13T18:56:00Z"/>
                                      <w:i/>
                                      <w:iCs/>
                                      <w:sz w:val="20"/>
                                    </w:rPr>
                                  </w:pPr>
                                  <w:r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t xml:space="preserve">Figure </w:t>
                                  </w:r>
                                  <w:r w:rsidR="00FE1D2F"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begin"/>
                                  </w:r>
                                  <w:r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instrText xml:space="preserve"> SEQ Figure \* ARABIC </w:instrText>
                                  </w:r>
                                  <w:r w:rsidR="00FE1D2F"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separate"/>
                                  </w:r>
                                  <w:r w:rsidR="002916AB">
                                    <w:rPr>
                                      <w:i/>
                                      <w:iCs/>
                                      <w:noProof/>
                                      <w:sz w:val="20"/>
                                    </w:rPr>
                                    <w:t>4</w:t>
                                  </w:r>
                                  <w:r w:rsidR="00FE1D2F"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end"/>
                                  </w:r>
                                  <w:r w:rsidRPr="000D1883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t>: Spectrochemical Series</w:t>
                                  </w:r>
                                </w:p>
                                <w:p w14:paraId="71666409" w14:textId="77777777" w:rsidR="005531F3" w:rsidRDefault="005531F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DFBC8" id="Text Box 69" o:spid="_x0000_s1029" type="#_x0000_t202" style="position:absolute;left:0;text-align:left;margin-left:-5.1pt;margin-top:28.35pt;width:321.1pt;height:20.9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">
                      <v:textbox>
                        <w:txbxContent>
                          <w:p w14:paraId="11B89630" w14:textId="2A3665B6" w:rsidR="005531F3" w:rsidRPr="000D1883" w:rsidDel="00AC102F" w:rsidRDefault="005531F3" w:rsidP="00833AF4">
                            <w:pPr>
                              <w:jc w:val="center"/>
                              <w:rPr>
                                <w:del w:id="148" w:author="TIPS" w:date="2024-02-13T18:56:00Z"/>
                                <w:i/>
                                <w:iCs/>
                                <w:sz w:val="20"/>
                              </w:rPr>
                            </w:pPr>
                            <w:r w:rsidRPr="000D1883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0D1883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0D1883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0D1883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4</w:t>
                            </w:r>
                            <w:r w:rsidR="00FE1D2F" w:rsidRPr="000D1883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0D1883">
                              <w:rPr>
                                <w:i/>
                                <w:iCs/>
                                <w:sz w:val="20"/>
                              </w:rPr>
                              <w:t>: Spectrochemical Series</w:t>
                            </w:r>
                          </w:p>
                          <w:p w14:paraId="71666409" w14:textId="77777777" w:rsidR="005531F3" w:rsidRDefault="005531F3"/>
                        </w:txbxContent>
                      </v:textbox>
                    </v:shape>
                  </w:pict>
                </mc:Fallback>
              </mc:AlternateContent>
            </w:r>
            <w:r w:rsidR="00CD413F" w:rsidRPr="002F00D1">
              <w:rPr>
                <w:b/>
                <w:bCs/>
              </w:rPr>
              <w:t>I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Br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S</w:t>
            </w:r>
            <w:r w:rsidR="00CD413F" w:rsidRPr="002F00D1">
              <w:rPr>
                <w:b/>
                <w:bCs/>
                <w:vertAlign w:val="superscript"/>
              </w:rPr>
              <w:t>2−</w:t>
            </w:r>
            <w:r w:rsidR="00CD413F" w:rsidRPr="002F00D1">
              <w:rPr>
                <w:b/>
                <w:bCs/>
              </w:rPr>
              <w:t>&lt; Cl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F</w:t>
            </w:r>
            <w:r w:rsidR="00CD413F" w:rsidRPr="002F00D1">
              <w:rPr>
                <w:b/>
                <w:bCs/>
                <w:vertAlign w:val="superscript"/>
              </w:rPr>
              <w:t xml:space="preserve">− </w:t>
            </w:r>
            <w:r w:rsidR="00CD413F" w:rsidRPr="002F00D1">
              <w:rPr>
                <w:b/>
                <w:bCs/>
              </w:rPr>
              <w:t>&lt; OH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H</w:t>
            </w:r>
            <w:r w:rsidR="00CD413F" w:rsidRPr="002F00D1">
              <w:rPr>
                <w:b/>
                <w:bCs/>
                <w:vertAlign w:val="subscript"/>
              </w:rPr>
              <w:t>2</w:t>
            </w:r>
            <w:r w:rsidR="00CD413F" w:rsidRPr="002F00D1">
              <w:rPr>
                <w:b/>
                <w:bCs/>
              </w:rPr>
              <w:t>O &lt; SCN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NH</w:t>
            </w:r>
            <w:r w:rsidR="00CD413F" w:rsidRPr="002F00D1">
              <w:rPr>
                <w:b/>
                <w:bCs/>
                <w:vertAlign w:val="subscript"/>
              </w:rPr>
              <w:t>3</w:t>
            </w:r>
            <w:r w:rsidR="00CD413F" w:rsidRPr="002F00D1">
              <w:rPr>
                <w:b/>
                <w:bCs/>
              </w:rPr>
              <w:t>&lt; CN</w:t>
            </w:r>
            <w:r w:rsidR="00CD413F" w:rsidRPr="002F00D1">
              <w:rPr>
                <w:b/>
                <w:bCs/>
                <w:vertAlign w:val="superscript"/>
              </w:rPr>
              <w:t>−</w:t>
            </w:r>
            <w:r w:rsidR="00CD413F" w:rsidRPr="002F00D1">
              <w:rPr>
                <w:b/>
                <w:bCs/>
              </w:rPr>
              <w:t>&lt; CO</w:t>
            </w:r>
          </w:p>
        </w:tc>
      </w:tr>
    </w:tbl>
    <w:p w14:paraId="5F19FDBA" w14:textId="77777777" w:rsidR="006F2124" w:rsidRDefault="00CD413F">
      <w:pPr>
        <w:jc w:val="center"/>
        <w:rPr>
          <w:del w:id="149" w:author="TIPS" w:date="2024-02-13T18:56:00Z"/>
        </w:rPr>
        <w:pPrChange w:id="150" w:author="TIPS" w:date="2024-02-13T18:56:00Z">
          <w:pPr/>
        </w:pPrChange>
      </w:pPr>
      <w:del w:id="151" w:author="TIPS" w:date="2024-02-13T18:56:00Z">
        <w:r w:rsidDel="00AC102F">
          <w:lastRenderedPageBreak/>
          <w:delText xml:space="preserve">Although effective in its role of scavenging heavy metals, especially copper </w:delText>
        </w:r>
      </w:del>
      <w:customXmlDelRangeStart w:id="152" w:author="TIPS" w:date="2024-02-13T18:56:00Z"/>
      <w:sdt>
        <w:sdtPr>
          <w:id w:val="1021707623"/>
          <w:citation/>
        </w:sdtPr>
        <w:sdtContent>
          <w:customXmlDelRangeEnd w:id="152"/>
          <w:del w:id="153" w:author="TIPS" w:date="2024-02-13T18:56:00Z">
            <w:r w:rsidR="00FE1D2F" w:rsidDel="00AC102F">
              <w:fldChar w:fldCharType="begin"/>
            </w:r>
            <w:r w:rsidDel="00AC102F">
              <w:delInstrText xml:space="preserve"> CITATION EDTAGood \l 1033 </w:delInstrText>
            </w:r>
            <w:r w:rsidR="00FE1D2F" w:rsidDel="00AC102F">
              <w:fldChar w:fldCharType="separate"/>
            </w:r>
            <w:r w:rsidR="006F6A80" w:rsidDel="00AC102F">
              <w:rPr>
                <w:noProof/>
              </w:rPr>
              <w:delText>(Lo and Yang)</w:delText>
            </w:r>
            <w:r w:rsidR="00FE1D2F" w:rsidDel="00AC102F">
              <w:rPr>
                <w:noProof/>
              </w:rPr>
              <w:fldChar w:fldCharType="end"/>
            </w:r>
          </w:del>
          <w:customXmlDelRangeStart w:id="154" w:author="TIPS" w:date="2024-02-13T18:56:00Z"/>
        </w:sdtContent>
      </w:sdt>
      <w:customXmlDelRangeEnd w:id="154"/>
      <w:del w:id="155" w:author="TIPS" w:date="2024-02-13T18:56:00Z">
        <w:r w:rsidDel="00AC102F">
          <w:delText>, EDTA (in the form of Na</w:delText>
        </w:r>
        <w:r w:rsidRPr="00F72569" w:rsidDel="00AC102F">
          <w:rPr>
            <w:vertAlign w:val="subscript"/>
          </w:rPr>
          <w:delText>2</w:delText>
        </w:r>
        <w:r w:rsidDel="00AC102F">
          <w:delText>EDTA and CaNa</w:delText>
        </w:r>
        <w:r w:rsidRPr="00F72569" w:rsidDel="00AC102F">
          <w:rPr>
            <w:vertAlign w:val="subscript"/>
          </w:rPr>
          <w:delText>2</w:delText>
        </w:r>
        <w:r w:rsidDel="00AC102F">
          <w:delText xml:space="preserve">EDTA) has been found to lead to health complications regarding the homeostasis of metal ion concentrations in the body </w:delText>
        </w:r>
      </w:del>
      <w:customXmlDelRangeStart w:id="156" w:author="TIPS" w:date="2024-02-13T18:56:00Z"/>
      <w:sdt>
        <w:sdtPr>
          <w:id w:val="1021707624"/>
          <w:citation/>
        </w:sdtPr>
        <w:sdtContent>
          <w:customXmlDelRangeEnd w:id="156"/>
          <w:del w:id="157" w:author="TIPS" w:date="2024-02-13T18:56:00Z">
            <w:r w:rsidR="00FE1D2F" w:rsidDel="00AC102F">
              <w:fldChar w:fldCharType="begin"/>
            </w:r>
            <w:r w:rsidDel="00AC102F">
              <w:delInstrText xml:space="preserve"> CITATION EDTABad \l 1033 </w:delInstrText>
            </w:r>
            <w:r w:rsidR="00FE1D2F" w:rsidDel="00AC102F">
              <w:fldChar w:fldCharType="separate"/>
            </w:r>
            <w:r w:rsidR="006F6A80" w:rsidDel="00AC102F">
              <w:rPr>
                <w:noProof/>
              </w:rPr>
              <w:delText>(Crisponi, Nurchi and Lachowicz)</w:delText>
            </w:r>
            <w:r w:rsidR="00FE1D2F" w:rsidDel="00AC102F">
              <w:rPr>
                <w:noProof/>
              </w:rPr>
              <w:fldChar w:fldCharType="end"/>
            </w:r>
          </w:del>
          <w:customXmlDelRangeStart w:id="158" w:author="TIPS" w:date="2024-02-13T18:56:00Z"/>
        </w:sdtContent>
      </w:sdt>
      <w:customXmlDelRangeEnd w:id="158"/>
      <w:del w:id="159" w:author="TIPS" w:date="2024-02-13T18:56:00Z">
        <w:r w:rsidDel="00AC102F">
          <w:delText xml:space="preserve">. This, combined with the growing proliferation of sustainable nature-based substitutes for synthetic chemicals in industry has led me to explore the use of PPs in the filtration of </w:delText>
        </w:r>
        <w:r w:rsidR="00D257CA" w:rsidDel="00AC102F">
          <w:delText>heavy metal contaminated water.</w:delText>
        </w:r>
      </w:del>
    </w:p>
    <w:p w14:paraId="0327B1C6" w14:textId="4DD335B5" w:rsidR="002700D2" w:rsidRPr="00CD0519" w:rsidRDefault="00B100D1" w:rsidP="00730C2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9A12EC1" wp14:editId="003816C3">
            <wp:extent cx="7334250" cy="4030980"/>
            <wp:effectExtent l="13335" t="24765" r="13335" b="13335"/>
            <wp:docPr id="10" name="Picture 3" descr="Flowchart 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2370" r="1627" b="208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4250" cy="40309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5D7A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3F326C" wp14:editId="46BFF97E">
                <wp:simplePos x="0" y="0"/>
                <wp:positionH relativeFrom="margin">
                  <wp:posOffset>5232400</wp:posOffset>
                </wp:positionH>
                <wp:positionV relativeFrom="margin">
                  <wp:posOffset>-396240</wp:posOffset>
                </wp:positionV>
                <wp:extent cx="355600" cy="9022080"/>
                <wp:effectExtent l="3175" t="3810" r="3175" b="3810"/>
                <wp:wrapSquare wrapText="bothSides"/>
                <wp:docPr id="8288555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902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52D09" w14:textId="26DDCF25" w:rsidR="005531F3" w:rsidRDefault="005531F3" w:rsidP="00116726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Flowchart 1: The process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of d-d splitting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by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the octahedral field </w:t>
                            </w:r>
                            <w:r>
                              <w:rPr>
                                <w:i/>
                                <w:iCs/>
                              </w:rPr>
                              <w:t>and the formation of colo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>red complex</w:t>
                            </w:r>
                            <w:r w:rsidRPr="00CD0519">
                              <w:rPr>
                                <w:i/>
                                <w:iCs/>
                              </w:rPr>
                              <w:t>es</w:t>
                            </w:r>
                            <w:sdt>
                              <w:sdtPr>
                                <w:rPr>
                                  <w:i/>
                                  <w:iCs/>
                                </w:rPr>
                                <w:id w:val="1537123979"/>
                                <w:citation/>
                              </w:sdtPr>
                              <w:sdtContent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 w:rsidRPr="005B45CC">
                                  <w:rPr>
                                    <w:i/>
                                    <w:iCs/>
                                  </w:rPr>
                                  <w:instrText xml:space="preserve"> CITATION Lucidchart \l 1033 </w:instrText>
                                </w:r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E95B2C">
                                  <w:rPr>
                                    <w:i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="00E95B2C">
                                  <w:rPr>
                                    <w:noProof/>
                                  </w:rPr>
                                  <w:t>(Lucidchart)</w:t>
                                </w:r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</w:sdtContent>
                            </w:sdt>
                            <w:sdt>
                              <w:sdtPr>
                                <w:rPr>
                                  <w:i/>
                                  <w:iCs/>
                                </w:rPr>
                                <w:id w:val="1537123980"/>
                                <w:citation/>
                              </w:sdtPr>
                              <w:sdtContent>
                                <w:r w:rsidR="00FE1D2F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i/>
                                    <w:iCs/>
                                  </w:rPr>
                                  <w:instrText xml:space="preserve"> CITATION Colorwheel \l 1033  </w:instrText>
                                </w:r>
                                <w:r w:rsidR="00FE1D2F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E95B2C">
                                  <w:rPr>
                                    <w:i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="00E95B2C">
                                  <w:rPr>
                                    <w:noProof/>
                                  </w:rPr>
                                  <w:t>(LibreTexts)</w:t>
                                </w:r>
                                <w:r w:rsidR="00FE1D2F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3ACD8D16" w14:textId="77777777" w:rsidR="005531F3" w:rsidRDefault="005531F3" w:rsidP="00116726">
                            <w:pPr>
                              <w:pStyle w:val="Caption"/>
                              <w:jc w:val="center"/>
                            </w:pPr>
                            <w:bookmarkStart w:id="160" w:name="_Ref158070322"/>
                            <w:r>
                              <w:t xml:space="preserve">Flowchart </w:t>
                            </w:r>
                            <w:r w:rsidR="009B74B5">
                              <w:fldChar w:fldCharType="begin"/>
                            </w:r>
                            <w:r w:rsidR="009B74B5">
                              <w:instrText xml:space="preserve"> SEQ Flowchart \* ARABIC </w:instrText>
                            </w:r>
                            <w:r w:rsidR="009B74B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B74B5">
                              <w:rPr>
                                <w:noProof/>
                              </w:rPr>
                              <w:fldChar w:fldCharType="end"/>
                            </w:r>
                            <w:bookmarkEnd w:id="160"/>
                          </w:p>
                          <w:p w14:paraId="7AAA4BCC" w14:textId="0AC0C79C" w:rsidR="005531F3" w:rsidRDefault="005531F3" w:rsidP="005B45CC">
                            <w:pPr>
                              <w:jc w:val="center"/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: The process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of d-d splitting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by 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 xml:space="preserve">the octahedral field </w:t>
                            </w:r>
                            <w:r>
                              <w:rPr>
                                <w:i/>
                                <w:iCs/>
                              </w:rPr>
                              <w:t>and the formation of colo</w:t>
                            </w:r>
                            <w:r w:rsidRPr="00B51B01">
                              <w:rPr>
                                <w:i/>
                                <w:iCs/>
                              </w:rPr>
                              <w:t>red coordinate complex</w:t>
                            </w:r>
                            <w:r w:rsidRPr="00CD0519">
                              <w:rPr>
                                <w:i/>
                                <w:iCs/>
                              </w:rPr>
                              <w:t>es</w:t>
                            </w:r>
                            <w:sdt>
                              <w:sdtPr>
                                <w:rPr>
                                  <w:i/>
                                  <w:iCs/>
                                </w:rPr>
                                <w:id w:val="1537123981"/>
                                <w:citation/>
                              </w:sdtPr>
                              <w:sdtContent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 w:rsidRPr="005B45CC">
                                  <w:rPr>
                                    <w:i/>
                                    <w:iCs/>
                                  </w:rPr>
                                  <w:instrText xml:space="preserve"> CITATION Lucidchart \l 1033 </w:instrText>
                                </w:r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E95B2C">
                                  <w:rPr>
                                    <w:i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="00E95B2C">
                                  <w:rPr>
                                    <w:noProof/>
                                  </w:rPr>
                                  <w:t>(Lucidchart)</w:t>
                                </w:r>
                                <w:r w:rsidR="00FE1D2F" w:rsidRPr="005B45CC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F326C" id="Text Box 15" o:spid="_x0000_s1030" type="#_x0000_t202" style="position:absolute;left:0;text-align:left;margin-left:412pt;margin-top:-31.2pt;width:28pt;height:710.4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" stroked="f">
                <v:textbox style="layout-flow:vertical;mso-layout-flow-alt:bottom-to-top">
                  <w:txbxContent>
                    <w:p w14:paraId="4AF52D09" w14:textId="26DDCF25" w:rsidR="005531F3" w:rsidRDefault="005531F3" w:rsidP="00116726">
                      <w:pPr>
                        <w:keepNext/>
                        <w:jc w:val="center"/>
                      </w:pPr>
                      <w:r>
                        <w:rPr>
                          <w:i/>
                          <w:iCs/>
                        </w:rPr>
                        <w:t xml:space="preserve">Flowchart 1: The process </w:t>
                      </w:r>
                      <w:r w:rsidRPr="00B51B01">
                        <w:rPr>
                          <w:i/>
                          <w:iCs/>
                        </w:rPr>
                        <w:t xml:space="preserve">of d-d splitting </w:t>
                      </w:r>
                      <w:r>
                        <w:rPr>
                          <w:i/>
                          <w:iCs/>
                        </w:rPr>
                        <w:t xml:space="preserve">by </w:t>
                      </w:r>
                      <w:r w:rsidRPr="00B51B01">
                        <w:rPr>
                          <w:i/>
                          <w:iCs/>
                        </w:rPr>
                        <w:t xml:space="preserve">the octahedral field </w:t>
                      </w:r>
                      <w:r>
                        <w:rPr>
                          <w:i/>
                          <w:iCs/>
                        </w:rPr>
                        <w:t>and the formation of colo</w:t>
                      </w:r>
                      <w:r w:rsidRPr="00B51B01">
                        <w:rPr>
                          <w:i/>
                          <w:iCs/>
                        </w:rPr>
                        <w:t>red complex</w:t>
                      </w:r>
                      <w:r w:rsidRPr="00CD0519">
                        <w:rPr>
                          <w:i/>
                          <w:iCs/>
                        </w:rPr>
                        <w:t>es</w:t>
                      </w:r>
                      <w:sdt>
                        <w:sdtPr>
                          <w:rPr>
                            <w:i/>
                            <w:iCs/>
                          </w:rPr>
                          <w:id w:val="1537123979"/>
                          <w:citation/>
                        </w:sdtPr>
                        <w:sdtContent>
                          <w:r w:rsidR="00FE1D2F" w:rsidRPr="005B45CC">
                            <w:rPr>
                              <w:i/>
                              <w:iCs/>
                            </w:rPr>
                            <w:fldChar w:fldCharType="begin"/>
                          </w:r>
                          <w:r w:rsidRPr="005B45CC">
                            <w:rPr>
                              <w:i/>
                              <w:iCs/>
                            </w:rPr>
                            <w:instrText xml:space="preserve"> CITATION Lucidchart \l 1033 </w:instrText>
                          </w:r>
                          <w:r w:rsidR="00FE1D2F" w:rsidRPr="005B45CC">
                            <w:rPr>
                              <w:i/>
                              <w:iCs/>
                            </w:rPr>
                            <w:fldChar w:fldCharType="separate"/>
                          </w:r>
                          <w:r w:rsidR="00E95B2C">
                            <w:rPr>
                              <w:i/>
                              <w:iCs/>
                              <w:noProof/>
                            </w:rPr>
                            <w:t xml:space="preserve"> </w:t>
                          </w:r>
                          <w:r w:rsidR="00E95B2C">
                            <w:rPr>
                              <w:noProof/>
                            </w:rPr>
                            <w:t>(Lucidchart)</w:t>
                          </w:r>
                          <w:r w:rsidR="00FE1D2F" w:rsidRPr="005B45CC">
                            <w:rPr>
                              <w:i/>
                              <w:iCs/>
                            </w:rPr>
                            <w:fldChar w:fldCharType="end"/>
                          </w:r>
                        </w:sdtContent>
                      </w:sdt>
                      <w:sdt>
                        <w:sdtPr>
                          <w:rPr>
                            <w:i/>
                            <w:iCs/>
                          </w:rPr>
                          <w:id w:val="1537123980"/>
                          <w:citation/>
                        </w:sdtPr>
                        <w:sdtContent>
                          <w:r w:rsidR="00FE1D2F">
                            <w:rPr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i/>
                              <w:iCs/>
                            </w:rPr>
                            <w:instrText xml:space="preserve"> CITATION Colorwheel \l 1033  </w:instrText>
                          </w:r>
                          <w:r w:rsidR="00FE1D2F">
                            <w:rPr>
                              <w:i/>
                              <w:iCs/>
                            </w:rPr>
                            <w:fldChar w:fldCharType="separate"/>
                          </w:r>
                          <w:r w:rsidR="00E95B2C">
                            <w:rPr>
                              <w:i/>
                              <w:iCs/>
                              <w:noProof/>
                            </w:rPr>
                            <w:t xml:space="preserve"> </w:t>
                          </w:r>
                          <w:r w:rsidR="00E95B2C">
                            <w:rPr>
                              <w:noProof/>
                            </w:rPr>
                            <w:t>(LibreTexts)</w:t>
                          </w:r>
                          <w:r w:rsidR="00FE1D2F">
                            <w:rPr>
                              <w:i/>
                              <w:iCs/>
                            </w:rPr>
                            <w:fldChar w:fldCharType="end"/>
                          </w:r>
                        </w:sdtContent>
                      </w:sdt>
                    </w:p>
                    <w:p w14:paraId="3ACD8D16" w14:textId="77777777" w:rsidR="005531F3" w:rsidRDefault="005531F3" w:rsidP="00116726">
                      <w:pPr>
                        <w:pStyle w:val="Caption"/>
                        <w:jc w:val="center"/>
                      </w:pPr>
                      <w:bookmarkStart w:id="161" w:name="_Ref158070322"/>
                      <w:r>
                        <w:t xml:space="preserve">Flowchart </w:t>
                      </w:r>
                      <w:r w:rsidR="009B74B5">
                        <w:fldChar w:fldCharType="begin"/>
                      </w:r>
                      <w:r w:rsidR="009B74B5">
                        <w:instrText xml:space="preserve"> SEQ Flowchart \* ARABIC </w:instrText>
                      </w:r>
                      <w:r w:rsidR="009B74B5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B74B5">
                        <w:rPr>
                          <w:noProof/>
                        </w:rPr>
                        <w:fldChar w:fldCharType="end"/>
                      </w:r>
                      <w:bookmarkEnd w:id="161"/>
                    </w:p>
                    <w:p w14:paraId="7AAA4BCC" w14:textId="0AC0C79C" w:rsidR="005531F3" w:rsidRDefault="005531F3" w:rsidP="005B45CC">
                      <w:pPr>
                        <w:jc w:val="center"/>
                      </w:pPr>
                      <w:r>
                        <w:rPr>
                          <w:i/>
                          <w:iCs/>
                        </w:rPr>
                        <w:t xml:space="preserve">: The process </w:t>
                      </w:r>
                      <w:r w:rsidRPr="00B51B01">
                        <w:rPr>
                          <w:i/>
                          <w:iCs/>
                        </w:rPr>
                        <w:t xml:space="preserve">of d-d splitting </w:t>
                      </w:r>
                      <w:r>
                        <w:rPr>
                          <w:i/>
                          <w:iCs/>
                        </w:rPr>
                        <w:t xml:space="preserve">by </w:t>
                      </w:r>
                      <w:r w:rsidRPr="00B51B01">
                        <w:rPr>
                          <w:i/>
                          <w:iCs/>
                        </w:rPr>
                        <w:t xml:space="preserve">the octahedral field </w:t>
                      </w:r>
                      <w:r>
                        <w:rPr>
                          <w:i/>
                          <w:iCs/>
                        </w:rPr>
                        <w:t>and the formation of colo</w:t>
                      </w:r>
                      <w:r w:rsidRPr="00B51B01">
                        <w:rPr>
                          <w:i/>
                          <w:iCs/>
                        </w:rPr>
                        <w:t>red coordinate complex</w:t>
                      </w:r>
                      <w:r w:rsidRPr="00CD0519">
                        <w:rPr>
                          <w:i/>
                          <w:iCs/>
                        </w:rPr>
                        <w:t>es</w:t>
                      </w:r>
                      <w:sdt>
                        <w:sdtPr>
                          <w:rPr>
                            <w:i/>
                            <w:iCs/>
                          </w:rPr>
                          <w:id w:val="1537123981"/>
                          <w:citation/>
                        </w:sdtPr>
                        <w:sdtContent>
                          <w:r w:rsidR="00FE1D2F" w:rsidRPr="005B45CC">
                            <w:rPr>
                              <w:i/>
                              <w:iCs/>
                            </w:rPr>
                            <w:fldChar w:fldCharType="begin"/>
                          </w:r>
                          <w:r w:rsidRPr="005B45CC">
                            <w:rPr>
                              <w:i/>
                              <w:iCs/>
                            </w:rPr>
                            <w:instrText xml:space="preserve"> CITATION Lucidchart \l 1033 </w:instrText>
                          </w:r>
                          <w:r w:rsidR="00FE1D2F" w:rsidRPr="005B45CC">
                            <w:rPr>
                              <w:i/>
                              <w:iCs/>
                            </w:rPr>
                            <w:fldChar w:fldCharType="separate"/>
                          </w:r>
                          <w:r w:rsidR="00E95B2C">
                            <w:rPr>
                              <w:i/>
                              <w:iCs/>
                              <w:noProof/>
                            </w:rPr>
                            <w:t xml:space="preserve"> </w:t>
                          </w:r>
                          <w:r w:rsidR="00E95B2C">
                            <w:rPr>
                              <w:noProof/>
                            </w:rPr>
                            <w:t>(Lucidchart)</w:t>
                          </w:r>
                          <w:r w:rsidR="00FE1D2F" w:rsidRPr="005B45CC">
                            <w:rPr>
                              <w:i/>
                              <w:iCs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4DBAD4E" w14:textId="77777777" w:rsidR="00DB0020" w:rsidRDefault="00DB0020" w:rsidP="00C63A09">
      <w:pPr>
        <w:pStyle w:val="Heading2"/>
      </w:pPr>
      <w:bookmarkStart w:id="162" w:name="_Ref158715311"/>
      <w:bookmarkStart w:id="163" w:name="_Ref158715315"/>
      <w:bookmarkStart w:id="164" w:name="_Toc162731359"/>
      <w:r>
        <w:lastRenderedPageBreak/>
        <w:t xml:space="preserve">4.3 </w:t>
      </w:r>
      <w:ins w:id="165" w:author="TIPS" w:date="2024-02-13T18:58:00Z">
        <w:r w:rsidR="00F008FA">
          <w:t xml:space="preserve">Denticity and </w:t>
        </w:r>
      </w:ins>
      <w:r>
        <w:t>Chelation</w:t>
      </w:r>
      <w:bookmarkEnd w:id="162"/>
      <w:bookmarkEnd w:id="163"/>
      <w:bookmarkEnd w:id="164"/>
    </w:p>
    <w:p w14:paraId="1A9461E8" w14:textId="12B8255E" w:rsidR="00F008FA" w:rsidRDefault="002C0427" w:rsidP="00337AC9">
      <w:pPr>
        <w:rPr>
          <w:ins w:id="166" w:author="TIPS" w:date="2024-02-13T19:05:00Z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57E1F98" wp14:editId="6B7FA457">
            <wp:simplePos x="0" y="0"/>
            <wp:positionH relativeFrom="margin">
              <wp:posOffset>12700</wp:posOffset>
            </wp:positionH>
            <wp:positionV relativeFrom="margin">
              <wp:posOffset>400050</wp:posOffset>
            </wp:positionV>
            <wp:extent cx="1531620" cy="2541905"/>
            <wp:effectExtent l="19050" t="19050" r="0" b="0"/>
            <wp:wrapSquare wrapText="bothSides"/>
            <wp:docPr id="7" name="Picture 4" descr="Screenshot 2023-12-02 181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2 181824.png"/>
                    <pic:cNvPicPr/>
                  </pic:nvPicPr>
                  <pic:blipFill>
                    <a:blip r:embed="rId12"/>
                    <a:srcRect l="41606" t="13753" r="25940" b="26706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541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ins w:id="167" w:author="TIPS" w:date="2024-02-13T18:58:00Z">
        <w:r w:rsidR="00F008FA">
          <w:t>Ligands are classified by two factors, their denticity and strength. Denticity is a characteristic of a ligand’s binding site(s). For example</w:t>
        </w:r>
      </w:ins>
      <w:ins w:id="168" w:author="TIPS" w:date="2024-02-13T19:04:00Z">
        <w:r w:rsidR="005B162F">
          <w:t>, as see</w:t>
        </w:r>
      </w:ins>
      <w:ins w:id="169" w:author="TIPS" w:date="2024-02-13T19:05:00Z">
        <w:r w:rsidR="005B162F">
          <w:t xml:space="preserve">n is </w:t>
        </w:r>
        <w:r w:rsidR="00FE1D2F" w:rsidRPr="00D5260F">
          <w:fldChar w:fldCharType="begin"/>
        </w:r>
        <w:r w:rsidR="005B162F" w:rsidRPr="00D5260F">
          <w:instrText xml:space="preserve"> REF _Ref158070129 \h </w:instrText>
        </w:r>
      </w:ins>
      <w:r w:rsidR="00D5260F">
        <w:instrText xml:space="preserve"> \* MERGEFORMAT </w:instrText>
      </w:r>
      <w:ins w:id="170" w:author="TIPS" w:date="2024-02-13T19:05:00Z">
        <w:r w:rsidR="00FE1D2F" w:rsidRPr="00D5260F">
          <w:fldChar w:fldCharType="separate"/>
        </w:r>
        <w:r w:rsidR="005B162F" w:rsidRPr="00D5260F">
          <w:t>Figure 3</w:t>
        </w:r>
        <w:r w:rsidR="00FE1D2F" w:rsidRPr="00D5260F">
          <w:fldChar w:fldCharType="end"/>
        </w:r>
      </w:ins>
      <w:ins w:id="171" w:author="TIPS" w:date="2024-02-13T18:58:00Z">
        <w:r w:rsidR="00F008FA">
          <w:t>, when a hexadentate ligand like EDTA approaches a transition metal, multiple dative bonds are formed between the metal ion and the binding sites of the ligand.</w:t>
        </w:r>
      </w:ins>
      <w:ins w:id="172" w:author="TIPS" w:date="2024-02-13T19:05:00Z">
        <w:r w:rsidR="00D07C9F">
          <w:t xml:space="preserve"> This process is</w:t>
        </w:r>
      </w:ins>
      <w:ins w:id="173" w:author="TIPS" w:date="2024-02-13T19:06:00Z">
        <w:r w:rsidR="00D07C9F">
          <w:t xml:space="preserve"> a special type of complexation</w:t>
        </w:r>
      </w:ins>
      <w:ins w:id="174" w:author="TIPS" w:date="2024-02-13T19:05:00Z">
        <w:r w:rsidR="00D07C9F">
          <w:t xml:space="preserve"> called chelation.</w:t>
        </w:r>
      </w:ins>
    </w:p>
    <w:p w14:paraId="497CC039" w14:textId="64907BD8" w:rsidR="00E93B3C" w:rsidRDefault="00CB5D7A" w:rsidP="00337AC9">
      <w:pPr>
        <w:rPr>
          <w:ins w:id="175" w:author="TIPS" w:date="2024-02-13T18:58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C492238" wp14:editId="4CFA9CAA">
                <wp:simplePos x="0" y="0"/>
                <wp:positionH relativeFrom="column">
                  <wp:posOffset>25400</wp:posOffset>
                </wp:positionH>
                <wp:positionV relativeFrom="paragraph">
                  <wp:posOffset>440055</wp:posOffset>
                </wp:positionV>
                <wp:extent cx="1517650" cy="779145"/>
                <wp:effectExtent l="8890" t="13970" r="6985" b="6985"/>
                <wp:wrapTight wrapText="bothSides">
                  <wp:wrapPolygon edited="0">
                    <wp:start x="-199" y="-299"/>
                    <wp:lineTo x="-199" y="21301"/>
                    <wp:lineTo x="21799" y="21301"/>
                    <wp:lineTo x="21799" y="-299"/>
                    <wp:lineTo x="-199" y="-299"/>
                  </wp:wrapPolygon>
                </wp:wrapTight>
                <wp:docPr id="1927648185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A32E2" w14:textId="12080C60" w:rsidR="005531F3" w:rsidRDefault="005531F3" w:rsidP="008F16CF">
                            <w:pPr>
                              <w:rPr>
                                <w:ins w:id="176" w:author="TIPS" w:date="2024-02-13T19:09:00Z"/>
                              </w:rPr>
                            </w:pPr>
                            <w:del w:id="177" w:author="TIPS" w:date="2024-02-13T19:07:00Z">
                              <w:r w:rsidRPr="008F1E9A" w:rsidDel="00222198">
                                <w:rPr>
                                  <w:i/>
                                  <w:iCs/>
                                  <w:sz w:val="20"/>
                                </w:rPr>
                                <w:delText xml:space="preserve">Figure </w:delText>
                              </w:r>
                              <w:r w:rsidR="00FE1D2F" w:rsidRPr="008F1E9A" w:rsidDel="00222198">
                                <w:rPr>
                                  <w:i/>
                                  <w:iCs/>
                                  <w:sz w:val="20"/>
                                </w:rPr>
                                <w:fldChar w:fldCharType="begin"/>
                              </w:r>
                              <w:r w:rsidRPr="008F1E9A" w:rsidDel="00222198">
                                <w:rPr>
                                  <w:i/>
                                  <w:iCs/>
                                  <w:sz w:val="20"/>
                                </w:rPr>
                                <w:delInstrText xml:space="preserve"> SEQ Figure \* ARABIC </w:delInstrText>
                              </w:r>
                              <w:r w:rsidR="00FE1D2F" w:rsidRPr="008F1E9A" w:rsidDel="00222198">
                                <w:rPr>
                                  <w:i/>
                                  <w:iCs/>
                                  <w:sz w:val="20"/>
                                </w:rPr>
                                <w:fldChar w:fldCharType="separate"/>
                              </w:r>
                            </w:del>
                            <w:del w:id="178" w:author="TIPS" w:date="2024-02-13T18:28:00Z">
                              <w:r w:rsidDel="00C774E8">
                                <w:rPr>
                                  <w:i/>
                                  <w:iCs/>
                                  <w:noProof/>
                                  <w:sz w:val="20"/>
                                </w:rPr>
                                <w:delText>3</w:delText>
                              </w:r>
                            </w:del>
                            <w:del w:id="179" w:author="TIPS" w:date="2024-02-13T19:07:00Z">
                              <w:r w:rsidR="00FE1D2F" w:rsidRPr="008F1E9A" w:rsidDel="00222198">
                                <w:rPr>
                                  <w:i/>
                                  <w:iCs/>
                                  <w:sz w:val="20"/>
                                </w:rPr>
                                <w:fldChar w:fldCharType="end"/>
                              </w:r>
                              <w:r w:rsidDel="00222198">
                                <w:rPr>
                                  <w:i/>
                                  <w:iCs/>
                                  <w:sz w:val="20"/>
                                </w:rPr>
                                <w:delText>: S</w:delText>
                              </w:r>
                              <w:r w:rsidRPr="004C0ED1" w:rsidDel="00222198">
                                <w:rPr>
                                  <w:i/>
                                  <w:iCs/>
                                  <w:sz w:val="20"/>
                                </w:rPr>
                                <w:delText>truct</w:delText>
                              </w:r>
                              <w:r w:rsidDel="00222198">
                                <w:rPr>
                                  <w:i/>
                                  <w:iCs/>
                                  <w:sz w:val="20"/>
                                </w:rPr>
                                <w:delText>ure of the complex</w:delText>
                              </w:r>
                              <w:r w:rsidRPr="00E94A73" w:rsidDel="00222198">
                                <w:rPr>
                                  <w:i/>
                                  <w:iCs/>
                                  <w:sz w:val="20"/>
                                </w:rPr>
                                <w:delText>[Cu(EDTA)]</w:delText>
                              </w:r>
                              <w:r w:rsidRPr="00E94A73" w:rsidDel="00222198">
                                <w:rPr>
                                  <w:i/>
                                  <w:iCs/>
                                  <w:sz w:val="20"/>
                                  <w:vertAlign w:val="superscript"/>
                                </w:rPr>
                                <w:delText>2−</w:delText>
                              </w:r>
                            </w:del>
                            <w:customXmlDelRangeStart w:id="180" w:author="TIPS" w:date="2024-02-13T19:07:00Z"/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898814447"/>
                                <w:citation/>
                              </w:sdtPr>
                              <w:sdtContent>
                                <w:customXmlDelRangeEnd w:id="180"/>
                                <w:del w:id="181" w:author="TIPS" w:date="2024-02-13T19:07:00Z">
                                  <w:r w:rsidR="00FE1D2F" w:rsidRPr="001A3874" w:rsidDel="00222198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begin"/>
                                  </w:r>
                                  <w:r w:rsidRPr="001A3874" w:rsidDel="00222198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delInstrText xml:space="preserve"> CITATION MolView \l 1033 </w:delInstrText>
                                  </w:r>
                                  <w:r w:rsidR="00FE1D2F" w:rsidRPr="001A3874" w:rsidDel="00222198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separate"/>
                                  </w:r>
                                  <w:r w:rsidDel="00222198">
                                    <w:rPr>
                                      <w:i/>
                                      <w:iCs/>
                                      <w:noProof/>
                                      <w:sz w:val="20"/>
                                    </w:rPr>
                                    <w:delText xml:space="preserve"> </w:delText>
                                  </w:r>
                                  <w:r w:rsidRPr="006F6A80" w:rsidDel="00222198">
                                    <w:rPr>
                                      <w:noProof/>
                                      <w:sz w:val="20"/>
                                    </w:rPr>
                                    <w:delText>(MolView)</w:delText>
                                  </w:r>
                                  <w:r w:rsidR="00FE1D2F" w:rsidRPr="001A3874" w:rsidDel="00222198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end"/>
                                  </w:r>
                                </w:del>
                                <w:customXmlDelRangeStart w:id="182" w:author="TIPS" w:date="2024-02-13T19:07:00Z"/>
                              </w:sdtContent>
                            </w:sdt>
                            <w:customXmlDelRangeEnd w:id="182"/>
                            <w:ins w:id="183" w:author="TIPS" w:date="2024-02-13T19:09:00Z">
                              <w:r w:rsidRPr="002D1944">
                                <w:rPr>
                                  <w:i/>
                                  <w:iCs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t xml:space="preserve">Figure </w:t>
                              </w:r>
                              <w:r w:rsidR="00FE1D2F">
                                <w:fldChar w:fldCharType="begin"/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instrText xml:space="preserve"> SEQ Figure \* ARABIC </w:instrText>
                              </w:r>
                              <w:r w:rsidR="00FE1D2F">
                                <w:fldChar w:fldCharType="separate"/>
                              </w:r>
                              <w:r>
                                <w:rPr>
                                  <w:i/>
                                  <w:iCs/>
                                  <w:noProof/>
                                  <w:sz w:val="20"/>
                                </w:rPr>
                                <w:t>4</w:t>
                              </w:r>
                              <w:r w:rsidR="00FE1D2F">
                                <w:fldChar w:fldCharType="end"/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t>: Structure of the complex [Cu(EDTA)]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vertAlign w:val="superscript"/>
                                </w:rPr>
                                <w:t>2−</w:t>
                              </w:r>
                            </w:ins>
                            <w:customXmlInsRangeStart w:id="184" w:author="TIPS" w:date="2024-02-13T19:09:00Z"/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898814448"/>
                                <w:citation/>
                              </w:sdtPr>
                              <w:sdtContent>
                                <w:customXmlInsRangeEnd w:id="184"/>
                                <w:ins w:id="185" w:author="TIPS" w:date="2024-02-13T19:09:00Z">
                                  <w:r w:rsidR="00FE1D2F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/>
                                      <w:iCs/>
                                      <w:sz w:val="20"/>
                                    </w:rPr>
                                    <w:instrText xml:space="preserve"> CITATION MolView \l 1033 </w:instrText>
                                  </w:r>
                                  <w:r w:rsidR="00FE1D2F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separate"/>
                                  </w:r>
                                </w:ins>
                                <w:r w:rsidR="00E95B2C"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t xml:space="preserve"> </w:t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ins w:id="186" w:author="TIPS" w:date="2024-02-13T19:09:00Z">
                                  <w:r w:rsidR="00FE1D2F"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end"/>
                                  </w:r>
                                </w:ins>
                                <w:customXmlInsRangeStart w:id="187" w:author="TIPS" w:date="2024-02-13T19:09:00Z"/>
                              </w:sdtContent>
                            </w:sdt>
                            <w:customXmlInsRangeEnd w:id="187"/>
                          </w:p>
                          <w:p w14:paraId="356EEA55" w14:textId="77777777" w:rsidR="005531F3" w:rsidRPr="00783210" w:rsidRDefault="005531F3" w:rsidP="008F16C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92238" id="Text Box 71" o:spid="_x0000_s1031" type="#_x0000_t202" style="position:absolute;margin-left:2pt;margin-top:34.65pt;width:119.5pt;height:61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" strokecolor="black [3213]">
                <v:textbox inset="0,0,0,0">
                  <w:txbxContent>
                    <w:p w14:paraId="6DAA32E2" w14:textId="12080C60" w:rsidR="005531F3" w:rsidRDefault="005531F3" w:rsidP="008F16CF">
                      <w:pPr>
                        <w:rPr>
                          <w:ins w:id="188" w:author="TIPS" w:date="2024-02-13T19:09:00Z"/>
                        </w:rPr>
                      </w:pPr>
                      <w:del w:id="189" w:author="TIPS" w:date="2024-02-13T19:07:00Z">
                        <w:r w:rsidRPr="008F1E9A" w:rsidDel="00222198">
                          <w:rPr>
                            <w:i/>
                            <w:iCs/>
                            <w:sz w:val="20"/>
                          </w:rPr>
                          <w:delText xml:space="preserve">Figure </w:delText>
                        </w:r>
                        <w:r w:rsidR="00FE1D2F" w:rsidRPr="008F1E9A" w:rsidDel="00222198">
                          <w:rPr>
                            <w:i/>
                            <w:iCs/>
                            <w:sz w:val="20"/>
                          </w:rPr>
                          <w:fldChar w:fldCharType="begin"/>
                        </w:r>
                        <w:r w:rsidRPr="008F1E9A" w:rsidDel="00222198">
                          <w:rPr>
                            <w:i/>
                            <w:iCs/>
                            <w:sz w:val="20"/>
                          </w:rPr>
                          <w:delInstrText xml:space="preserve"> SEQ Figure \* ARABIC </w:delInstrText>
                        </w:r>
                        <w:r w:rsidR="00FE1D2F" w:rsidRPr="008F1E9A" w:rsidDel="00222198">
                          <w:rPr>
                            <w:i/>
                            <w:iCs/>
                            <w:sz w:val="20"/>
                          </w:rPr>
                          <w:fldChar w:fldCharType="separate"/>
                        </w:r>
                      </w:del>
                      <w:del w:id="190" w:author="TIPS" w:date="2024-02-13T18:28:00Z">
                        <w:r w:rsidDel="00C774E8">
                          <w:rPr>
                            <w:i/>
                            <w:iCs/>
                            <w:noProof/>
                            <w:sz w:val="20"/>
                          </w:rPr>
                          <w:delText>3</w:delText>
                        </w:r>
                      </w:del>
                      <w:del w:id="191" w:author="TIPS" w:date="2024-02-13T19:07:00Z">
                        <w:r w:rsidR="00FE1D2F" w:rsidRPr="008F1E9A" w:rsidDel="00222198">
                          <w:rPr>
                            <w:i/>
                            <w:iCs/>
                            <w:sz w:val="20"/>
                          </w:rPr>
                          <w:fldChar w:fldCharType="end"/>
                        </w:r>
                        <w:r w:rsidDel="00222198">
                          <w:rPr>
                            <w:i/>
                            <w:iCs/>
                            <w:sz w:val="20"/>
                          </w:rPr>
                          <w:delText>: S</w:delText>
                        </w:r>
                        <w:r w:rsidRPr="004C0ED1" w:rsidDel="00222198">
                          <w:rPr>
                            <w:i/>
                            <w:iCs/>
                            <w:sz w:val="20"/>
                          </w:rPr>
                          <w:delText>truct</w:delText>
                        </w:r>
                        <w:r w:rsidDel="00222198">
                          <w:rPr>
                            <w:i/>
                            <w:iCs/>
                            <w:sz w:val="20"/>
                          </w:rPr>
                          <w:delText>ure of the complex</w:delText>
                        </w:r>
                        <w:r w:rsidRPr="00E94A73" w:rsidDel="00222198">
                          <w:rPr>
                            <w:i/>
                            <w:iCs/>
                            <w:sz w:val="20"/>
                          </w:rPr>
                          <w:delText>[Cu(EDTA)]</w:delText>
                        </w:r>
                        <w:r w:rsidRPr="00E94A73" w:rsidDel="00222198">
                          <w:rPr>
                            <w:i/>
                            <w:iCs/>
                            <w:sz w:val="20"/>
                            <w:vertAlign w:val="superscript"/>
                          </w:rPr>
                          <w:delText>2−</w:delText>
                        </w:r>
                      </w:del>
                      <w:customXmlDelRangeStart w:id="192" w:author="TIPS" w:date="2024-02-13T19:07:00Z"/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898814447"/>
                          <w:citation/>
                        </w:sdtPr>
                        <w:sdtContent>
                          <w:customXmlDelRangeEnd w:id="192"/>
                          <w:del w:id="193" w:author="TIPS" w:date="2024-02-13T19:07:00Z">
                            <w:r w:rsidR="00FE1D2F" w:rsidRPr="001A3874" w:rsidDel="00222198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1A3874" w:rsidDel="00222198">
                              <w:rPr>
                                <w:i/>
                                <w:iCs/>
                                <w:sz w:val="20"/>
                              </w:rPr>
                              <w:delInstrText xml:space="preserve"> CITATION MolView \l 1033 </w:delInstrText>
                            </w:r>
                            <w:r w:rsidR="00FE1D2F" w:rsidRPr="001A3874" w:rsidDel="00222198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Del="00222198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delText xml:space="preserve"> </w:delText>
                            </w:r>
                            <w:r w:rsidRPr="006F6A80" w:rsidDel="00222198">
                              <w:rPr>
                                <w:noProof/>
                                <w:sz w:val="20"/>
                              </w:rPr>
                              <w:delText>(MolView)</w:delText>
                            </w:r>
                            <w:r w:rsidR="00FE1D2F" w:rsidRPr="001A3874" w:rsidDel="00222198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</w:del>
                          <w:customXmlDelRangeStart w:id="194" w:author="TIPS" w:date="2024-02-13T19:07:00Z"/>
                        </w:sdtContent>
                      </w:sdt>
                      <w:customXmlDelRangeEnd w:id="194"/>
                      <w:ins w:id="195" w:author="TIPS" w:date="2024-02-13T19:09:00Z">
                        <w:r w:rsidRPr="002D1944">
                          <w:rPr>
                            <w:i/>
                            <w:iCs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</w:rPr>
                          <w:t xml:space="preserve">Figure </w:t>
                        </w:r>
                        <w:r w:rsidR="00FE1D2F">
                          <w:fldChar w:fldCharType="begin"/>
                        </w:r>
                        <w:r>
                          <w:rPr>
                            <w:i/>
                            <w:iCs/>
                            <w:sz w:val="20"/>
                          </w:rPr>
                          <w:instrText xml:space="preserve"> SEQ Figure \* ARABIC </w:instrText>
                        </w:r>
                        <w:r w:rsidR="00FE1D2F">
                          <w:fldChar w:fldCharType="separate"/>
                        </w:r>
                        <w:r>
                          <w:rPr>
                            <w:i/>
                            <w:iCs/>
                            <w:noProof/>
                            <w:sz w:val="20"/>
                          </w:rPr>
                          <w:t>4</w:t>
                        </w:r>
                        <w:r w:rsidR="00FE1D2F">
                          <w:fldChar w:fldCharType="end"/>
                        </w:r>
                        <w:r>
                          <w:rPr>
                            <w:i/>
                            <w:iCs/>
                            <w:sz w:val="20"/>
                          </w:rPr>
                          <w:t>: Structure of the complex [Cu(EDTA)]</w:t>
                        </w:r>
                        <w:r>
                          <w:rPr>
                            <w:i/>
                            <w:iCs/>
                            <w:sz w:val="20"/>
                            <w:vertAlign w:val="superscript"/>
                          </w:rPr>
                          <w:t>2−</w:t>
                        </w:r>
                      </w:ins>
                      <w:customXmlInsRangeStart w:id="196" w:author="TIPS" w:date="2024-02-13T19:09:00Z"/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898814448"/>
                          <w:citation/>
                        </w:sdtPr>
                        <w:sdtContent>
                          <w:customXmlInsRangeEnd w:id="196"/>
                          <w:ins w:id="197" w:author="TIPS" w:date="2024-02-13T19:09:00Z">
                            <w:r w:rsidR="00FE1D2F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instrText xml:space="preserve"> CITATION MolView \l 1033 </w:instrText>
                            </w:r>
                            <w:r w:rsidR="00FE1D2F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</w:ins>
                          <w:r w:rsidR="00E95B2C">
                            <w:rPr>
                              <w:i/>
                              <w:iCs/>
                              <w:noProof/>
                              <w:sz w:val="20"/>
                            </w:rPr>
                            <w:t xml:space="preserve"> </w:t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(MolView)</w:t>
                          </w:r>
                          <w:ins w:id="198" w:author="TIPS" w:date="2024-02-13T19:09:00Z">
                            <w:r w:rsidR="00FE1D2F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</w:ins>
                          <w:customXmlInsRangeStart w:id="199" w:author="TIPS" w:date="2024-02-13T19:09:00Z"/>
                        </w:sdtContent>
                      </w:sdt>
                      <w:customXmlInsRangeEnd w:id="199"/>
                    </w:p>
                    <w:p w14:paraId="356EEA55" w14:textId="77777777" w:rsidR="005531F3" w:rsidRPr="00783210" w:rsidRDefault="005531F3" w:rsidP="008F16CF"/>
                  </w:txbxContent>
                </v:textbox>
                <w10:wrap type="tight"/>
              </v:shape>
            </w:pict>
          </mc:Fallback>
        </mc:AlternateContent>
      </w:r>
      <w:del w:id="200" w:author="TIPS" w:date="2024-02-13T19:0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43392" behindDoc="0" locked="0" layoutInCell="1" allowOverlap="1" wp14:anchorId="4CB29E54" wp14:editId="13BC81B1">
                  <wp:simplePos x="0" y="0"/>
                  <wp:positionH relativeFrom="column">
                    <wp:posOffset>-83185</wp:posOffset>
                  </wp:positionH>
                  <wp:positionV relativeFrom="paragraph">
                    <wp:posOffset>17145</wp:posOffset>
                  </wp:positionV>
                  <wp:extent cx="1517650" cy="779145"/>
                  <wp:effectExtent l="12065" t="7620" r="13335" b="13335"/>
                  <wp:wrapTight wrapText="bothSides">
                    <wp:wrapPolygon edited="0">
                      <wp:start x="-199" y="-299"/>
                      <wp:lineTo x="-199" y="21301"/>
                      <wp:lineTo x="21799" y="21301"/>
                      <wp:lineTo x="21799" y="-299"/>
                      <wp:lineTo x="-199" y="-299"/>
                    </wp:wrapPolygon>
                  </wp:wrapTight>
                  <wp:docPr id="34370432" name="Text Box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17650" cy="779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5313B9" w14:textId="7F240210" w:rsidR="005531F3" w:rsidRDefault="005531F3" w:rsidP="002D1944">
                              <w:pPr>
                                <w:rPr>
                                  <w:ins w:id="201" w:author="TIPS" w:date="2024-02-13T19:09:00Z"/>
                                </w:rPr>
                              </w:pPr>
                              <w:bookmarkStart w:id="202" w:name="_Ref158073324"/>
                              <w:del w:id="203" w:author="TIPS" w:date="2024-02-13T19:07:00Z">
                                <w:r w:rsidRPr="008F1E9A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delText xml:space="preserve">Figure </w:delText>
                                </w:r>
                                <w:r w:rsidR="00FE1D2F" w:rsidRPr="008F1E9A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8F1E9A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delInstrText xml:space="preserve"> SEQ Figure \* ARABIC </w:delInstrText>
                                </w:r>
                                <w:r w:rsidR="00FE1D2F" w:rsidRPr="008F1E9A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</w:del>
                              <w:del w:id="204" w:author="TIPS" w:date="2024-02-13T18:28:00Z">
                                <w:r w:rsidDel="00C774E8"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delText>3</w:delText>
                                </w:r>
                              </w:del>
                              <w:del w:id="205" w:author="TIPS" w:date="2024-02-13T19:07:00Z">
                                <w:r w:rsidR="00FE1D2F" w:rsidRPr="008F1E9A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  <w:bookmarkEnd w:id="202"/>
                                <w:r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delText>: S</w:delText>
                                </w:r>
                                <w:r w:rsidRPr="004C0ED1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delText>truct</w:delText>
                                </w:r>
                                <w:r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delText>ure of the complex</w:delText>
                                </w:r>
                                <w:r w:rsidRPr="00E94A73" w:rsidDel="00222198">
                                  <w:rPr>
                                    <w:i/>
                                    <w:iCs/>
                                    <w:sz w:val="20"/>
                                  </w:rPr>
                                  <w:delText>[Cu(EDTA)]</w:delText>
                                </w:r>
                                <w:r w:rsidRPr="00E94A73" w:rsidDel="00222198">
                                  <w:rPr>
                                    <w:i/>
                                    <w:iCs/>
                                    <w:sz w:val="20"/>
                                    <w:vertAlign w:val="superscript"/>
                                  </w:rPr>
                                  <w:delText>2−</w:delText>
                                </w:r>
                              </w:del>
                              <w:customXmlDelRangeStart w:id="206" w:author="TIPS" w:date="2024-02-13T19:07:00Z"/>
                              <w:sdt>
                                <w:sdtPr>
                                  <w:rPr>
                                    <w:i/>
                                    <w:iCs/>
                                    <w:sz w:val="20"/>
                                  </w:rPr>
                                  <w:id w:val="1693784669"/>
                                  <w:citation/>
                                </w:sdtPr>
                                <w:sdtContent>
                                  <w:customXmlDelRangeEnd w:id="206"/>
                                  <w:del w:id="207" w:author="TIPS" w:date="2024-02-13T19:07:00Z">
                                    <w:r w:rsidR="00FE1D2F" w:rsidRPr="001A3874" w:rsidDel="00222198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begin"/>
                                    </w:r>
                                    <w:r w:rsidRPr="001A3874" w:rsidDel="00222198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delInstrText xml:space="preserve"> CITATION MolView \l 1033 </w:delInstrText>
                                    </w:r>
                                    <w:r w:rsidR="00FE1D2F" w:rsidRPr="001A3874" w:rsidDel="00222198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separate"/>
                                    </w:r>
                                    <w:r w:rsidDel="00222198">
                                      <w:rPr>
                                        <w:i/>
                                        <w:iCs/>
                                        <w:noProof/>
                                        <w:sz w:val="20"/>
                                      </w:rPr>
                                      <w:delText xml:space="preserve"> </w:delText>
                                    </w:r>
                                    <w:r w:rsidRPr="006F6A80" w:rsidDel="00222198">
                                      <w:rPr>
                                        <w:noProof/>
                                        <w:sz w:val="20"/>
                                      </w:rPr>
                                      <w:delText>(MolView)</w:delText>
                                    </w:r>
                                    <w:r w:rsidR="00FE1D2F" w:rsidRPr="001A3874" w:rsidDel="00222198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end"/>
                                    </w:r>
                                  </w:del>
                                  <w:customXmlDelRangeStart w:id="208" w:author="TIPS" w:date="2024-02-13T19:07:00Z"/>
                                </w:sdtContent>
                              </w:sdt>
                              <w:customXmlDelRangeEnd w:id="208"/>
                              <w:ins w:id="209" w:author="TIPS" w:date="2024-02-13T19:09:00Z">
                                <w:r w:rsidRPr="002D1944">
                                  <w:rPr>
                                    <w:i/>
                                    <w:iCs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iCs/>
                                    <w:sz w:val="20"/>
                                  </w:rPr>
                                  <w:t xml:space="preserve">Figure </w:t>
                                </w:r>
                                <w:r w:rsidR="00FE1D2F">
                                  <w:fldChar w:fldCharType="begin"/>
                                </w:r>
                                <w:r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SEQ Figure \* ARABIC </w:instrText>
                                </w:r>
                                <w:r w:rsidR="00FE1D2F"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t>4</w:t>
                                </w:r>
                                <w:r w:rsidR="00FE1D2F">
                                  <w:fldChar w:fldCharType="end"/>
                                </w:r>
                                <w:r>
                                  <w:rPr>
                                    <w:i/>
                                    <w:iCs/>
                                    <w:sz w:val="20"/>
                                  </w:rPr>
                                  <w:t>: Structure of the complex [Cu(EDTA)]</w:t>
                                </w:r>
                                <w:r>
                                  <w:rPr>
                                    <w:i/>
                                    <w:iCs/>
                                    <w:sz w:val="20"/>
                                    <w:vertAlign w:val="superscript"/>
                                  </w:rPr>
                                  <w:t>2−</w:t>
                                </w:r>
                              </w:ins>
                              <w:customXmlInsRangeStart w:id="210" w:author="TIPS" w:date="2024-02-13T19:09:00Z"/>
                              <w:sdt>
                                <w:sdtPr>
                                  <w:rPr>
                                    <w:i/>
                                    <w:iCs/>
                                    <w:sz w:val="20"/>
                                  </w:rPr>
                                  <w:id w:val="1693784666"/>
                                  <w:citation/>
                                </w:sdtPr>
                                <w:sdtContent>
                                  <w:customXmlInsRangeEnd w:id="210"/>
                                  <w:ins w:id="211" w:author="TIPS" w:date="2024-02-13T19:09:00Z">
                                    <w:r w:rsidR="00FE1D2F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instrText xml:space="preserve"> CITATION MolView \l 1033 </w:instrText>
                                    </w:r>
                                    <w:r w:rsidR="00FE1D2F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separate"/>
                                    </w:r>
                                  </w:ins>
                                  <w:r w:rsidR="00E95B2C">
                                    <w:rPr>
                                      <w:i/>
                                      <w:iCs/>
                                      <w:noProof/>
                                      <w:sz w:val="20"/>
                                    </w:rPr>
                                    <w:t xml:space="preserve"> </w:t>
                                  </w:r>
                                  <w:r w:rsidR="00E95B2C" w:rsidRPr="00E95B2C">
                                    <w:rPr>
                                      <w:noProof/>
                                      <w:sz w:val="20"/>
                                    </w:rPr>
                                    <w:t>(MolView)</w:t>
                                  </w:r>
                                  <w:ins w:id="212" w:author="TIPS" w:date="2024-02-13T19:09:00Z">
                                    <w:r w:rsidR="00FE1D2F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end"/>
                                    </w:r>
                                  </w:ins>
                                  <w:customXmlInsRangeStart w:id="213" w:author="TIPS" w:date="2024-02-13T19:09:00Z"/>
                                </w:sdtContent>
                              </w:sdt>
                              <w:customXmlInsRangeEnd w:id="213"/>
                            </w:p>
                            <w:p w14:paraId="67286E0E" w14:textId="77777777" w:rsidR="005531F3" w:rsidRPr="00783210" w:rsidRDefault="005531F3" w:rsidP="00CD413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CB29E54" id="Text Box 32" o:spid="_x0000_s1032" type="#_x0000_t202" style="position:absolute;margin-left:-6.55pt;margin-top:1.35pt;width:119.5pt;height:61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" strokecolor="black [3213]">
                  <v:textbox inset="0,0,0,0">
                    <w:txbxContent>
                      <w:p w14:paraId="2D5313B9" w14:textId="7F240210" w:rsidR="005531F3" w:rsidRDefault="005531F3" w:rsidP="002D1944">
                        <w:pPr>
                          <w:rPr>
                            <w:ins w:id="214" w:author="TIPS" w:date="2024-02-13T19:09:00Z"/>
                          </w:rPr>
                        </w:pPr>
                        <w:bookmarkStart w:id="215" w:name="_Ref158073324"/>
                        <w:del w:id="216" w:author="TIPS" w:date="2024-02-13T19:07:00Z">
                          <w:r w:rsidRPr="008F1E9A" w:rsidDel="00222198">
                            <w:rPr>
                              <w:i/>
                              <w:iCs/>
                              <w:sz w:val="20"/>
                            </w:rPr>
                            <w:delText xml:space="preserve">Figure </w:delText>
                          </w:r>
                          <w:r w:rsidR="00FE1D2F" w:rsidRPr="008F1E9A" w:rsidDel="00222198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8F1E9A" w:rsidDel="00222198">
                            <w:rPr>
                              <w:i/>
                              <w:iCs/>
                              <w:sz w:val="20"/>
                            </w:rPr>
                            <w:delInstrText xml:space="preserve"> SEQ Figure \* ARABIC </w:delInstrText>
                          </w:r>
                          <w:r w:rsidR="00FE1D2F" w:rsidRPr="008F1E9A" w:rsidDel="00222198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</w:del>
                        <w:del w:id="217" w:author="TIPS" w:date="2024-02-13T18:28:00Z">
                          <w:r w:rsidDel="00C774E8">
                            <w:rPr>
                              <w:i/>
                              <w:iCs/>
                              <w:noProof/>
                              <w:sz w:val="20"/>
                            </w:rPr>
                            <w:delText>3</w:delText>
                          </w:r>
                        </w:del>
                        <w:del w:id="218" w:author="TIPS" w:date="2024-02-13T19:07:00Z">
                          <w:r w:rsidR="00FE1D2F" w:rsidRPr="008F1E9A" w:rsidDel="00222198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  <w:bookmarkEnd w:id="215"/>
                          <w:r w:rsidDel="00222198">
                            <w:rPr>
                              <w:i/>
                              <w:iCs/>
                              <w:sz w:val="20"/>
                            </w:rPr>
                            <w:delText>: S</w:delText>
                          </w:r>
                          <w:r w:rsidRPr="004C0ED1" w:rsidDel="00222198">
                            <w:rPr>
                              <w:i/>
                              <w:iCs/>
                              <w:sz w:val="20"/>
                            </w:rPr>
                            <w:delText>truct</w:delText>
                          </w:r>
                          <w:r w:rsidDel="00222198">
                            <w:rPr>
                              <w:i/>
                              <w:iCs/>
                              <w:sz w:val="20"/>
                            </w:rPr>
                            <w:delText>ure of the complex</w:delText>
                          </w:r>
                          <w:r w:rsidRPr="00E94A73" w:rsidDel="00222198">
                            <w:rPr>
                              <w:i/>
                              <w:iCs/>
                              <w:sz w:val="20"/>
                            </w:rPr>
                            <w:delText>[Cu(EDTA)]</w:delText>
                          </w:r>
                          <w:r w:rsidRPr="00E94A73" w:rsidDel="00222198">
                            <w:rPr>
                              <w:i/>
                              <w:iCs/>
                              <w:sz w:val="20"/>
                              <w:vertAlign w:val="superscript"/>
                            </w:rPr>
                            <w:delText>2−</w:delText>
                          </w:r>
                        </w:del>
                        <w:customXmlDelRangeStart w:id="219" w:author="TIPS" w:date="2024-02-13T19:07:00Z"/>
                        <w:sdt>
                          <w:sdtPr>
                            <w:rPr>
                              <w:i/>
                              <w:iCs/>
                              <w:sz w:val="20"/>
                            </w:rPr>
                            <w:id w:val="1693784669"/>
                            <w:citation/>
                          </w:sdtPr>
                          <w:sdtContent>
                            <w:customXmlDelRangeEnd w:id="219"/>
                            <w:del w:id="220" w:author="TIPS" w:date="2024-02-13T19:07:00Z">
                              <w:r w:rsidR="00FE1D2F" w:rsidRPr="001A3874" w:rsidDel="00222198">
                                <w:rPr>
                                  <w:i/>
                                  <w:iCs/>
                                  <w:sz w:val="20"/>
                                </w:rPr>
                                <w:fldChar w:fldCharType="begin"/>
                              </w:r>
                              <w:r w:rsidRPr="001A3874" w:rsidDel="00222198">
                                <w:rPr>
                                  <w:i/>
                                  <w:iCs/>
                                  <w:sz w:val="20"/>
                                </w:rPr>
                                <w:delInstrText xml:space="preserve"> CITATION MolView \l 1033 </w:delInstrText>
                              </w:r>
                              <w:r w:rsidR="00FE1D2F" w:rsidRPr="001A3874" w:rsidDel="00222198">
                                <w:rPr>
                                  <w:i/>
                                  <w:iCs/>
                                  <w:sz w:val="20"/>
                                </w:rPr>
                                <w:fldChar w:fldCharType="separate"/>
                              </w:r>
                              <w:r w:rsidDel="00222198">
                                <w:rPr>
                                  <w:i/>
                                  <w:iCs/>
                                  <w:noProof/>
                                  <w:sz w:val="20"/>
                                </w:rPr>
                                <w:delText xml:space="preserve"> </w:delText>
                              </w:r>
                              <w:r w:rsidRPr="006F6A80" w:rsidDel="00222198">
                                <w:rPr>
                                  <w:noProof/>
                                  <w:sz w:val="20"/>
                                </w:rPr>
                                <w:delText>(MolView)</w:delText>
                              </w:r>
                              <w:r w:rsidR="00FE1D2F" w:rsidRPr="001A3874" w:rsidDel="00222198">
                                <w:rPr>
                                  <w:i/>
                                  <w:iCs/>
                                  <w:sz w:val="20"/>
                                </w:rPr>
                                <w:fldChar w:fldCharType="end"/>
                              </w:r>
                            </w:del>
                            <w:customXmlDelRangeStart w:id="221" w:author="TIPS" w:date="2024-02-13T19:07:00Z"/>
                          </w:sdtContent>
                        </w:sdt>
                        <w:customXmlDelRangeEnd w:id="221"/>
                        <w:ins w:id="222" w:author="TIPS" w:date="2024-02-13T19:09:00Z">
                          <w:r w:rsidRPr="002D1944">
                            <w:rPr>
                              <w:i/>
                              <w:iCs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iCs/>
                              <w:sz w:val="20"/>
                            </w:rPr>
                            <w:t xml:space="preserve">Figure </w:t>
                          </w:r>
                          <w:r w:rsidR="00FE1D2F">
                            <w:fldChar w:fldCharType="begin"/>
                          </w:r>
                          <w:r>
                            <w:rPr>
                              <w:i/>
                              <w:iCs/>
                              <w:sz w:val="20"/>
                            </w:rPr>
                            <w:instrText xml:space="preserve"> SEQ Figure \* ARABIC </w:instrText>
                          </w:r>
                          <w:r w:rsidR="00FE1D2F"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20"/>
                            </w:rPr>
                            <w:t>4</w:t>
                          </w:r>
                          <w:r w:rsidR="00FE1D2F">
                            <w:fldChar w:fldCharType="end"/>
                          </w:r>
                          <w:r>
                            <w:rPr>
                              <w:i/>
                              <w:iCs/>
                              <w:sz w:val="20"/>
                            </w:rPr>
                            <w:t>: Structure of the complex [Cu(EDTA)]</w:t>
                          </w:r>
                          <w:r>
                            <w:rPr>
                              <w:i/>
                              <w:iCs/>
                              <w:sz w:val="20"/>
                              <w:vertAlign w:val="superscript"/>
                            </w:rPr>
                            <w:t>2−</w:t>
                          </w:r>
                        </w:ins>
                        <w:customXmlInsRangeStart w:id="223" w:author="TIPS" w:date="2024-02-13T19:09:00Z"/>
                        <w:sdt>
                          <w:sdtPr>
                            <w:rPr>
                              <w:i/>
                              <w:iCs/>
                              <w:sz w:val="20"/>
                            </w:rPr>
                            <w:id w:val="1693784666"/>
                            <w:citation/>
                          </w:sdtPr>
                          <w:sdtContent>
                            <w:customXmlInsRangeEnd w:id="223"/>
                            <w:ins w:id="224" w:author="TIPS" w:date="2024-02-13T19:09:00Z">
                              <w:r w:rsidR="00FE1D2F">
                                <w:rPr>
                                  <w:i/>
                                  <w:iCs/>
                                  <w:sz w:val="20"/>
                                </w:rPr>
                                <w:fldChar w:fldCharType="begin"/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instrText xml:space="preserve"> CITATION MolView \l 1033 </w:instrText>
                              </w:r>
                              <w:r w:rsidR="00FE1D2F">
                                <w:rPr>
                                  <w:i/>
                                  <w:iCs/>
                                  <w:sz w:val="20"/>
                                </w:rPr>
                                <w:fldChar w:fldCharType="separate"/>
                              </w:r>
                            </w:ins>
                            <w:r w:rsidR="00E95B2C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 xml:space="preserve"> </w:t>
                            </w:r>
                            <w:r w:rsidR="00E95B2C" w:rsidRPr="00E95B2C">
                              <w:rPr>
                                <w:noProof/>
                                <w:sz w:val="20"/>
                              </w:rPr>
                              <w:t>(MolView)</w:t>
                            </w:r>
                            <w:ins w:id="225" w:author="TIPS" w:date="2024-02-13T19:09:00Z">
                              <w:r w:rsidR="00FE1D2F">
                                <w:rPr>
                                  <w:i/>
                                  <w:iCs/>
                                  <w:sz w:val="20"/>
                                </w:rPr>
                                <w:fldChar w:fldCharType="end"/>
                              </w:r>
                            </w:ins>
                            <w:customXmlInsRangeStart w:id="226" w:author="TIPS" w:date="2024-02-13T19:09:00Z"/>
                          </w:sdtContent>
                        </w:sdt>
                        <w:customXmlInsRangeEnd w:id="226"/>
                      </w:p>
                      <w:p w14:paraId="67286E0E" w14:textId="77777777" w:rsidR="005531F3" w:rsidRPr="00783210" w:rsidRDefault="005531F3" w:rsidP="00CD413F"/>
                    </w:txbxContent>
                  </v:textbox>
                  <w10:wrap type="tight"/>
                </v:shape>
              </w:pict>
            </mc:Fallback>
          </mc:AlternateContent>
        </w:r>
      </w:del>
      <w:ins w:id="227" w:author="TIPS" w:date="2024-02-13T19:05:00Z">
        <w:r w:rsidR="00E93B3C">
          <w:t xml:space="preserve">Having origins from the Greek word for ‘claw,’ </w:t>
        </w:r>
      </w:ins>
      <w:customXmlInsRangeStart w:id="228" w:author="TIPS" w:date="2024-02-13T19:05:00Z"/>
      <w:sdt>
        <w:sdtPr>
          <w:id w:val="1693784664"/>
          <w:citation/>
        </w:sdtPr>
        <w:sdtContent>
          <w:customXmlInsRangeEnd w:id="228"/>
          <w:ins w:id="229" w:author="TIPS" w:date="2024-02-13T19:05:00Z">
            <w:r w:rsidR="00FE1D2F">
              <w:fldChar w:fldCharType="begin"/>
            </w:r>
            <w:r w:rsidR="0027336B">
              <w:instrText xml:space="preserve">CITATION ChelationClaw \l 1033 </w:instrText>
            </w:r>
            <w:r w:rsidR="00FE1D2F">
              <w:fldChar w:fldCharType="separate"/>
            </w:r>
          </w:ins>
          <w:r w:rsidR="00E95B2C">
            <w:rPr>
              <w:noProof/>
            </w:rPr>
            <w:t>(Flora and Pachauri)</w:t>
          </w:r>
          <w:ins w:id="230" w:author="TIPS" w:date="2024-02-13T19:05:00Z">
            <w:r w:rsidR="00FE1D2F">
              <w:rPr>
                <w:noProof/>
              </w:rPr>
              <w:fldChar w:fldCharType="end"/>
            </w:r>
          </w:ins>
          <w:customXmlInsRangeStart w:id="231" w:author="TIPS" w:date="2024-02-13T19:05:00Z"/>
        </w:sdtContent>
      </w:sdt>
      <w:customXmlInsRangeEnd w:id="231"/>
      <w:ins w:id="232" w:author="TIPS" w:date="2024-02-13T19:05:00Z">
        <w:r w:rsidR="00E93B3C">
          <w:t xml:space="preserve"> chelation differs from complexation by the denticity of the participating ligands. Monodentate ligands like water offer only one binding site, leading to complexation as seen in </w:t>
        </w:r>
        <w:r w:rsidR="00FE1D2F" w:rsidRPr="002F7E4C">
          <w:fldChar w:fldCharType="begin"/>
        </w:r>
        <w:r w:rsidR="00E93B3C" w:rsidRPr="002F7E4C">
          <w:instrText xml:space="preserve"> REF _Ref158070195 \h </w:instrText>
        </w:r>
      </w:ins>
      <w:r w:rsidR="00D5260F" w:rsidRPr="002F7E4C">
        <w:instrText xml:space="preserve"> \* MERGEFORMAT </w:instrText>
      </w:r>
      <w:ins w:id="233" w:author="TIPS" w:date="2024-02-13T19:05:00Z">
        <w:r w:rsidR="00FE1D2F" w:rsidRPr="002F7E4C">
          <w:fldChar w:fldCharType="separate"/>
        </w:r>
        <w:r w:rsidR="00E93B3C" w:rsidRPr="002F7E4C">
          <w:t>Figure 2</w:t>
        </w:r>
        <w:r w:rsidR="00FE1D2F" w:rsidRPr="002F7E4C">
          <w:fldChar w:fldCharType="end"/>
        </w:r>
        <w:r w:rsidR="00E93B3C">
          <w:t xml:space="preserve">. Polydentate ligands (also known as chelating agents) meanwhile interact with the central metal ion through multiple binding sites (such as in </w:t>
        </w:r>
        <w:r w:rsidR="00FE1D2F" w:rsidRPr="002F7E4C">
          <w:fldChar w:fldCharType="begin"/>
        </w:r>
        <w:r w:rsidR="00E93B3C" w:rsidRPr="002F7E4C">
          <w:instrText xml:space="preserve"> REF _Ref158073324 \h </w:instrText>
        </w:r>
      </w:ins>
      <w:r w:rsidR="002F7E4C">
        <w:instrText xml:space="preserve"> \* MERGEFORMAT </w:instrText>
      </w:r>
      <w:ins w:id="234" w:author="TIPS" w:date="2024-02-13T19:05:00Z">
        <w:r w:rsidR="00FE1D2F" w:rsidRPr="002F7E4C">
          <w:fldChar w:fldCharType="separate"/>
        </w:r>
        <w:r w:rsidR="00E93B3C" w:rsidRPr="002F7E4C">
          <w:t>Figure 3</w:t>
        </w:r>
        <w:r w:rsidR="00FE1D2F" w:rsidRPr="002F7E4C">
          <w:fldChar w:fldCharType="end"/>
        </w:r>
        <w:r w:rsidR="00E93B3C">
          <w:t xml:space="preserve">); </w:t>
        </w:r>
      </w:ins>
      <w:r w:rsidR="00F33165">
        <w:t>thus,</w:t>
      </w:r>
      <w:ins w:id="235" w:author="TIPS" w:date="2024-02-13T19:05:00Z">
        <w:r w:rsidR="00E93B3C">
          <w:t xml:space="preserve"> leading to chelation. Chelating agents wrap around the metal ion, forming ring-like/cage-like structures called chelate complexes or chelates which boost the stability of the complex - this is referred to as the chelate effect</w:t>
        </w:r>
      </w:ins>
      <w:customXmlInsRangeStart w:id="236" w:author="TIPS" w:date="2024-02-13T19:05:00Z"/>
      <w:sdt>
        <w:sdtPr>
          <w:id w:val="1693784665"/>
          <w:citation/>
        </w:sdtPr>
        <w:sdtContent>
          <w:customXmlInsRangeEnd w:id="236"/>
          <w:ins w:id="237" w:author="TIPS" w:date="2024-02-13T19:05:00Z">
            <w:r w:rsidR="00FE1D2F">
              <w:fldChar w:fldCharType="begin"/>
            </w:r>
            <w:r w:rsidR="00E93B3C">
              <w:instrText xml:space="preserve"> CITATION ChelateEffect \l 1033 </w:instrText>
            </w:r>
            <w:r w:rsidR="00FE1D2F">
              <w:fldChar w:fldCharType="separate"/>
            </w:r>
          </w:ins>
          <w:r w:rsidR="00E95B2C">
            <w:rPr>
              <w:noProof/>
            </w:rPr>
            <w:t xml:space="preserve"> (Lancashire)</w:t>
          </w:r>
          <w:ins w:id="238" w:author="TIPS" w:date="2024-02-13T19:05:00Z">
            <w:r w:rsidR="00FE1D2F">
              <w:rPr>
                <w:noProof/>
              </w:rPr>
              <w:fldChar w:fldCharType="end"/>
            </w:r>
          </w:ins>
          <w:customXmlInsRangeStart w:id="239" w:author="TIPS" w:date="2024-02-13T19:05:00Z"/>
        </w:sdtContent>
      </w:sdt>
      <w:customXmlInsRangeEnd w:id="239"/>
      <w:ins w:id="240" w:author="TIPS" w:date="2024-02-13T19:05:00Z">
        <w:r w:rsidR="00E93B3C">
          <w:t xml:space="preserve">. This </w:t>
        </w:r>
      </w:ins>
      <w:ins w:id="241" w:author="TIPS" w:date="2024-02-13T19:14:00Z">
        <w:r w:rsidR="00503DC8">
          <w:t xml:space="preserve">is the primary type of interaction that takes place between the copper (II) ions and the </w:t>
        </w:r>
      </w:ins>
      <w:ins w:id="242" w:author="TIPS" w:date="2024-02-13T19:15:00Z">
        <w:r w:rsidR="00503DC8">
          <w:t>phenolic extracts</w:t>
        </w:r>
        <w:r w:rsidR="00580E82">
          <w:t xml:space="preserve"> from PPP as detailed in the following section</w:t>
        </w:r>
        <w:r w:rsidR="00503DC8">
          <w:t>.</w:t>
        </w:r>
      </w:ins>
    </w:p>
    <w:p w14:paraId="51E7145C" w14:textId="481738CC" w:rsidR="00E93B3C" w:rsidRDefault="006E3DA5" w:rsidP="00337AC9">
      <w:pPr>
        <w:rPr>
          <w:ins w:id="243" w:author="TIPS" w:date="2024-02-13T19:05:00Z"/>
        </w:rPr>
      </w:pPr>
      <w:ins w:id="244" w:author="TIPS" w:date="2024-02-13T19:12:00Z">
        <w:r>
          <w:t>Going back to EDTA</w:t>
        </w:r>
      </w:ins>
      <w:ins w:id="245" w:author="TIPS" w:date="2024-02-13T19:13:00Z">
        <w:r w:rsidR="00861B4E">
          <w:t>, a</w:t>
        </w:r>
      </w:ins>
      <w:ins w:id="246" w:author="TIPS" w:date="2024-02-13T18:58:00Z">
        <w:r w:rsidR="00ED1B2D">
          <w:t xml:space="preserve">lthough effective in its role of scavenging heavy metals, especially copper </w:t>
        </w:r>
      </w:ins>
      <w:customXmlInsRangeStart w:id="247" w:author="TIPS" w:date="2024-02-13T18:58:00Z"/>
      <w:sdt>
        <w:sdtPr>
          <w:id w:val="1693784651"/>
          <w:citation/>
        </w:sdtPr>
        <w:sdtContent>
          <w:customXmlInsRangeEnd w:id="247"/>
          <w:ins w:id="248" w:author="TIPS" w:date="2024-02-13T18:58:00Z">
            <w:r w:rsidR="00FE1D2F">
              <w:fldChar w:fldCharType="begin"/>
            </w:r>
            <w:r w:rsidR="00ED1B2D">
              <w:instrText xml:space="preserve"> CITATION EDTAGood \l 1033 </w:instrText>
            </w:r>
            <w:r w:rsidR="00FE1D2F">
              <w:fldChar w:fldCharType="separate"/>
            </w:r>
          </w:ins>
          <w:r w:rsidR="00E95B2C">
            <w:rPr>
              <w:noProof/>
            </w:rPr>
            <w:t>(Lo and Yang)</w:t>
          </w:r>
          <w:ins w:id="249" w:author="TIPS" w:date="2024-02-13T18:58:00Z">
            <w:r w:rsidR="00FE1D2F">
              <w:rPr>
                <w:noProof/>
              </w:rPr>
              <w:fldChar w:fldCharType="end"/>
            </w:r>
          </w:ins>
          <w:customXmlInsRangeStart w:id="250" w:author="TIPS" w:date="2024-02-13T18:58:00Z"/>
        </w:sdtContent>
      </w:sdt>
      <w:customXmlInsRangeEnd w:id="250"/>
      <w:ins w:id="251" w:author="TIPS" w:date="2024-02-13T18:58:00Z">
        <w:r w:rsidR="00ED1B2D">
          <w:t>, EDTA (in the form of Na</w:t>
        </w:r>
        <w:r w:rsidR="00ED1B2D">
          <w:rPr>
            <w:vertAlign w:val="subscript"/>
          </w:rPr>
          <w:t>2</w:t>
        </w:r>
        <w:r w:rsidR="00ED1B2D">
          <w:t>EDTA and CaNa</w:t>
        </w:r>
        <w:r w:rsidR="00ED1B2D">
          <w:rPr>
            <w:vertAlign w:val="subscript"/>
          </w:rPr>
          <w:t>2</w:t>
        </w:r>
        <w:r w:rsidR="00ED1B2D">
          <w:t xml:space="preserve">EDTA) has been found to lead to health complications regarding the homeostasis of metal ion concentrations in the body </w:t>
        </w:r>
      </w:ins>
      <w:customXmlInsRangeStart w:id="252" w:author="TIPS" w:date="2024-02-13T18:58:00Z"/>
      <w:sdt>
        <w:sdtPr>
          <w:id w:val="1693784652"/>
          <w:citation/>
        </w:sdtPr>
        <w:sdtContent>
          <w:customXmlInsRangeEnd w:id="252"/>
          <w:ins w:id="253" w:author="TIPS" w:date="2024-02-13T18:58:00Z">
            <w:r w:rsidR="00FE1D2F">
              <w:fldChar w:fldCharType="begin"/>
            </w:r>
            <w:r w:rsidR="008B6AA1">
              <w:instrText xml:space="preserve">CITATION EDTABad \l 1033 </w:instrText>
            </w:r>
            <w:r w:rsidR="00FE1D2F">
              <w:fldChar w:fldCharType="separate"/>
            </w:r>
          </w:ins>
          <w:r w:rsidR="00E95B2C">
            <w:rPr>
              <w:noProof/>
            </w:rPr>
            <w:t>(Crisponi, Nurchi and Lachowicz)</w:t>
          </w:r>
          <w:ins w:id="254" w:author="TIPS" w:date="2024-02-13T18:58:00Z">
            <w:r w:rsidR="00FE1D2F">
              <w:rPr>
                <w:noProof/>
              </w:rPr>
              <w:fldChar w:fldCharType="end"/>
            </w:r>
          </w:ins>
          <w:customXmlInsRangeStart w:id="255" w:author="TIPS" w:date="2024-02-13T18:58:00Z"/>
        </w:sdtContent>
      </w:sdt>
      <w:customXmlInsRangeEnd w:id="255"/>
      <w:ins w:id="256" w:author="TIPS" w:date="2024-02-13T18:58:00Z">
        <w:r w:rsidR="00ED1B2D">
          <w:t>. This, combined with the growing proliferation of sustainable nature-based substitutes for synthetic chemicals in industry has led me to explore the use of PPs in the filtration of heavy metal contaminated water.</w:t>
        </w:r>
      </w:ins>
    </w:p>
    <w:p w14:paraId="2904FC78" w14:textId="77777777" w:rsidR="00F008FA" w:rsidRDefault="005E1E63" w:rsidP="00337AC9">
      <w:del w:id="257" w:author="TIPS" w:date="2024-02-13T19:05:00Z">
        <w:r w:rsidDel="00E93B3C">
          <w:lastRenderedPageBreak/>
          <w:delText xml:space="preserve">Having origins from the Greek word for ‘claw,’ </w:delText>
        </w:r>
      </w:del>
      <w:customXmlDelRangeStart w:id="258" w:author="TIPS" w:date="2024-02-13T19:05:00Z"/>
      <w:sdt>
        <w:sdtPr>
          <w:id w:val="1021707630"/>
          <w:citation/>
        </w:sdtPr>
        <w:sdtContent>
          <w:customXmlDelRangeEnd w:id="258"/>
          <w:del w:id="259" w:author="TIPS" w:date="2024-02-13T19:05:00Z">
            <w:r w:rsidR="00FE1D2F" w:rsidDel="00E93B3C">
              <w:fldChar w:fldCharType="begin"/>
            </w:r>
            <w:r w:rsidDel="00E93B3C">
              <w:delInstrText xml:space="preserve"> CITATION ChelationClaw \l 1033 </w:delInstrText>
            </w:r>
            <w:r w:rsidR="00FE1D2F" w:rsidDel="00E93B3C">
              <w:fldChar w:fldCharType="separate"/>
            </w:r>
            <w:r w:rsidR="006F6A80" w:rsidDel="00E93B3C">
              <w:rPr>
                <w:noProof/>
              </w:rPr>
              <w:delText>(Flora and Pachauri)</w:delText>
            </w:r>
            <w:r w:rsidR="00FE1D2F" w:rsidDel="00E93B3C">
              <w:rPr>
                <w:noProof/>
              </w:rPr>
              <w:fldChar w:fldCharType="end"/>
            </w:r>
          </w:del>
          <w:customXmlDelRangeStart w:id="260" w:author="TIPS" w:date="2024-02-13T19:05:00Z"/>
        </w:sdtContent>
      </w:sdt>
      <w:customXmlDelRangeEnd w:id="260"/>
      <w:del w:id="261" w:author="TIPS" w:date="2024-02-13T19:05:00Z">
        <w:r w:rsidDel="00E93B3C">
          <w:delText xml:space="preserve"> c</w:delText>
        </w:r>
        <w:r w:rsidR="00AC7E78" w:rsidDel="00E93B3C">
          <w:delText xml:space="preserve">helation differs from complexation by the denticity of the participating ligands. Monodentate ligands like water </w:delText>
        </w:r>
        <w:r w:rsidR="00C154BC" w:rsidDel="00E93B3C">
          <w:delText xml:space="preserve">offer only one binding site, leading to complexation as seen in </w:delText>
        </w:r>
        <w:r w:rsidR="00FE1D2F" w:rsidDel="00E93B3C">
          <w:fldChar w:fldCharType="begin"/>
        </w:r>
        <w:r w:rsidR="00C154BC" w:rsidDel="00E93B3C">
          <w:delInstrText xml:space="preserve"> REF _Ref158070195 \h </w:delInstrText>
        </w:r>
        <w:r w:rsidR="00FE1D2F" w:rsidDel="00E93B3C">
          <w:fldChar w:fldCharType="separate"/>
        </w:r>
        <w:r w:rsidR="00C154BC" w:rsidRPr="004C0ED1" w:rsidDel="00E93B3C">
          <w:rPr>
            <w:i/>
            <w:iCs/>
            <w:sz w:val="20"/>
          </w:rPr>
          <w:delText xml:space="preserve">Figure </w:delText>
        </w:r>
        <w:r w:rsidR="00C154BC" w:rsidDel="00E93B3C">
          <w:rPr>
            <w:i/>
            <w:iCs/>
            <w:noProof/>
            <w:sz w:val="20"/>
          </w:rPr>
          <w:delText>2</w:delText>
        </w:r>
        <w:r w:rsidR="00FE1D2F" w:rsidDel="00E93B3C">
          <w:fldChar w:fldCharType="end"/>
        </w:r>
        <w:r w:rsidR="00C154BC" w:rsidDel="00E93B3C">
          <w:delText>.</w:delText>
        </w:r>
        <w:r w:rsidR="00F81A2E" w:rsidDel="00E93B3C">
          <w:delText xml:space="preserve">Polydentate ligands </w:delText>
        </w:r>
        <w:r w:rsidR="00641CB1" w:rsidDel="00E93B3C">
          <w:delText xml:space="preserve">(also </w:delText>
        </w:r>
        <w:r w:rsidR="00C9472F" w:rsidDel="00E93B3C">
          <w:delText>known</w:delText>
        </w:r>
        <w:r w:rsidR="00641CB1" w:rsidDel="00E93B3C">
          <w:delText xml:space="preserve"> as chelating agents) </w:delText>
        </w:r>
        <w:r w:rsidR="00F81A2E" w:rsidDel="00E93B3C">
          <w:delText xml:space="preserve">meanwhile interact with the central metal </w:delText>
        </w:r>
        <w:r w:rsidR="00FA2D2C" w:rsidDel="00E93B3C">
          <w:delText>ion</w:delText>
        </w:r>
        <w:r w:rsidR="00546614" w:rsidDel="00E93B3C">
          <w:delText xml:space="preserve"> through multiple binding sites (such as in </w:delText>
        </w:r>
        <w:r w:rsidR="00FE1D2F" w:rsidDel="00E93B3C">
          <w:fldChar w:fldCharType="begin"/>
        </w:r>
        <w:r w:rsidR="00546614" w:rsidDel="00E93B3C">
          <w:delInstrText xml:space="preserve"> REF _Ref158073324 \h </w:delInstrText>
        </w:r>
        <w:r w:rsidR="00FE1D2F" w:rsidDel="00E93B3C">
          <w:fldChar w:fldCharType="separate"/>
        </w:r>
        <w:r w:rsidR="00546614" w:rsidRPr="008F1E9A" w:rsidDel="00E93B3C">
          <w:rPr>
            <w:i/>
            <w:iCs/>
            <w:sz w:val="20"/>
          </w:rPr>
          <w:delText xml:space="preserve">Figure </w:delText>
        </w:r>
        <w:r w:rsidR="00546614" w:rsidDel="00E93B3C">
          <w:rPr>
            <w:i/>
            <w:iCs/>
            <w:noProof/>
            <w:sz w:val="20"/>
          </w:rPr>
          <w:delText>3</w:delText>
        </w:r>
        <w:r w:rsidR="00FE1D2F" w:rsidDel="00E93B3C">
          <w:fldChar w:fldCharType="end"/>
        </w:r>
        <w:r w:rsidR="00546614" w:rsidDel="00E93B3C">
          <w:delText>)</w:delText>
        </w:r>
        <w:r w:rsidR="008D5627" w:rsidDel="00E93B3C">
          <w:delText>; thus leading to chelation</w:delText>
        </w:r>
        <w:r w:rsidR="00546614" w:rsidDel="00E93B3C">
          <w:delText>.</w:delText>
        </w:r>
        <w:r w:rsidR="003B3DC8" w:rsidDel="00E93B3C">
          <w:delText>C</w:delText>
        </w:r>
        <w:r w:rsidR="00F81242" w:rsidDel="00E93B3C">
          <w:delText xml:space="preserve">helating agents wrap around the metal ion, </w:delText>
        </w:r>
        <w:r w:rsidR="003B3DC8" w:rsidDel="00E93B3C">
          <w:delText>forming ring-like/cage-like structures</w:delText>
        </w:r>
        <w:r w:rsidR="00E80523" w:rsidDel="00E93B3C">
          <w:delText xml:space="preserve"> called </w:delText>
        </w:r>
        <w:r w:rsidR="003425AF" w:rsidDel="00E93B3C">
          <w:delText xml:space="preserve">chelate complexes or </w:delText>
        </w:r>
        <w:r w:rsidR="00E80523" w:rsidDel="00E93B3C">
          <w:delText>chelateswhich boost the stability of the comple</w:delText>
        </w:r>
        <w:r w:rsidR="00E13513" w:rsidDel="00E93B3C">
          <w:delText>x</w:delText>
        </w:r>
        <w:r w:rsidR="00C9472F" w:rsidDel="00E93B3C">
          <w:delText xml:space="preserve"> - t</w:delText>
        </w:r>
        <w:r w:rsidR="00E13513" w:rsidDel="00E93B3C">
          <w:delText>his is referred to as the chelate effect</w:delText>
        </w:r>
      </w:del>
      <w:customXmlDelRangeStart w:id="262" w:author="TIPS" w:date="2024-02-13T19:05:00Z"/>
      <w:sdt>
        <w:sdtPr>
          <w:id w:val="1021707652"/>
          <w:citation/>
        </w:sdtPr>
        <w:sdtContent>
          <w:customXmlDelRangeEnd w:id="262"/>
          <w:del w:id="263" w:author="TIPS" w:date="2024-02-13T19:05:00Z">
            <w:r w:rsidR="00FE1D2F" w:rsidDel="00E93B3C">
              <w:fldChar w:fldCharType="begin"/>
            </w:r>
            <w:r w:rsidDel="00E93B3C">
              <w:delInstrText xml:space="preserve"> CITATION ChelateEffect \l 1033 </w:delInstrText>
            </w:r>
            <w:r w:rsidR="00FE1D2F" w:rsidDel="00E93B3C">
              <w:fldChar w:fldCharType="separate"/>
            </w:r>
            <w:r w:rsidR="006F6A80" w:rsidDel="00E93B3C">
              <w:rPr>
                <w:noProof/>
              </w:rPr>
              <w:delText xml:space="preserve"> (Lancashire)</w:delText>
            </w:r>
            <w:r w:rsidR="00FE1D2F" w:rsidDel="00E93B3C">
              <w:rPr>
                <w:noProof/>
              </w:rPr>
              <w:fldChar w:fldCharType="end"/>
            </w:r>
          </w:del>
          <w:customXmlDelRangeStart w:id="264" w:author="TIPS" w:date="2024-02-13T19:05:00Z"/>
        </w:sdtContent>
      </w:sdt>
      <w:customXmlDelRangeEnd w:id="264"/>
      <w:del w:id="265" w:author="TIPS" w:date="2024-02-13T19:05:00Z">
        <w:r w:rsidR="00E13513" w:rsidDel="00E93B3C">
          <w:delText>.</w:delText>
        </w:r>
      </w:del>
    </w:p>
    <w:p w14:paraId="3F56426A" w14:textId="36463607" w:rsidR="00046FC9" w:rsidRDefault="00730C2C" w:rsidP="00046F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C040708" wp14:editId="6A0757EA">
                <wp:simplePos x="0" y="0"/>
                <wp:positionH relativeFrom="column">
                  <wp:posOffset>357505</wp:posOffset>
                </wp:positionH>
                <wp:positionV relativeFrom="paragraph">
                  <wp:posOffset>2551430</wp:posOffset>
                </wp:positionV>
                <wp:extent cx="4947920" cy="513080"/>
                <wp:effectExtent l="5080" t="13335" r="9525" b="6985"/>
                <wp:wrapSquare wrapText="bothSides"/>
                <wp:docPr id="727906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7920" cy="51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90DCB" w14:textId="1A9E737A" w:rsidR="005531F3" w:rsidRPr="00B678BF" w:rsidRDefault="005531F3" w:rsidP="008B5A7D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</w:pPr>
                            <w:r w:rsidRPr="00B678BF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B678BF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B678BF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B678BF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7</w:t>
                            </w:r>
                            <w:r w:rsidR="00FE1D2F" w:rsidRPr="00B678BF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B678BF">
                              <w:rPr>
                                <w:i/>
                                <w:iCs/>
                                <w:sz w:val="20"/>
                              </w:rPr>
                              <w:t xml:space="preserve">: Pictorial representation of complexation (top) and chelation (bottom)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93775066"/>
                                <w:citation/>
                              </w:sdtPr>
                              <w:sdtContent>
                                <w:r w:rsidR="00FE1D2F" w:rsidRPr="00B678BF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="0027336B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CITATION ChelationClaw \l 1033 </w:instrText>
                                </w:r>
                                <w:r w:rsidR="00FE1D2F" w:rsidRPr="00B678BF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(Flora and Pachauri)</w:t>
                                </w:r>
                                <w:r w:rsidR="00FE1D2F" w:rsidRPr="00B678BF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0708" id="Text Box 33" o:spid="_x0000_s1033" type="#_x0000_t202" style="position:absolute;left:0;text-align:left;margin-left:28.15pt;margin-top:200.9pt;width:389.6pt;height:40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" strokecolor="black [3213]">
                <v:textbox inset="0,0,0,0">
                  <w:txbxContent>
                    <w:p w14:paraId="15A90DCB" w14:textId="1A9E737A" w:rsidR="005531F3" w:rsidRPr="00B678BF" w:rsidRDefault="005531F3" w:rsidP="008B5A7D">
                      <w:pPr>
                        <w:rPr>
                          <w:i/>
                          <w:iCs/>
                          <w:noProof/>
                          <w:sz w:val="20"/>
                        </w:rPr>
                      </w:pPr>
                      <w:r w:rsidRPr="00B678BF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B678BF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B678BF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B678BF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7</w:t>
                      </w:r>
                      <w:r w:rsidR="00FE1D2F" w:rsidRPr="00B678BF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B678BF">
                        <w:rPr>
                          <w:i/>
                          <w:iCs/>
                          <w:sz w:val="20"/>
                        </w:rPr>
                        <w:t xml:space="preserve">: Pictorial representation of complexation (top) and chelation (bottom)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93775066"/>
                          <w:citation/>
                        </w:sdtPr>
                        <w:sdtContent>
                          <w:r w:rsidR="00FE1D2F" w:rsidRPr="00B678BF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="0027336B">
                            <w:rPr>
                              <w:i/>
                              <w:iCs/>
                              <w:sz w:val="20"/>
                            </w:rPr>
                            <w:instrText xml:space="preserve">CITATION ChelationClaw \l 1033 </w:instrText>
                          </w:r>
                          <w:r w:rsidR="00FE1D2F" w:rsidRPr="00B678BF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(Flora and Pachauri)</w:t>
                          </w:r>
                          <w:r w:rsidR="00FE1D2F" w:rsidRPr="00B678BF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 w:rsidR="00393C54">
        <w:rPr>
          <w:noProof/>
        </w:rPr>
        <w:drawing>
          <wp:inline distT="0" distB="0" distL="0" distR="0" wp14:anchorId="7B70CA37" wp14:editId="310A87AF">
            <wp:extent cx="3995928" cy="2435974"/>
            <wp:effectExtent l="19050" t="19050" r="23622" b="21476"/>
            <wp:docPr id="11" name="Picture 10" descr="Screenshot 2024-02-06 011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06 0118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24359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EA689" w14:textId="287BF3D7" w:rsidR="008B35E0" w:rsidRPr="00337AC9" w:rsidRDefault="008B35E0" w:rsidP="00046FC9">
      <w:pPr>
        <w:jc w:val="center"/>
      </w:pPr>
    </w:p>
    <w:p w14:paraId="5D87C14A" w14:textId="77777777" w:rsidR="00E576F1" w:rsidRDefault="00D45D92" w:rsidP="00C63A09">
      <w:pPr>
        <w:pStyle w:val="Heading2"/>
      </w:pPr>
      <w:bookmarkStart w:id="266" w:name="_Ref162005686"/>
      <w:bookmarkStart w:id="267" w:name="_Toc162731360"/>
      <w:r>
        <w:t>4</w:t>
      </w:r>
      <w:r w:rsidR="000C3F5D">
        <w:t>.</w:t>
      </w:r>
      <w:r w:rsidR="00423763">
        <w:t>5</w:t>
      </w:r>
      <w:ins w:id="268" w:author="TIPS" w:date="2024-02-11T23:16:00Z">
        <w:r w:rsidR="00242CE0">
          <w:t xml:space="preserve"> </w:t>
        </w:r>
      </w:ins>
      <w:r w:rsidR="003E20B6">
        <w:t>Polyphenols</w:t>
      </w:r>
      <w:r w:rsidR="006B42B0">
        <w:t xml:space="preserve"> present in </w:t>
      </w:r>
      <w:r w:rsidR="00BC457A">
        <w:t>PP</w:t>
      </w:r>
      <w:bookmarkEnd w:id="266"/>
      <w:bookmarkEnd w:id="267"/>
    </w:p>
    <w:p w14:paraId="3C0F26E6" w14:textId="3DCD4754" w:rsidR="003C1CB9" w:rsidRDefault="00471EFF" w:rsidP="00BA1BA6">
      <w:r>
        <w:t>Phenolic compounds, such as polyphenols,</w:t>
      </w:r>
      <w:r w:rsidR="00C7091A">
        <w:t xml:space="preserve"> are a major group of compounds which </w:t>
      </w:r>
      <w:r w:rsidR="0030098C">
        <w:t>have been recognized for their contribution to our health</w:t>
      </w:r>
      <w:sdt>
        <w:sdtPr>
          <w:rPr>
            <w:noProof/>
          </w:rPr>
          <w:id w:val="613315366"/>
          <w:citation/>
        </w:sdtPr>
        <w:sdtContent>
          <w:r w:rsidR="00FE1D2F">
            <w:rPr>
              <w:noProof/>
            </w:rPr>
            <w:fldChar w:fldCharType="begin"/>
          </w:r>
          <w:r w:rsidR="00E06026">
            <w:rPr>
              <w:noProof/>
            </w:rPr>
            <w:instrText xml:space="preserve">CITATION PhenolsCanChelate \l 1033 </w:instrText>
          </w:r>
          <w:r w:rsidR="00FE1D2F">
            <w:rPr>
              <w:noProof/>
            </w:rPr>
            <w:fldChar w:fldCharType="separate"/>
          </w:r>
          <w:r w:rsidR="00E95B2C">
            <w:rPr>
              <w:noProof/>
            </w:rPr>
            <w:t xml:space="preserve"> (Belščak-Cvitanović, Durgo and Huđek)</w:t>
          </w:r>
          <w:r w:rsidR="00FE1D2F">
            <w:rPr>
              <w:noProof/>
            </w:rPr>
            <w:fldChar w:fldCharType="end"/>
          </w:r>
        </w:sdtContent>
      </w:sdt>
      <w:r w:rsidR="00561027">
        <w:t xml:space="preserve">. </w:t>
      </w:r>
      <w:r w:rsidR="00DA2892">
        <w:t xml:space="preserve">They are characterized by the presence of multiple phenol groups in the molecule, thus making them effective natural </w:t>
      </w:r>
      <w:r w:rsidR="003155B7">
        <w:t>metal</w:t>
      </w:r>
      <w:ins w:id="269" w:author="TIPS" w:date="2024-02-13T11:46:00Z">
        <w:r w:rsidR="00485543">
          <w:t xml:space="preserve"> </w:t>
        </w:r>
      </w:ins>
      <w:r w:rsidR="00DA2892">
        <w:t>chelating agents</w:t>
      </w:r>
      <w:sdt>
        <w:sdtPr>
          <w:id w:val="613315363"/>
          <w:citation/>
        </w:sdtPr>
        <w:sdtContent>
          <w:r w:rsidR="00FE1D2F">
            <w:fldChar w:fldCharType="begin"/>
          </w:r>
          <w:r w:rsidR="00E06026">
            <w:instrText xml:space="preserve">CITATION PhenolsCanChelate \l 1033 </w:instrText>
          </w:r>
          <w:r w:rsidR="00FE1D2F">
            <w:fldChar w:fldCharType="separate"/>
          </w:r>
          <w:r w:rsidR="00E95B2C">
            <w:rPr>
              <w:noProof/>
            </w:rPr>
            <w:t xml:space="preserve"> (Belščak-Cvitanović, Durgo and Huđek)</w:t>
          </w:r>
          <w:r w:rsidR="00FE1D2F">
            <w:rPr>
              <w:noProof/>
            </w:rPr>
            <w:fldChar w:fldCharType="end"/>
          </w:r>
        </w:sdtContent>
      </w:sdt>
      <w:r w:rsidR="00DA2892">
        <w:t>.</w:t>
      </w:r>
      <w:ins w:id="270" w:author="TIPS" w:date="2024-02-13T19:16:00Z">
        <w:r w:rsidR="00C71AC6">
          <w:t xml:space="preserve"> </w:t>
        </w:r>
      </w:ins>
      <w:r w:rsidR="004A3439">
        <w:t xml:space="preserve">There are </w:t>
      </w:r>
      <w:r w:rsidR="009063DB">
        <w:t xml:space="preserve">many </w:t>
      </w:r>
      <w:r w:rsidR="005B09E5">
        <w:t>polyphenolic compounds</w:t>
      </w:r>
      <w:r w:rsidR="00BF2675">
        <w:t xml:space="preserve"> present in </w:t>
      </w:r>
      <w:r w:rsidR="004A3439">
        <w:t>PP</w:t>
      </w:r>
      <w:r w:rsidR="00B12637">
        <w:t>s</w:t>
      </w:r>
      <w:r w:rsidR="006C7721">
        <w:t xml:space="preserve">, from </w:t>
      </w:r>
      <w:r w:rsidR="0008449F">
        <w:t>tannins and flavonoids</w:t>
      </w:r>
      <w:r w:rsidR="006C7721">
        <w:t xml:space="preserve"> to </w:t>
      </w:r>
      <w:r w:rsidR="00E743D2">
        <w:t xml:space="preserve">various </w:t>
      </w:r>
      <w:r w:rsidR="00A53A1F">
        <w:t xml:space="preserve">phenolic acids </w:t>
      </w:r>
      <w:sdt>
        <w:sdtPr>
          <w:id w:val="540227457"/>
          <w:citation/>
        </w:sdtPr>
        <w:sdtContent>
          <w:r w:rsidR="00FE1D2F">
            <w:fldChar w:fldCharType="begin"/>
          </w:r>
          <w:r>
            <w:instrText xml:space="preserve"> CITATION PomeComposition \l 1033 </w:instrText>
          </w:r>
          <w:r w:rsidR="00FE1D2F">
            <w:fldChar w:fldCharType="separate"/>
          </w:r>
          <w:r w:rsidR="00E95B2C">
            <w:rPr>
              <w:noProof/>
            </w:rPr>
            <w:t>(Mo, Ma and Gao)</w:t>
          </w:r>
          <w:r w:rsidR="00FE1D2F">
            <w:rPr>
              <w:noProof/>
            </w:rPr>
            <w:fldChar w:fldCharType="end"/>
          </w:r>
        </w:sdtContent>
      </w:sdt>
      <w:r w:rsidR="00EA49CE">
        <w:t>;</w:t>
      </w:r>
      <w:ins w:id="271" w:author="TIPS" w:date="2024-02-13T19:16:00Z">
        <w:r w:rsidR="001B2B84">
          <w:t xml:space="preserve"> </w:t>
        </w:r>
      </w:ins>
      <w:r w:rsidR="007840E7">
        <w:t>t</w:t>
      </w:r>
      <w:r w:rsidR="009C5576" w:rsidRPr="009C5576">
        <w:t>he primary</w:t>
      </w:r>
      <w:ins w:id="272" w:author="TIPS" w:date="2024-02-13T11:46:00Z">
        <w:r w:rsidR="00302F83">
          <w:t xml:space="preserve"> </w:t>
        </w:r>
      </w:ins>
      <w:r w:rsidR="007840E7">
        <w:t xml:space="preserve">ones </w:t>
      </w:r>
      <w:r w:rsidR="00DD4AE0">
        <w:t xml:space="preserve">identified </w:t>
      </w:r>
      <w:r w:rsidR="007840E7">
        <w:t xml:space="preserve">being </w:t>
      </w:r>
      <w:r w:rsidR="00A53BF9">
        <w:t>GA</w:t>
      </w:r>
      <w:r w:rsidR="009C5576">
        <w:t xml:space="preserve"> and </w:t>
      </w:r>
      <w:r w:rsidR="00A53BF9">
        <w:t>EA</w:t>
      </w:r>
      <w:r w:rsidR="00C235EC">
        <w:t xml:space="preserve"> (which constitute </w:t>
      </w:r>
      <w:r w:rsidR="00F378EC">
        <w:t xml:space="preserve">approximately </w:t>
      </w:r>
      <w:r w:rsidR="00F82306">
        <w:t>60</w:t>
      </w:r>
      <w:r w:rsidR="00F378EC">
        <w:t>-80% of the total phenol</w:t>
      </w:r>
      <w:r w:rsidR="00606F9B">
        <w:t>ic</w:t>
      </w:r>
      <w:r w:rsidR="00F378EC">
        <w:t xml:space="preserve"> content</w:t>
      </w:r>
      <w:r w:rsidR="00C235EC">
        <w:t>)</w:t>
      </w:r>
      <w:sdt>
        <w:sdtPr>
          <w:id w:val="613315321"/>
          <w:citation/>
        </w:sdtPr>
        <w:sdtContent>
          <w:r w:rsidR="00FE1D2F">
            <w:fldChar w:fldCharType="begin"/>
          </w:r>
          <w:r>
            <w:instrText xml:space="preserve"> CITATION PeelComposition \l 1033  </w:instrText>
          </w:r>
          <w:r w:rsidR="00FE1D2F">
            <w:fldChar w:fldCharType="separate"/>
          </w:r>
          <w:r w:rsidR="00E95B2C">
            <w:rPr>
              <w:noProof/>
            </w:rPr>
            <w:t xml:space="preserve"> (Kupnik, Leitgeb and Primožic)</w:t>
          </w:r>
          <w:r w:rsidR="00FE1D2F">
            <w:rPr>
              <w:noProof/>
            </w:rPr>
            <w:fldChar w:fldCharType="end"/>
          </w:r>
        </w:sdtContent>
      </w:sdt>
      <w:r w:rsidR="009C5576" w:rsidRPr="009C5576">
        <w:t>.</w:t>
      </w:r>
    </w:p>
    <w:p w14:paraId="2C54186D" w14:textId="78D11F40" w:rsidR="003C1CB9" w:rsidRDefault="00CB5D7A" w:rsidP="00540EA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18EC288" wp14:editId="35B195EB">
                <wp:simplePos x="0" y="0"/>
                <wp:positionH relativeFrom="column">
                  <wp:posOffset>1016000</wp:posOffset>
                </wp:positionH>
                <wp:positionV relativeFrom="paragraph">
                  <wp:posOffset>1556385</wp:posOffset>
                </wp:positionV>
                <wp:extent cx="4724400" cy="219710"/>
                <wp:effectExtent l="15875" t="13335" r="12700" b="14605"/>
                <wp:wrapNone/>
                <wp:docPr id="158988940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2197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EFCC97" id="AutoShape 26" o:spid="_x0000_s1026" style="position:absolute;margin-left:80pt;margin-top:122.55pt;width:372pt;height:17.3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CC9A25E" wp14:editId="1E0251E6">
                <wp:simplePos x="0" y="0"/>
                <wp:positionH relativeFrom="column">
                  <wp:posOffset>93345</wp:posOffset>
                </wp:positionH>
                <wp:positionV relativeFrom="paragraph">
                  <wp:posOffset>2334895</wp:posOffset>
                </wp:positionV>
                <wp:extent cx="5782310" cy="321310"/>
                <wp:effectExtent l="7620" t="10795" r="10795" b="10795"/>
                <wp:wrapNone/>
                <wp:docPr id="145241620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2310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42B74" w14:textId="790D0911" w:rsidR="005531F3" w:rsidRPr="00D1776B" w:rsidRDefault="005531F3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273" w:name="_Ref158754381"/>
                            <w:r w:rsidRPr="004D71D0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4D71D0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D71D0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4D71D0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8</w:t>
                            </w:r>
                            <w:r w:rsidR="00FE1D2F" w:rsidRPr="004D71D0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273"/>
                            <w:r w:rsidRPr="004D71D0">
                              <w:rPr>
                                <w:i/>
                                <w:iCs/>
                                <w:sz w:val="20"/>
                              </w:rPr>
                              <w:t xml:space="preserve">: Chemical constituents of PPP extracts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31764793"/>
                                <w:citation/>
                              </w:sdtPr>
                              <w:sdtContent>
                                <w:r w:rsidR="00FE1D2F" w:rsidRPr="004D71D0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4D71D0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PeelComposition \l 1033 </w:instrText>
                                </w:r>
                                <w:r w:rsidR="00FE1D2F" w:rsidRPr="004D71D0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(Kupnik, Leitgeb and Primožic)</w:t>
                                </w:r>
                                <w:r w:rsidR="00FE1D2F" w:rsidRPr="004D71D0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9A25E" id="Text Box 25" o:spid="_x0000_s1034" type="#_x0000_t202" style="position:absolute;left:0;text-align:left;margin-left:7.35pt;margin-top:183.85pt;width:455.3pt;height:25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">
                <v:textbox>
                  <w:txbxContent>
                    <w:p w14:paraId="64742B74" w14:textId="790D0911" w:rsidR="005531F3" w:rsidRPr="00D1776B" w:rsidRDefault="005531F3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274" w:name="_Ref158754381"/>
                      <w:r w:rsidRPr="004D71D0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4D71D0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D71D0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4D71D0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8</w:t>
                      </w:r>
                      <w:r w:rsidR="00FE1D2F" w:rsidRPr="004D71D0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274"/>
                      <w:r w:rsidRPr="004D71D0">
                        <w:rPr>
                          <w:i/>
                          <w:iCs/>
                          <w:sz w:val="20"/>
                        </w:rPr>
                        <w:t xml:space="preserve">: Chemical constituents of PPP extracts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31764793"/>
                          <w:citation/>
                        </w:sdtPr>
                        <w:sdtContent>
                          <w:r w:rsidR="00FE1D2F" w:rsidRPr="004D71D0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4D71D0">
                            <w:rPr>
                              <w:i/>
                              <w:iCs/>
                              <w:sz w:val="20"/>
                            </w:rPr>
                            <w:instrText xml:space="preserve"> CITATION PeelComposition \l 1033 </w:instrText>
                          </w:r>
                          <w:r w:rsidR="00FE1D2F" w:rsidRPr="004D71D0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(Kupnik, Leitgeb and Primožic)</w:t>
                          </w:r>
                          <w:r w:rsidR="00FE1D2F" w:rsidRPr="004D71D0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3C1CB9">
        <w:rPr>
          <w:noProof/>
        </w:rPr>
        <w:drawing>
          <wp:inline distT="0" distB="0" distL="0" distR="0" wp14:anchorId="7E66A425" wp14:editId="711CCEBA">
            <wp:extent cx="5755538" cy="2292350"/>
            <wp:effectExtent l="19050" t="1905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814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44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9E364" w14:textId="77777777" w:rsidR="00D1776B" w:rsidRDefault="00D1776B" w:rsidP="00D1776B">
      <w:pPr>
        <w:rPr>
          <w:i/>
          <w:iCs/>
          <w:sz w:val="20"/>
        </w:rPr>
      </w:pPr>
    </w:p>
    <w:p w14:paraId="14D54C59" w14:textId="5F5A268A" w:rsidR="006A38E6" w:rsidRDefault="00C63A09" w:rsidP="00421417">
      <w:pPr>
        <w:jc w:val="center"/>
      </w:pPr>
      <w:r w:rsidRPr="00C63A09">
        <w:rPr>
          <w:noProof/>
        </w:rPr>
        <w:drawing>
          <wp:inline distT="0" distB="0" distL="0" distR="0" wp14:anchorId="13850AD0" wp14:editId="05EDDCB6">
            <wp:extent cx="5170805" cy="3239135"/>
            <wp:effectExtent l="19050" t="19050" r="0" b="0"/>
            <wp:docPr id="12" name="Picture 12" descr="Screenshot 2023-12-03 23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3 234658.png"/>
                    <pic:cNvPicPr/>
                  </pic:nvPicPr>
                  <pic:blipFill>
                    <a:blip r:embed="rId15"/>
                    <a:srcRect l="4653" t="6134" r="2546" b="4940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2391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5D7A">
        <w:rPr>
          <w:noProof/>
        </w:rPr>
        <mc:AlternateContent>
          <mc:Choice Requires="wps">
            <w:drawing>
              <wp:inline distT="0" distB="0" distL="0" distR="0" wp14:anchorId="176314C1" wp14:editId="00087416">
                <wp:extent cx="5184775" cy="481330"/>
                <wp:effectExtent l="9525" t="6350" r="6350" b="7620"/>
                <wp:docPr id="1358819262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775" cy="48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9AB5" w14:textId="55F57BDC" w:rsidR="005531F3" w:rsidRPr="00685C3E" w:rsidRDefault="005531F3" w:rsidP="001E7514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</w:pPr>
                            <w:bookmarkStart w:id="275" w:name="_Ref162692973"/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685C3E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685C3E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9</w:t>
                            </w:r>
                            <w:r w:rsidR="00FE1D2F" w:rsidRPr="00685C3E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t>: Molecular structures of two major polyphenolic constituents of PP,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 xml:space="preserve"> GA</w:t>
                            </w:r>
                            <w:r w:rsidRPr="00685C3E">
                              <w:rPr>
                                <w:i/>
                                <w:iCs/>
                                <w:sz w:val="20"/>
                              </w:rPr>
                              <w:t xml:space="preserve"> and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EA (right to left)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1031764794"/>
                                <w:citation/>
                              </w:sdtPr>
                              <w:sdtContent>
                                <w:r w:rsidR="00FE1D2F" w:rsidRPr="00685C3E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Pr="00685C3E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="00FE1D2F" w:rsidRPr="00685C3E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 w:rsidR="00E95B2C">
                                  <w:rPr>
                                    <w:i/>
                                    <w:iCs/>
                                    <w:noProof/>
                                    <w:sz w:val="20"/>
                                  </w:rPr>
                                  <w:t xml:space="preserve"> </w:t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="00FE1D2F" w:rsidRPr="00685C3E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  <w:bookmarkEnd w:id="275"/>
                          </w:p>
                          <w:p w14:paraId="561FD0B1" w14:textId="77777777" w:rsidR="005531F3" w:rsidRPr="006A38E6" w:rsidRDefault="005531F3" w:rsidP="006A38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6314C1" id="Text Box 123" o:spid="_x0000_s1035" type="#_x0000_t202" style="width:408.25pt;height:3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" strokecolor="black [3213]">
                <v:textbox inset="0,0,0,0">
                  <w:txbxContent>
                    <w:p w14:paraId="2D349AB5" w14:textId="55F57BDC" w:rsidR="005531F3" w:rsidRPr="00685C3E" w:rsidRDefault="005531F3" w:rsidP="001E7514">
                      <w:pPr>
                        <w:rPr>
                          <w:i/>
                          <w:iCs/>
                          <w:noProof/>
                          <w:sz w:val="20"/>
                        </w:rPr>
                      </w:pPr>
                      <w:bookmarkStart w:id="276" w:name="_Ref162692973"/>
                      <w:r w:rsidRPr="00685C3E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685C3E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685C3E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685C3E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9</w:t>
                      </w:r>
                      <w:r w:rsidR="00FE1D2F" w:rsidRPr="00685C3E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685C3E">
                        <w:rPr>
                          <w:i/>
                          <w:iCs/>
                          <w:sz w:val="20"/>
                        </w:rPr>
                        <w:t>: Molecular structures of two major polyphenolic constituents of PP,</w:t>
                      </w:r>
                      <w:r>
                        <w:rPr>
                          <w:i/>
                          <w:iCs/>
                          <w:sz w:val="20"/>
                        </w:rPr>
                        <w:t xml:space="preserve"> GA</w:t>
                      </w:r>
                      <w:r w:rsidRPr="00685C3E">
                        <w:rPr>
                          <w:i/>
                          <w:iCs/>
                          <w:sz w:val="20"/>
                        </w:rPr>
                        <w:t xml:space="preserve"> and </w:t>
                      </w:r>
                      <w:r>
                        <w:rPr>
                          <w:i/>
                          <w:iCs/>
                          <w:sz w:val="20"/>
                        </w:rPr>
                        <w:t>EA (right to left)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1031764794"/>
                          <w:citation/>
                        </w:sdtPr>
                        <w:sdtContent>
                          <w:r w:rsidR="00FE1D2F" w:rsidRPr="00685C3E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Pr="00685C3E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="00FE1D2F" w:rsidRPr="00685C3E">
                            <w:rPr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 w:rsidR="00E95B2C">
                            <w:rPr>
                              <w:i/>
                              <w:iCs/>
                              <w:noProof/>
                              <w:sz w:val="20"/>
                            </w:rPr>
                            <w:t xml:space="preserve"> </w:t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="00FE1D2F" w:rsidRPr="00685C3E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  <w:bookmarkEnd w:id="276"/>
                    </w:p>
                    <w:p w14:paraId="561FD0B1" w14:textId="77777777" w:rsidR="005531F3" w:rsidRPr="006A38E6" w:rsidRDefault="005531F3" w:rsidP="006A38E6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5DE9DB7" w14:textId="7B99871F" w:rsidR="00624D37" w:rsidRPr="001E2AED" w:rsidRDefault="00BB6B1B" w:rsidP="001E2AED">
      <w:pPr>
        <w:rPr>
          <w:ins w:id="277" w:author="TIPS" w:date="2024-02-13T22:02:00Z"/>
        </w:rPr>
      </w:pPr>
      <w:r>
        <w:t xml:space="preserve">The </w:t>
      </w:r>
      <w:ins w:id="278" w:author="TIPS" w:date="2024-02-13T11:47:00Z">
        <w:r w:rsidR="002C7B6F">
          <w:t xml:space="preserve">multiple </w:t>
        </w:r>
      </w:ins>
      <w:r w:rsidR="006F21F0">
        <w:t xml:space="preserve">hydroxyl and carboxyl </w:t>
      </w:r>
      <w:r w:rsidR="000F23AC">
        <w:t xml:space="preserve">groups on the </w:t>
      </w:r>
      <w:r w:rsidR="00A45557">
        <w:t>GA</w:t>
      </w:r>
      <w:r w:rsidR="000F23AC">
        <w:t xml:space="preserve"> and the hydroxyl groups on the </w:t>
      </w:r>
      <w:r w:rsidR="00A45557">
        <w:t>EA</w:t>
      </w:r>
      <w:ins w:id="279" w:author="TIPS" w:date="2024-02-11T23:13:00Z">
        <w:r w:rsidR="00193A2A">
          <w:t xml:space="preserve"> </w:t>
        </w:r>
      </w:ins>
      <w:r w:rsidR="007F1135">
        <w:t xml:space="preserve">can donate electrons to the </w:t>
      </w:r>
      <w:r w:rsidR="00526B76">
        <w:t>Cu</w:t>
      </w:r>
      <w:r w:rsidR="00526B76" w:rsidRPr="00B869BE">
        <w:rPr>
          <w:vertAlign w:val="superscript"/>
        </w:rPr>
        <w:t>2</w:t>
      </w:r>
      <w:r w:rsidR="00B869BE" w:rsidRPr="00B869BE">
        <w:rPr>
          <w:vertAlign w:val="superscript"/>
        </w:rPr>
        <w:t>+</w:t>
      </w:r>
      <w:del w:id="280" w:author="TIPS" w:date="2024-02-13T22:05:00Z">
        <w:r w:rsidR="007F1135" w:rsidDel="00C32746">
          <w:delText>i</w:delText>
        </w:r>
      </w:del>
      <w:ins w:id="281" w:author="TIPS" w:date="2024-02-13T22:05:00Z">
        <w:r w:rsidR="00C32746">
          <w:t xml:space="preserve"> i</w:t>
        </w:r>
      </w:ins>
      <w:r w:rsidR="007F1135">
        <w:t>ons</w:t>
      </w:r>
      <w:del w:id="282" w:author="TIPS" w:date="2024-02-13T22:05:00Z">
        <w:r w:rsidR="007F1135" w:rsidDel="007633D4">
          <w:delText>,</w:delText>
        </w:r>
        <w:r w:rsidR="00B869BE" w:rsidDel="007633D4">
          <w:delText xml:space="preserve"> thus making them </w:delText>
        </w:r>
        <w:r w:rsidR="006165C6" w:rsidDel="007633D4">
          <w:delText>chelating agents</w:delText>
        </w:r>
      </w:del>
      <w:r w:rsidR="00537C8C">
        <w:t xml:space="preserve">. </w:t>
      </w:r>
      <w:ins w:id="283" w:author="TIPS" w:date="2024-02-13T22:03:00Z">
        <w:r w:rsidR="001E2AED">
          <w:t xml:space="preserve">GA can only undergo complexation as the oxygen atom in </w:t>
        </w:r>
      </w:ins>
      <w:r w:rsidR="004758D3">
        <w:lastRenderedPageBreak/>
        <w:t>central</w:t>
      </w:r>
      <w:ins w:id="284" w:author="TIPS" w:date="2024-02-13T22:03:00Z">
        <w:r w:rsidR="001E2AED">
          <w:t xml:space="preserve"> hydroxide group cannot form multiple dative bonds. EA on the other hand can undergo chelation with copper as it has four hydroxide groups. This is shown in</w:t>
        </w:r>
      </w:ins>
      <w:r w:rsidR="00212151">
        <w:rPr>
          <w:i/>
          <w:iCs/>
          <w:sz w:val="20"/>
        </w:rPr>
        <w:t xml:space="preserve"> </w:t>
      </w:r>
      <w:r w:rsidR="00212151" w:rsidRPr="00212151">
        <w:fldChar w:fldCharType="begin"/>
      </w:r>
      <w:r w:rsidR="00212151" w:rsidRPr="00212151">
        <w:instrText xml:space="preserve"> REF _Ref162692973 \h </w:instrText>
      </w:r>
      <w:r w:rsidR="00212151">
        <w:instrText xml:space="preserve"> \* MERGEFORMAT </w:instrText>
      </w:r>
      <w:r w:rsidR="00212151" w:rsidRPr="00212151">
        <w:fldChar w:fldCharType="separate"/>
      </w:r>
      <w:r w:rsidR="00212151" w:rsidRPr="00212151">
        <w:t>Figure 9</w:t>
      </w:r>
      <w:r w:rsidR="00212151" w:rsidRPr="00212151">
        <w:fldChar w:fldCharType="end"/>
      </w:r>
      <w:ins w:id="285" w:author="TIPS" w:date="2024-02-13T22:04:00Z">
        <w:r w:rsidR="001E2AED">
          <w:t>.</w:t>
        </w:r>
      </w:ins>
    </w:p>
    <w:p w14:paraId="585555D6" w14:textId="3C052585" w:rsidR="00DA0990" w:rsidRDefault="00023E4E" w:rsidP="00DA0990">
      <w:r>
        <w:t>T</w:t>
      </w:r>
      <w:r w:rsidR="00537C8C">
        <w:t xml:space="preserve">hese </w:t>
      </w:r>
      <w:r w:rsidR="002E2D59">
        <w:t>two ligands</w:t>
      </w:r>
      <w:r w:rsidR="00537C8C">
        <w:t xml:space="preserve">, along with other </w:t>
      </w:r>
      <w:del w:id="286" w:author="TIPS" w:date="2024-02-13T22:06:00Z">
        <w:r w:rsidR="00537C8C" w:rsidDel="0084206D">
          <w:delText>poly</w:delText>
        </w:r>
      </w:del>
      <w:r w:rsidR="00537C8C">
        <w:t>phenols</w:t>
      </w:r>
      <w:ins w:id="287" w:author="TIPS" w:date="2024-02-13T22:05:00Z">
        <w:r w:rsidR="0084206D">
          <w:t xml:space="preserve"> (</w:t>
        </w:r>
      </w:ins>
      <w:ins w:id="288" w:author="TIPS" w:date="2024-02-13T22:06:00Z">
        <w:r w:rsidR="00FE1D2F" w:rsidRPr="002F7E4C">
          <w:fldChar w:fldCharType="begin"/>
        </w:r>
        <w:r w:rsidR="0084206D" w:rsidRPr="002F7E4C">
          <w:instrText xml:space="preserve"> REF _Ref158754381 \h </w:instrText>
        </w:r>
      </w:ins>
      <w:r w:rsidR="002F7E4C">
        <w:instrText xml:space="preserve"> \* MERGEFORMAT </w:instrText>
      </w:r>
      <w:r w:rsidR="00FE1D2F" w:rsidRPr="002F7E4C">
        <w:fldChar w:fldCharType="separate"/>
      </w:r>
      <w:ins w:id="289" w:author="TIPS" w:date="2024-02-13T22:06:00Z">
        <w:r w:rsidR="0084206D" w:rsidRPr="002F7E4C">
          <w:t>Figure 6</w:t>
        </w:r>
        <w:r w:rsidR="00FE1D2F" w:rsidRPr="002F7E4C">
          <w:fldChar w:fldCharType="end"/>
        </w:r>
      </w:ins>
      <w:ins w:id="290" w:author="TIPS" w:date="2024-02-13T22:05:00Z">
        <w:r w:rsidR="0084206D">
          <w:t>)</w:t>
        </w:r>
      </w:ins>
      <w:r w:rsidR="00537C8C">
        <w:t>,</w:t>
      </w:r>
      <w:r w:rsidR="00C73FD6">
        <w:t xml:space="preserve"> contribute to the PP’s </w:t>
      </w:r>
      <w:r w:rsidR="00394B7F">
        <w:t xml:space="preserve">ability to treat </w:t>
      </w:r>
      <w:r w:rsidR="00232993">
        <w:t>heavy metal contaminated water</w:t>
      </w:r>
      <w:r w:rsidR="00687CE6">
        <w:t>.</w:t>
      </w:r>
      <w:ins w:id="291" w:author="TIPS" w:date="2024-02-13T11:47:00Z">
        <w:r w:rsidR="007C1475">
          <w:t xml:space="preserve"> </w:t>
        </w:r>
      </w:ins>
      <w:r w:rsidR="00475163" w:rsidRPr="00B44275">
        <w:t xml:space="preserve">This prompted me to explore PPs </w:t>
      </w:r>
      <w:r w:rsidR="00D25F22" w:rsidRPr="00B44275">
        <w:t xml:space="preserve">further </w:t>
      </w:r>
      <w:r w:rsidR="00475163" w:rsidRPr="00B44275">
        <w:t xml:space="preserve">and their role in </w:t>
      </w:r>
      <w:r w:rsidR="002C26EF">
        <w:t xml:space="preserve">the process of water </w:t>
      </w:r>
      <w:del w:id="292" w:author="TIPS" w:date="2024-02-13T22:02:00Z">
        <w:r w:rsidR="002C26EF" w:rsidDel="00394528">
          <w:delText>filtration.</w:delText>
        </w:r>
      </w:del>
      <w:ins w:id="293" w:author="TIPS" w:date="2024-02-13T22:02:00Z">
        <w:r w:rsidR="00394528">
          <w:t>filtration.</w:t>
        </w:r>
        <w:r w:rsidR="00394528">
          <w:rPr>
            <w:rStyle w:val="CommentReference"/>
          </w:rPr>
          <w:t xml:space="preserve"> </w:t>
        </w:r>
        <w:r w:rsidR="00394528">
          <w:t>Now</w:t>
        </w:r>
      </w:ins>
      <w:ins w:id="294" w:author="TIPS" w:date="2024-02-13T19:29:00Z">
        <w:r w:rsidR="00CF692D">
          <w:t>,</w:t>
        </w:r>
      </w:ins>
      <w:ins w:id="295" w:author="TIPS" w:date="2024-02-13T19:28:00Z">
        <w:r w:rsidR="00CF692D">
          <w:t xml:space="preserve"> the </w:t>
        </w:r>
      </w:ins>
      <w:ins w:id="296" w:author="TIPS" w:date="2024-02-13T19:29:00Z">
        <w:r w:rsidR="00CF692D">
          <w:t>thermodyna</w:t>
        </w:r>
        <w:r w:rsidR="0050588A">
          <w:t xml:space="preserve">mic </w:t>
        </w:r>
      </w:ins>
      <w:ins w:id="297" w:author="TIPS" w:date="2024-02-13T19:28:00Z">
        <w:r w:rsidR="00CF692D">
          <w:t>specificities of the interaction between the ligands and copper will be ela</w:t>
        </w:r>
      </w:ins>
      <w:ins w:id="298" w:author="TIPS" w:date="2024-02-13T19:29:00Z">
        <w:r w:rsidR="00CF692D">
          <w:t>borated</w:t>
        </w:r>
      </w:ins>
      <w:ins w:id="299" w:author="TIPS" w:date="2024-02-13T19:28:00Z">
        <w:r w:rsidR="00CF692D">
          <w:t>.</w:t>
        </w:r>
      </w:ins>
    </w:p>
    <w:p w14:paraId="5CCAE335" w14:textId="6CE7A098" w:rsidR="00B44275" w:rsidRDefault="00CB5D7A" w:rsidP="00DA0990">
      <w:pPr>
        <w:jc w:val="center"/>
        <w:rPr>
          <w:ins w:id="300" w:author="TIPS" w:date="2024-02-13T11:47:00Z"/>
        </w:rPr>
      </w:pPr>
      <w:ins w:id="301" w:author="TIPS" w:date="2024-02-13T18:24:00Z">
        <w:r>
          <w:rPr>
            <w:noProof/>
            <w:lang w:eastAsia="zh-TW" w:bidi="ar-SA"/>
          </w:rPr>
          <mc:AlternateContent>
            <mc:Choice Requires="wps">
              <w:drawing>
                <wp:anchor distT="0" distB="0" distL="114300" distR="114300" simplePos="0" relativeHeight="251650560" behindDoc="0" locked="0" layoutInCell="1" allowOverlap="1" wp14:anchorId="4F1FFB44" wp14:editId="3156E04C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2663825</wp:posOffset>
                  </wp:positionV>
                  <wp:extent cx="5340350" cy="302895"/>
                  <wp:effectExtent l="12700" t="10795" r="9525" b="10160"/>
                  <wp:wrapNone/>
                  <wp:docPr id="425300271" name="Text Box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40350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D4079" w14:textId="487D52EC" w:rsidR="006F2124" w:rsidRDefault="005531F3">
                              <w:pPr>
                                <w:pStyle w:val="Caption"/>
                                <w:rPr>
                                  <w:i/>
                                  <w:iCs/>
                                  <w:sz w:val="20"/>
                                </w:rPr>
                                <w:pPrChange w:id="302" w:author="TIPS" w:date="2024-02-13T18:28:00Z">
                                  <w:pPr/>
                                </w:pPrChange>
                              </w:pPr>
                              <w:bookmarkStart w:id="303" w:name="_Ref158754252"/>
                              <w:ins w:id="304" w:author="TIPS" w:date="2024-02-13T18:28:00Z">
                                <w:r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Figure </w:t>
                                </w:r>
                                <w:r w:rsidR="00FE1D2F"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Figure \* ARABIC </w:instrText>
                                </w:r>
                              </w:ins>
                              <w:r w:rsidR="00FE1D2F" w:rsidRPr="008924C0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2916AB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10</w:t>
                              </w:r>
                              <w:ins w:id="305" w:author="TIPS" w:date="2024-02-13T18:28:00Z">
                                <w:r w:rsidR="00FE1D2F"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ins>
                              <w:bookmarkEnd w:id="303"/>
                              <w:ins w:id="306" w:author="TIPS" w:date="2024-02-13T19:16:00Z">
                                <w:r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: The </w:t>
                                </w:r>
                              </w:ins>
                              <w:ins w:id="307" w:author="TIPS" w:date="2024-02-13T19:17:00Z">
                                <w:r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possible copper complexes that can form </w:t>
                                </w:r>
                              </w:ins>
                              <w:ins w:id="308" w:author="TIPS" w:date="2024-02-13T19:18:00Z">
                                <w:r w:rsidRPr="008924C0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with GA (left and center) and EA (right).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F1FFB44" id="Text Box 53" o:spid="_x0000_s1036" type="#_x0000_t202" style="position:absolute;left:0;text-align:left;margin-left:25pt;margin-top:209.75pt;width:420.5pt;height:23.8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">
                  <v:textbox>
                    <w:txbxContent>
                      <w:p w14:paraId="1F7D4079" w14:textId="487D52EC" w:rsidR="006F2124" w:rsidRDefault="005531F3">
                        <w:pPr>
                          <w:pStyle w:val="Caption"/>
                          <w:rPr>
                            <w:i/>
                            <w:iCs/>
                            <w:sz w:val="20"/>
                          </w:rPr>
                          <w:pPrChange w:id="309" w:author="TIPS" w:date="2024-02-13T18:28:00Z">
                            <w:pPr/>
                          </w:pPrChange>
                        </w:pPr>
                        <w:bookmarkStart w:id="310" w:name="_Ref158754252"/>
                        <w:ins w:id="311" w:author="TIPS" w:date="2024-02-13T18:28:00Z">
                          <w:r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 xml:space="preserve">Figure </w:t>
                          </w:r>
                          <w:r w:rsidR="00FE1D2F"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instrText xml:space="preserve"> SEQ Figure \* ARABIC </w:instrText>
                          </w:r>
                        </w:ins>
                        <w:r w:rsidR="00FE1D2F" w:rsidRPr="008924C0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2916AB">
                          <w:rPr>
                            <w:b w:val="0"/>
                            <w:bCs w:val="0"/>
                            <w:i/>
                            <w:iCs/>
                            <w:noProof/>
                            <w:color w:val="auto"/>
                            <w:sz w:val="20"/>
                            <w:szCs w:val="20"/>
                          </w:rPr>
                          <w:t>10</w:t>
                        </w:r>
                        <w:ins w:id="312" w:author="TIPS" w:date="2024-02-13T18:28:00Z">
                          <w:r w:rsidR="00FE1D2F"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</w:ins>
                        <w:bookmarkEnd w:id="310"/>
                        <w:ins w:id="313" w:author="TIPS" w:date="2024-02-13T19:16:00Z">
                          <w:r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 xml:space="preserve">: The </w:t>
                          </w:r>
                        </w:ins>
                        <w:ins w:id="314" w:author="TIPS" w:date="2024-02-13T19:17:00Z">
                          <w:r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 xml:space="preserve">possible copper complexes that can form </w:t>
                          </w:r>
                        </w:ins>
                        <w:ins w:id="315" w:author="TIPS" w:date="2024-02-13T19:18:00Z">
                          <w:r w:rsidRPr="008924C0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with GA (left and center) and EA (right).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316" w:author="TIPS" w:date="2024-02-13T18:23:00Z">
        <w:r w:rsidR="00876922">
          <w:rPr>
            <w:noProof/>
            <w:rPrChange w:id="317">
              <w:rPr>
                <w:noProof/>
                <w:sz w:val="16"/>
                <w:szCs w:val="16"/>
              </w:rPr>
            </w:rPrChange>
          </w:rPr>
          <w:drawing>
            <wp:inline distT="0" distB="0" distL="0" distR="0" wp14:anchorId="18F740AA" wp14:editId="60786EE1">
              <wp:extent cx="5341445" cy="2588684"/>
              <wp:effectExtent l="19050" t="19050" r="11605" b="21166"/>
              <wp:docPr id="21" name="Picture 16" descr="specific metal complexes in PP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pecific metal complexes in PPP.png"/>
                      <pic:cNvPicPr/>
                    </pic:nvPicPr>
                    <pic:blipFill>
                      <a:blip r:embed="rId16"/>
                      <a:srcRect l="3875" t="10313" r="2757" b="95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5782" cy="2590786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6E7B5ABE" w14:textId="77777777" w:rsidR="006F2124" w:rsidRDefault="006F2124">
      <w:pPr>
        <w:jc w:val="center"/>
        <w:rPr>
          <w:del w:id="318" w:author="TIPS" w:date="2024-02-13T22:03:00Z"/>
        </w:rPr>
        <w:pPrChange w:id="319" w:author="TIPS" w:date="2024-02-13T18:23:00Z">
          <w:pPr/>
        </w:pPrChange>
      </w:pPr>
    </w:p>
    <w:p w14:paraId="0D5519D9" w14:textId="77777777" w:rsidR="006F2124" w:rsidRDefault="006906CD">
      <w:pPr>
        <w:pStyle w:val="Heading2"/>
        <w:spacing w:before="600"/>
        <w:pPrChange w:id="320" w:author="TIPS" w:date="2024-02-13T19:24:00Z">
          <w:pPr>
            <w:pStyle w:val="Heading2"/>
          </w:pPr>
        </w:pPrChange>
      </w:pPr>
      <w:bookmarkStart w:id="321" w:name="_Toc162731361"/>
      <w:r>
        <w:t>4.6 Thermodynamics in Chelation</w:t>
      </w:r>
      <w:bookmarkEnd w:id="321"/>
    </w:p>
    <w:p w14:paraId="14CD3FD3" w14:textId="4B97F793" w:rsidR="00D75DFD" w:rsidRDefault="00696953" w:rsidP="00696953">
      <w:r>
        <w:t>In an aqueous medium</w:t>
      </w:r>
      <w:ins w:id="322" w:author="TIPS" w:date="2024-02-13T19:30:00Z">
        <w:r w:rsidR="009047A1">
          <w:t xml:space="preserve"> (through which most copper is ingested by the body</w:t>
        </w:r>
        <w:r w:rsidR="002C0492">
          <w:t xml:space="preserve"> </w:t>
        </w:r>
      </w:ins>
      <w:customXmlInsRangeStart w:id="323" w:author="TIPS" w:date="2024-02-13T19:31:00Z"/>
      <w:sdt>
        <w:sdtPr>
          <w:id w:val="1693784687"/>
          <w:citation/>
        </w:sdtPr>
        <w:sdtContent>
          <w:customXmlInsRangeEnd w:id="323"/>
          <w:ins w:id="324" w:author="TIPS" w:date="2024-02-13T19:31:00Z">
            <w:r w:rsidR="00FE1D2F">
              <w:fldChar w:fldCharType="begin"/>
            </w:r>
            <w:r w:rsidR="00753A4D">
              <w:instrText xml:space="preserve"> CITATION CopperWater \l 1033 </w:instrText>
            </w:r>
          </w:ins>
          <w:r w:rsidR="00FE1D2F">
            <w:fldChar w:fldCharType="separate"/>
          </w:r>
          <w:r w:rsidR="00E95B2C">
            <w:rPr>
              <w:noProof/>
            </w:rPr>
            <w:t>(Manne, Kumaradoss and Iska)</w:t>
          </w:r>
          <w:ins w:id="325" w:author="TIPS" w:date="2024-02-13T19:31:00Z">
            <w:r w:rsidR="00FE1D2F">
              <w:fldChar w:fldCharType="end"/>
            </w:r>
          </w:ins>
          <w:customXmlInsRangeStart w:id="326" w:author="TIPS" w:date="2024-02-13T19:31:00Z"/>
        </w:sdtContent>
      </w:sdt>
      <w:customXmlInsRangeEnd w:id="326"/>
      <w:ins w:id="327" w:author="TIPS" w:date="2024-02-13T19:30:00Z">
        <w:r w:rsidR="009047A1">
          <w:t>)</w:t>
        </w:r>
      </w:ins>
      <w:r>
        <w:t xml:space="preserve">, </w:t>
      </w:r>
      <w:del w:id="328" w:author="TIPS" w:date="2024-02-13T19:32:00Z">
        <w:r w:rsidDel="00BA019E">
          <w:delText xml:space="preserve">the </w:delText>
        </w:r>
      </w:del>
      <w:r>
        <w:t>copper (II) ion</w:t>
      </w:r>
      <w:ins w:id="329" w:author="TIPS" w:date="2024-02-13T19:32:00Z">
        <w:r w:rsidR="00BA019E">
          <w:t>s</w:t>
        </w:r>
      </w:ins>
      <w:r>
        <w:t xml:space="preserve"> </w:t>
      </w:r>
      <w:del w:id="330" w:author="TIPS" w:date="2024-02-13T19:32:00Z">
        <w:r w:rsidDel="00BA019E">
          <w:delText>CuSO</w:delText>
        </w:r>
        <w:r w:rsidRPr="00A336CE" w:rsidDel="00BA019E">
          <w:rPr>
            <w:vertAlign w:val="subscript"/>
          </w:rPr>
          <w:delText>4</w:delText>
        </w:r>
        <w:r w:rsidDel="00BA019E">
          <w:delText xml:space="preserve"> </w:delText>
        </w:r>
      </w:del>
      <w:r>
        <w:t>exist</w:t>
      </w:r>
      <w:del w:id="331" w:author="TIPS" w:date="2024-02-13T19:32:00Z">
        <w:r w:rsidDel="00BA019E">
          <w:delText>s</w:delText>
        </w:r>
      </w:del>
      <w:r>
        <w:t xml:space="preserve"> as the complex Hexaaquacopper (II) (</w:t>
      </w:r>
      <w:r w:rsidR="00FE1D2F" w:rsidRPr="0020600F">
        <w:fldChar w:fldCharType="begin"/>
      </w:r>
      <w:r w:rsidRPr="0020600F">
        <w:instrText xml:space="preserve"> REF _Ref158070195 \h </w:instrText>
      </w:r>
      <w:r w:rsidR="0020600F">
        <w:instrText xml:space="preserve"> \* MERGEFORMAT </w:instrText>
      </w:r>
      <w:r w:rsidR="00FE1D2F" w:rsidRPr="0020600F">
        <w:fldChar w:fldCharType="separate"/>
      </w:r>
      <w:r w:rsidRPr="0020600F">
        <w:t>Figure 2</w:t>
      </w:r>
      <w:r w:rsidR="00FE1D2F" w:rsidRPr="0020600F">
        <w:fldChar w:fldCharType="end"/>
      </w:r>
      <w:r>
        <w:t>). This is due to the solvation/hydration enthalpy of water being stronger than the ionic bonds in CuSO</w:t>
      </w:r>
      <w:r w:rsidRPr="00807646">
        <w:rPr>
          <w:vertAlign w:val="subscript"/>
        </w:rPr>
        <w:t>4</w:t>
      </w:r>
      <w:r>
        <w:t>, thus resulting in the formation of Cu-hydrated complexes like the aforementioned one.</w:t>
      </w:r>
    </w:p>
    <w:p w14:paraId="211638A7" w14:textId="0AF4AEDE" w:rsidR="00AF1779" w:rsidRDefault="009F267C" w:rsidP="00696953">
      <w:r>
        <w:t>When a chelating agent like GA or EA approach</w:t>
      </w:r>
      <w:r w:rsidR="007D290D">
        <w:t>es</w:t>
      </w:r>
      <w:r>
        <w:t xml:space="preserve"> the complex, </w:t>
      </w:r>
      <w:r w:rsidR="009B1A6E">
        <w:t xml:space="preserve">an associative substitution/ligand exchange </w:t>
      </w:r>
      <w:r w:rsidR="00DA1650">
        <w:t>mechanism comes into play</w:t>
      </w:r>
      <w:r w:rsidR="00403317">
        <w:t xml:space="preserve"> as </w:t>
      </w:r>
      <w:r w:rsidR="00403317" w:rsidRPr="00202137">
        <w:t>shown in</w:t>
      </w:r>
      <w:ins w:id="332" w:author="TIPS" w:date="2024-02-11T23:13:00Z">
        <w:r w:rsidR="004E1779">
          <w:t xml:space="preserve"> </w:t>
        </w:r>
      </w:ins>
      <w:r w:rsidR="00FE1D2F" w:rsidRPr="0020600F">
        <w:fldChar w:fldCharType="begin"/>
      </w:r>
      <w:r w:rsidR="00202137" w:rsidRPr="0020600F">
        <w:instrText xml:space="preserve"> REF _Ref158151056 \h </w:instrText>
      </w:r>
      <w:r w:rsidR="0020600F">
        <w:instrText xml:space="preserve"> \* MERGEFORMAT </w:instrText>
      </w:r>
      <w:r w:rsidR="00FE1D2F" w:rsidRPr="0020600F">
        <w:fldChar w:fldCharType="separate"/>
      </w:r>
      <w:r w:rsidR="00202137" w:rsidRPr="0020600F">
        <w:t>Figure 8</w:t>
      </w:r>
      <w:r w:rsidR="00FE1D2F" w:rsidRPr="0020600F">
        <w:fldChar w:fldCharType="end"/>
      </w:r>
      <w:r w:rsidR="00403317">
        <w:t>.</w:t>
      </w:r>
      <w:r w:rsidR="00A87EE0">
        <w:t xml:space="preserve"> This is a </w:t>
      </w:r>
      <w:r w:rsidR="00A87EE0">
        <w:lastRenderedPageBreak/>
        <w:t xml:space="preserve">spontaneous reaction </w:t>
      </w:r>
      <w:r w:rsidR="006D0E02">
        <w:t xml:space="preserve">due to the negative Gibbs free energy for the reactions </w:t>
      </w:r>
      <w:r w:rsidR="00A87EE0">
        <w:t xml:space="preserve">as the entropy increases due to the loss of </w:t>
      </w:r>
      <w:r w:rsidR="00264AF2">
        <w:t>multiple aqua ligands</w:t>
      </w:r>
      <w:r w:rsidR="005F43CA">
        <w:t xml:space="preserve"> </w:t>
      </w:r>
      <w:r w:rsidR="009048D7">
        <w:t xml:space="preserve">particles </w:t>
      </w:r>
      <w:r w:rsidR="005F43CA">
        <w:t>in the complex</w:t>
      </w:r>
      <w:r w:rsidR="00264AF2">
        <w:t>.</w:t>
      </w:r>
      <w:ins w:id="333" w:author="TIPS" w:date="2024-02-11T23:13:00Z">
        <w:r w:rsidR="00B469FF">
          <w:t xml:space="preserve"> </w:t>
        </w:r>
      </w:ins>
      <w:r w:rsidR="006E3470">
        <w:t xml:space="preserve">Moreover, </w:t>
      </w:r>
      <w:r w:rsidR="006A0B41">
        <w:t>the chelate is more stable than the hydrated complex due to the aforementioned chelate effect.</w:t>
      </w:r>
    </w:p>
    <w:p w14:paraId="6C881E94" w14:textId="154D3FC9" w:rsidR="003660EB" w:rsidRDefault="00CB5D7A" w:rsidP="00DF6AB2">
      <w:pPr>
        <w:jc w:val="center"/>
      </w:pPr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742A5A1" wp14:editId="7C20E710">
                <wp:simplePos x="0" y="0"/>
                <wp:positionH relativeFrom="column">
                  <wp:posOffset>1496695</wp:posOffset>
                </wp:positionH>
                <wp:positionV relativeFrom="paragraph">
                  <wp:posOffset>5890895</wp:posOffset>
                </wp:positionV>
                <wp:extent cx="2944495" cy="1198245"/>
                <wp:effectExtent l="10795" t="11430" r="6985" b="9525"/>
                <wp:wrapNone/>
                <wp:docPr id="192240386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4495" cy="119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FC852" w14:textId="725D4F24" w:rsidR="005531F3" w:rsidRPr="000A0279" w:rsidRDefault="005531F3" w:rsidP="000A0279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334" w:name="_Ref158151056"/>
                            <w:r w:rsidRPr="000A0279">
                              <w:rPr>
                                <w:i/>
                                <w:iCs/>
                                <w:sz w:val="20"/>
                              </w:rPr>
                              <w:t xml:space="preserve">Figure </w: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0A0279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Figure \* ARABIC </w:instrTex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11</w:t>
                            </w:r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334"/>
                            <w:r w:rsidR="00FE1D2F" w:rsidRPr="000A0279">
                              <w:rPr>
                                <w:i/>
                                <w:iCs/>
                                <w:sz w:val="20"/>
                              </w:rPr>
                              <w:t>: The transient state in the associative substitution mechanism for when the EA approaches and interacts with the copper atom as the aqua ligands disassociate</w:t>
                            </w:r>
                            <w:r w:rsidRPr="000A0279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</w:rPr>
                                <w:id w:val="-2117172177"/>
                                <w:citation/>
                              </w:sdtPr>
                              <w:sdtContent>
                                <w:r w:rsidR="00FE1D2F" w:rsidRPr="00FC62B8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 w:rsidR="00FE1D2F" w:rsidRPr="000A0279">
                                  <w:rPr>
                                    <w:i/>
                                    <w:iCs/>
                                    <w:sz w:val="20"/>
                                  </w:rPr>
                                  <w:instrText xml:space="preserve"> CITATION MolView \l 1033 </w:instrText>
                                </w:r>
                                <w:r w:rsidR="00FE1D2F" w:rsidRPr="00FC62B8">
                                  <w:rPr>
                                    <w:i/>
                                    <w:iCs/>
                                    <w:sz w:val="20"/>
                                    <w:rPrChange w:id="335" w:author="Bindhu" w:date="2024-02-11T16:00:00Z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</w:rPrChange>
                                  </w:rPr>
                                  <w:fldChar w:fldCharType="separate"/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</w:rPr>
                                  <w:t>(MolView)</w:t>
                                </w:r>
                                <w:r w:rsidR="00FE1D2F" w:rsidRPr="00FC62B8">
                                  <w:rPr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A5A1" id="Text Box 44" o:spid="_x0000_s1037" type="#_x0000_t202" style="position:absolute;left:0;text-align:left;margin-left:117.85pt;margin-top:463.85pt;width:231.85pt;height:94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">
                <v:textbox>
                  <w:txbxContent>
                    <w:p w14:paraId="7B9FC852" w14:textId="725D4F24" w:rsidR="005531F3" w:rsidRPr="000A0279" w:rsidRDefault="005531F3" w:rsidP="000A0279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336" w:name="_Ref158151056"/>
                      <w:r w:rsidRPr="000A0279">
                        <w:rPr>
                          <w:i/>
                          <w:iCs/>
                          <w:sz w:val="20"/>
                        </w:rPr>
                        <w:t xml:space="preserve">Figure </w: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0A0279">
                        <w:rPr>
                          <w:i/>
                          <w:iCs/>
                          <w:sz w:val="20"/>
                        </w:rPr>
                        <w:instrText xml:space="preserve"> SEQ Figure \* ARABIC </w:instrTex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</w:rPr>
                        <w:t>11</w:t>
                      </w:r>
                      <w:r w:rsidR="00FE1D2F" w:rsidRPr="000A0279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336"/>
                      <w:r w:rsidR="00FE1D2F" w:rsidRPr="000A0279">
                        <w:rPr>
                          <w:i/>
                          <w:iCs/>
                          <w:sz w:val="20"/>
                        </w:rPr>
                        <w:t>: The transient state in the associative substitution mechanism for when the EA approaches and interacts with the copper atom as the aqua ligands disassociate</w:t>
                      </w:r>
                      <w:r w:rsidRPr="000A0279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</w:rPr>
                          <w:id w:val="-2117172177"/>
                          <w:citation/>
                        </w:sdtPr>
                        <w:sdtContent>
                          <w:r w:rsidR="00FE1D2F" w:rsidRPr="00FC62B8">
                            <w:rPr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 w:rsidR="00FE1D2F" w:rsidRPr="000A0279">
                            <w:rPr>
                              <w:i/>
                              <w:iCs/>
                              <w:sz w:val="20"/>
                            </w:rPr>
                            <w:instrText xml:space="preserve"> CITATION MolView \l 1033 </w:instrText>
                          </w:r>
                          <w:r w:rsidR="00FE1D2F" w:rsidRPr="00FC62B8">
                            <w:rPr>
                              <w:i/>
                              <w:iCs/>
                              <w:sz w:val="20"/>
                              <w:rPrChange w:id="337" w:author="Bindhu" w:date="2024-02-11T16:00:00Z">
                                <w:rPr>
                                  <w:i/>
                                  <w:iCs/>
                                  <w:sz w:val="20"/>
                                </w:rPr>
                              </w:rPrChange>
                            </w:rPr>
                            <w:fldChar w:fldCharType="separate"/>
                          </w:r>
                          <w:r w:rsidR="00E95B2C" w:rsidRPr="00E95B2C">
                            <w:rPr>
                              <w:noProof/>
                              <w:sz w:val="20"/>
                            </w:rPr>
                            <w:t>(MolView)</w:t>
                          </w:r>
                          <w:r w:rsidR="00FE1D2F" w:rsidRPr="00FC62B8">
                            <w:rPr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AF1779">
        <w:rPr>
          <w:noProof/>
        </w:rPr>
        <w:drawing>
          <wp:inline distT="0" distB="0" distL="0" distR="0" wp14:anchorId="22D8B694" wp14:editId="6EE1223B">
            <wp:extent cx="2946777" cy="5789083"/>
            <wp:effectExtent l="19050" t="19050" r="25023" b="21167"/>
            <wp:docPr id="16" name="Picture 15" descr="Ellagic acid (structural formul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lagic acid (structural formula).png"/>
                    <pic:cNvPicPr/>
                  </pic:nvPicPr>
                  <pic:blipFill>
                    <a:blip r:embed="rId17"/>
                    <a:srcRect l="39477" t="9310" r="43687" b="9310"/>
                    <a:stretch>
                      <a:fillRect/>
                    </a:stretch>
                  </pic:blipFill>
                  <pic:spPr>
                    <a:xfrm>
                      <a:off x="0" y="0"/>
                      <a:ext cx="2948666" cy="57927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A11A5" w14:textId="77777777" w:rsidR="00DF6AB2" w:rsidRDefault="00DF6AB2" w:rsidP="00DF6AB2">
      <w:pPr>
        <w:jc w:val="center"/>
      </w:pPr>
    </w:p>
    <w:p w14:paraId="4653C6C6" w14:textId="77777777" w:rsidR="00E06E18" w:rsidRPr="00347771" w:rsidRDefault="00E06E18" w:rsidP="00347771">
      <w:pPr>
        <w:pStyle w:val="Heading2"/>
        <w:rPr>
          <w:ins w:id="338" w:author="TIPS" w:date="2024-02-13T19:40:00Z"/>
        </w:rPr>
      </w:pPr>
      <w:bookmarkStart w:id="339" w:name="_Ref158755157"/>
      <w:bookmarkStart w:id="340" w:name="_Ref158755162"/>
      <w:bookmarkStart w:id="341" w:name="_Ref158755165"/>
      <w:bookmarkStart w:id="342" w:name="_Ref158755169"/>
      <w:bookmarkStart w:id="343" w:name="_Toc162731362"/>
      <w:ins w:id="344" w:author="TIPS" w:date="2024-02-13T19:39:00Z">
        <w:r>
          <w:lastRenderedPageBreak/>
          <w:t xml:space="preserve">4.7 </w:t>
        </w:r>
      </w:ins>
      <w:ins w:id="345" w:author="TIPS" w:date="2024-02-13T19:40:00Z">
        <w:r>
          <w:t xml:space="preserve">Effect of </w:t>
        </w:r>
      </w:ins>
      <w:ins w:id="346" w:author="TIPS" w:date="2024-02-13T19:43:00Z">
        <w:r w:rsidR="00DF59BE">
          <w:t>Solvent</w:t>
        </w:r>
      </w:ins>
      <w:bookmarkEnd w:id="339"/>
      <w:bookmarkEnd w:id="340"/>
      <w:bookmarkEnd w:id="341"/>
      <w:bookmarkEnd w:id="342"/>
      <w:bookmarkEnd w:id="343"/>
    </w:p>
    <w:p w14:paraId="16FD7FFC" w14:textId="4D8B5D20" w:rsidR="009A5CFD" w:rsidRDefault="00966D7B" w:rsidP="00912EC9">
      <w:pPr>
        <w:rPr>
          <w:ins w:id="347" w:author="TIPS" w:date="2024-02-13T20:01:00Z"/>
        </w:rPr>
      </w:pPr>
      <w:ins w:id="348" w:author="TIPS" w:date="2024-02-13T19:50:00Z">
        <w:r>
          <w:t>Before the complexation and chelation processes can begin, ligands must first be extract</w:t>
        </w:r>
      </w:ins>
      <w:ins w:id="349" w:author="TIPS" w:date="2024-02-13T19:51:00Z">
        <w:r>
          <w:t>ed from the PPP.</w:t>
        </w:r>
      </w:ins>
      <w:ins w:id="350" w:author="TIPS" w:date="2024-02-13T19:53:00Z">
        <w:r w:rsidR="00396AA6">
          <w:t xml:space="preserve"> </w:t>
        </w:r>
      </w:ins>
      <w:ins w:id="351" w:author="TIPS" w:date="2024-02-13T19:56:00Z">
        <w:r w:rsidR="00274496">
          <w:t>T</w:t>
        </w:r>
      </w:ins>
      <w:ins w:id="352" w:author="TIPS" w:date="2024-02-13T19:54:00Z">
        <w:r w:rsidR="00396AA6">
          <w:t xml:space="preserve">he </w:t>
        </w:r>
      </w:ins>
      <w:ins w:id="353" w:author="TIPS" w:date="2024-02-13T19:56:00Z">
        <w:r w:rsidR="00274496">
          <w:t xml:space="preserve">solvent with the highest degree </w:t>
        </w:r>
        <w:r w:rsidR="00D84990">
          <w:t xml:space="preserve">of </w:t>
        </w:r>
      </w:ins>
      <w:ins w:id="354" w:author="TIPS" w:date="2024-02-13T19:58:00Z">
        <w:r w:rsidR="005A45AB">
          <w:t xml:space="preserve">interaction with the ligands </w:t>
        </w:r>
      </w:ins>
      <w:ins w:id="355" w:author="TIPS" w:date="2024-02-13T19:56:00Z">
        <w:r w:rsidR="00D84990">
          <w:t xml:space="preserve">will have the </w:t>
        </w:r>
      </w:ins>
      <w:ins w:id="356" w:author="TIPS" w:date="2024-02-13T19:54:00Z">
        <w:r w:rsidR="00396AA6">
          <w:t>highest extraction efficiency</w:t>
        </w:r>
      </w:ins>
      <w:ins w:id="357" w:author="TIPS" w:date="2024-02-13T22:15:00Z">
        <w:r w:rsidR="00EB1BCA">
          <w:t xml:space="preserve"> and </w:t>
        </w:r>
      </w:ins>
      <w:r w:rsidR="00C450D2">
        <w:t xml:space="preserve">thus the most optimal </w:t>
      </w:r>
      <w:r w:rsidR="00577D33">
        <w:t>IE values</w:t>
      </w:r>
      <w:ins w:id="358" w:author="TIPS" w:date="2024-02-13T19:56:00Z">
        <w:r w:rsidR="00D84990">
          <w:t>.</w:t>
        </w:r>
      </w:ins>
      <w:ins w:id="359" w:author="TIPS" w:date="2024-02-13T19:58:00Z">
        <w:r w:rsidR="00CC5EFA">
          <w:t xml:space="preserve"> </w:t>
        </w:r>
      </w:ins>
      <w:ins w:id="360" w:author="TIPS" w:date="2024-02-13T20:00:00Z">
        <w:r w:rsidR="006A4492">
          <w:t>The major factors affecting th</w:t>
        </w:r>
      </w:ins>
      <w:ins w:id="361" w:author="TIPS" w:date="2024-02-13T22:16:00Z">
        <w:r w:rsidR="006A4492">
          <w:t>e</w:t>
        </w:r>
      </w:ins>
      <w:ins w:id="362" w:author="TIPS" w:date="2024-02-13T20:00:00Z">
        <w:r w:rsidR="00EA0DA8">
          <w:t xml:space="preserve"> interaction are the solvent’s polarity and </w:t>
        </w:r>
        <w:r w:rsidR="00B80EE3">
          <w:t>intermolecular forces.</w:t>
        </w:r>
      </w:ins>
    </w:p>
    <w:p w14:paraId="1623A929" w14:textId="74D24E15" w:rsidR="00394BC1" w:rsidRDefault="009A5CFD" w:rsidP="005F609F">
      <w:pPr>
        <w:rPr>
          <w:ins w:id="363" w:author="TIPS" w:date="2024-02-13T20:15:00Z"/>
        </w:rPr>
      </w:pPr>
      <w:ins w:id="364" w:author="TIPS" w:date="2024-02-13T20:01:00Z">
        <w:r>
          <w:t xml:space="preserve">Firstly, </w:t>
        </w:r>
      </w:ins>
      <w:ins w:id="365" w:author="TIPS" w:date="2024-02-13T20:02:00Z">
        <w:r w:rsidR="00FB2FEE">
          <w:t xml:space="preserve">the polarity of the solvent determines its ability to interact with the </w:t>
        </w:r>
      </w:ins>
      <w:ins w:id="366" w:author="TIPS" w:date="2024-02-13T20:05:00Z">
        <w:r w:rsidR="00CF17CD">
          <w:t>polar</w:t>
        </w:r>
      </w:ins>
      <w:ins w:id="367" w:author="TIPS" w:date="2024-02-13T20:02:00Z">
        <w:r w:rsidR="00FB2FEE">
          <w:t xml:space="preserve"> groups of GA and EA</w:t>
        </w:r>
      </w:ins>
      <w:ins w:id="368" w:author="TIPS" w:date="2024-02-13T20:06:00Z">
        <w:r w:rsidR="00CF17CD">
          <w:t xml:space="preserve">, namely the </w:t>
        </w:r>
      </w:ins>
      <w:r w:rsidR="00C72044">
        <w:t xml:space="preserve">carboxylic </w:t>
      </w:r>
      <w:r w:rsidR="000F2DBB">
        <w:t xml:space="preserve">acid group of GA and the </w:t>
      </w:r>
      <w:ins w:id="369" w:author="TIPS" w:date="2024-02-13T20:06:00Z">
        <w:r w:rsidR="00CF17CD">
          <w:t xml:space="preserve">hydroxide </w:t>
        </w:r>
      </w:ins>
      <w:ins w:id="370" w:author="TIPS" w:date="2024-02-13T20:45:00Z">
        <w:r w:rsidR="00F81D9A">
          <w:t>groups</w:t>
        </w:r>
      </w:ins>
      <w:ins w:id="371" w:author="TIPS" w:date="2024-02-13T20:06:00Z">
        <w:r w:rsidR="006C32DB">
          <w:t xml:space="preserve"> of the </w:t>
        </w:r>
      </w:ins>
      <w:ins w:id="372" w:author="TIPS" w:date="2024-02-13T20:07:00Z">
        <w:r w:rsidR="006C32DB">
          <w:t>molecules.</w:t>
        </w:r>
      </w:ins>
      <w:ins w:id="373" w:author="TIPS" w:date="2024-02-13T20:08:00Z">
        <w:r w:rsidR="00BA13A8">
          <w:t xml:space="preserve"> </w:t>
        </w:r>
      </w:ins>
      <w:ins w:id="374" w:author="TIPS" w:date="2024-02-13T20:45:00Z">
        <w:r w:rsidR="00B35134">
          <w:t xml:space="preserve">Polarity </w:t>
        </w:r>
      </w:ins>
      <w:r w:rsidR="0064678C">
        <w:t xml:space="preserve">may </w:t>
      </w:r>
      <w:ins w:id="375" w:author="TIPS" w:date="2024-02-13T20:45:00Z">
        <w:r w:rsidR="00B35134">
          <w:t xml:space="preserve">play a lesser </w:t>
        </w:r>
      </w:ins>
      <w:ins w:id="376" w:author="TIPS" w:date="2024-02-13T20:46:00Z">
        <w:r w:rsidR="00B35134">
          <w:t>role in the solvation of EA than GA</w:t>
        </w:r>
      </w:ins>
      <w:r w:rsidR="00B61E03">
        <w:t xml:space="preserve">, which </w:t>
      </w:r>
      <w:r w:rsidR="0064678C">
        <w:t>can</w:t>
      </w:r>
      <w:r w:rsidR="00B61E03">
        <w:t xml:space="preserve"> </w:t>
      </w:r>
      <w:r w:rsidR="00100B5A">
        <w:t>be attributed</w:t>
      </w:r>
      <w:r w:rsidR="00B61E03">
        <w:t xml:space="preserve"> to </w:t>
      </w:r>
      <w:ins w:id="377" w:author="TIPS" w:date="2024-02-13T20:46:00Z">
        <w:r w:rsidR="00B35134">
          <w:t>EA</w:t>
        </w:r>
      </w:ins>
      <w:r w:rsidR="00684C16">
        <w:t>’s</w:t>
      </w:r>
      <w:ins w:id="378" w:author="TIPS" w:date="2024-02-13T20:46:00Z">
        <w:r w:rsidR="00B35134">
          <w:t xml:space="preserve"> </w:t>
        </w:r>
      </w:ins>
      <w:r w:rsidR="00B657E4">
        <w:t>much higher</w:t>
      </w:r>
      <w:r w:rsidR="00EF2B1D">
        <w:t xml:space="preserve"> molecular mass </w:t>
      </w:r>
      <w:r w:rsidR="00B657E4">
        <w:t xml:space="preserve">than GA </w:t>
      </w:r>
      <w:customXmlInsRangeStart w:id="379" w:author="TIPS" w:date="2024-02-13T21:34:00Z"/>
      <w:sdt>
        <w:sdtPr>
          <w:id w:val="1693784689"/>
          <w:citation/>
        </w:sdtPr>
        <w:sdtContent>
          <w:customXmlInsRangeEnd w:id="379"/>
          <w:ins w:id="380" w:author="TIPS" w:date="2024-02-13T21:34:00Z">
            <w:r w:rsidR="00FE1D2F" w:rsidRPr="00FE1D2F">
              <w:rPr>
                <w:rPrChange w:id="381" w:author="TIPS" w:date="2024-02-13T21:36:00Z">
                  <w:rPr>
                    <w:rFonts w:eastAsiaTheme="majorEastAsia" w:cstheme="majorBidi"/>
                    <w:b/>
                    <w:sz w:val="16"/>
                    <w:szCs w:val="16"/>
                    <w:highlight w:val="yellow"/>
                  </w:rPr>
                </w:rPrChange>
              </w:rPr>
              <w:fldChar w:fldCharType="begin"/>
            </w:r>
            <w:r w:rsidR="00FE1D2F" w:rsidRPr="00FE1D2F">
              <w:rPr>
                <w:rPrChange w:id="382" w:author="TIPS" w:date="2024-02-13T21:36:00Z">
                  <w:rPr>
                    <w:rFonts w:eastAsiaTheme="majorEastAsia" w:cstheme="majorBidi"/>
                    <w:b/>
                    <w:sz w:val="16"/>
                    <w:szCs w:val="16"/>
                    <w:highlight w:val="yellow"/>
                  </w:rPr>
                </w:rPrChange>
              </w:rPr>
              <w:instrText xml:space="preserve"> CITATION PubChem \l 1033 </w:instrText>
            </w:r>
          </w:ins>
          <w:r w:rsidR="00FE1D2F" w:rsidRPr="00FE1D2F">
            <w:rPr>
              <w:rPrChange w:id="383" w:author="TIPS" w:date="2024-02-13T21:36:00Z">
                <w:rPr>
                  <w:rFonts w:eastAsiaTheme="majorEastAsia" w:cstheme="majorBidi"/>
                  <w:b/>
                  <w:sz w:val="16"/>
                  <w:szCs w:val="16"/>
                  <w:highlight w:val="yellow"/>
                </w:rPr>
              </w:rPrChange>
            </w:rPr>
            <w:fldChar w:fldCharType="separate"/>
          </w:r>
          <w:r w:rsidR="00E95B2C">
            <w:rPr>
              <w:noProof/>
            </w:rPr>
            <w:t>(PubChem)</w:t>
          </w:r>
          <w:ins w:id="384" w:author="TIPS" w:date="2024-02-13T21:34:00Z">
            <w:r w:rsidR="00FE1D2F" w:rsidRPr="00FE1D2F">
              <w:rPr>
                <w:rPrChange w:id="385" w:author="TIPS" w:date="2024-02-13T21:36:00Z">
                  <w:rPr>
                    <w:rFonts w:eastAsiaTheme="majorEastAsia" w:cstheme="majorBidi"/>
                    <w:b/>
                    <w:sz w:val="16"/>
                    <w:szCs w:val="16"/>
                    <w:highlight w:val="yellow"/>
                  </w:rPr>
                </w:rPrChange>
              </w:rPr>
              <w:fldChar w:fldCharType="end"/>
            </w:r>
          </w:ins>
          <w:customXmlInsRangeStart w:id="386" w:author="TIPS" w:date="2024-02-13T21:34:00Z"/>
        </w:sdtContent>
      </w:sdt>
      <w:customXmlInsRangeEnd w:id="386"/>
      <w:r w:rsidR="00EF2B1D">
        <w:t xml:space="preserve">. </w:t>
      </w:r>
      <w:r w:rsidR="00E73CDA">
        <w:t xml:space="preserve">A </w:t>
      </w:r>
      <w:r w:rsidR="0064678C">
        <w:t xml:space="preserve">lower proportion of </w:t>
      </w:r>
      <w:r w:rsidR="00AB6A36">
        <w:t xml:space="preserve">the overall mass </w:t>
      </w:r>
      <w:r w:rsidR="00E73CDA">
        <w:t xml:space="preserve">is </w:t>
      </w:r>
      <w:r w:rsidR="00AB6A36">
        <w:t>accounted for by the polar groups in EA</w:t>
      </w:r>
      <w:r w:rsidR="00E73CDA">
        <w:t xml:space="preserve"> than GA</w:t>
      </w:r>
      <w:r w:rsidR="004C60B6">
        <w:t xml:space="preserve"> (as both have </w:t>
      </w:r>
      <w:r w:rsidR="00DB4EDB">
        <w:t>4 hydroxide groups</w:t>
      </w:r>
      <w:r w:rsidR="004C60B6">
        <w:t>)</w:t>
      </w:r>
      <w:r w:rsidR="00ED2C6A">
        <w:t xml:space="preserve">, </w:t>
      </w:r>
      <w:r w:rsidR="00E73CDA">
        <w:t>and thus</w:t>
      </w:r>
      <w:r w:rsidR="00771683">
        <w:t xml:space="preserve"> -</w:t>
      </w:r>
      <w:r w:rsidR="00DB4EDB">
        <w:t xml:space="preserve"> </w:t>
      </w:r>
      <w:r w:rsidR="00771683">
        <w:t>al</w:t>
      </w:r>
      <w:r w:rsidR="00DB4EDB">
        <w:t>though polarity plays a vital role in the solubility of these compounds in a solvent</w:t>
      </w:r>
      <w:r w:rsidR="00771683">
        <w:t xml:space="preserve"> – the higher molecular mass of EA </w:t>
      </w:r>
      <w:r w:rsidR="009A729F">
        <w:t xml:space="preserve">would result in lower extraction yields for it </w:t>
      </w:r>
      <w:r w:rsidR="00DD00BE">
        <w:t>than GA</w:t>
      </w:r>
      <w:r w:rsidR="00547B1E">
        <w:t xml:space="preserve"> in a polar solvent</w:t>
      </w:r>
      <w:r w:rsidR="009A729F">
        <w:t>.</w:t>
      </w:r>
      <w:r w:rsidR="009839C8">
        <w:t xml:space="preserve"> </w:t>
      </w:r>
    </w:p>
    <w:p w14:paraId="711D4FBA" w14:textId="62E21D5B" w:rsidR="006F2124" w:rsidRDefault="00CB5D7A">
      <w:pPr>
        <w:jc w:val="center"/>
        <w:rPr>
          <w:ins w:id="387" w:author="TIPS" w:date="2024-02-13T21:43:00Z"/>
        </w:rPr>
        <w:pPrChange w:id="388" w:author="TIPS" w:date="2024-02-13T21:43:00Z">
          <w:pPr/>
        </w:pPrChange>
      </w:pPr>
      <w:ins w:id="389" w:author="TIPS" w:date="2024-02-13T20:42:00Z">
        <w:r>
          <w:rPr>
            <w:noProof/>
            <w:lang w:eastAsia="zh-TW" w:bidi="ar-SA"/>
          </w:rPr>
          <mc:AlternateContent>
            <mc:Choice Requires="wps">
              <w:drawing>
                <wp:anchor distT="0" distB="0" distL="114300" distR="114300" simplePos="0" relativeHeight="251651584" behindDoc="0" locked="0" layoutInCell="1" allowOverlap="1" wp14:anchorId="4DEB22CD" wp14:editId="7374CCCF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3040380</wp:posOffset>
                  </wp:positionV>
                  <wp:extent cx="5194300" cy="600710"/>
                  <wp:effectExtent l="9525" t="13335" r="6350" b="5080"/>
                  <wp:wrapNone/>
                  <wp:docPr id="1882002918" name="Text Box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0" cy="600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3B12B6" w14:textId="20574443" w:rsidR="005531F3" w:rsidRPr="003F5EED" w:rsidRDefault="00FE1D2F" w:rsidP="003F5EED">
                              <w:pPr>
                                <w:rPr>
                                  <w:i/>
                                  <w:iCs/>
                                  <w:sz w:val="20"/>
                                  <w:rPrChange w:id="390" w:author="TIPS" w:date="2024-02-13T21:37:00Z">
                                    <w:rPr/>
                                  </w:rPrChange>
                                </w:rPr>
                              </w:pPr>
                              <w:ins w:id="391" w:author="TIPS" w:date="2024-02-13T20:43:00Z"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392" w:author="TIPS" w:date="2024-02-13T21:37:00Z">
                                      <w:rPr/>
                                    </w:rPrChange>
                                  </w:rPr>
                                  <w:t xml:space="preserve">Figure </w:t>
                                </w:r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393" w:author="TIPS" w:date="2024-02-13T21:37:00Z">
                                      <w:rPr/>
                                    </w:rPrChange>
                                  </w:rPr>
                                  <w:fldChar w:fldCharType="begin"/>
                                </w:r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394" w:author="TIPS" w:date="2024-02-13T21:37:00Z">
                                      <w:rPr/>
                                    </w:rPrChange>
                                  </w:rPr>
                                  <w:instrText xml:space="preserve"> SEQ Figure \* ARABIC </w:instrText>
                                </w:r>
                              </w:ins>
                              <w:r w:rsidRPr="00FE1D2F">
                                <w:rPr>
                                  <w:i/>
                                  <w:iCs/>
                                  <w:sz w:val="20"/>
                                  <w:rPrChange w:id="395" w:author="TIPS" w:date="2024-02-13T21:37:00Z">
                                    <w:rPr/>
                                  </w:rPrChange>
                                </w:rPr>
                                <w:fldChar w:fldCharType="separate"/>
                              </w:r>
                              <w:r w:rsidR="002916AB">
                                <w:rPr>
                                  <w:i/>
                                  <w:iCs/>
                                  <w:noProof/>
                                  <w:sz w:val="20"/>
                                </w:rPr>
                                <w:t>12</w:t>
                              </w:r>
                              <w:ins w:id="396" w:author="TIPS" w:date="2024-02-13T20:43:00Z"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397" w:author="TIPS" w:date="2024-02-13T21:37:00Z">
                                      <w:rPr/>
                                    </w:rPrChange>
                                  </w:rPr>
                                  <w:fldChar w:fldCharType="end"/>
                                </w:r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398" w:author="TIPS" w:date="2024-02-13T21:37:00Z">
                                      <w:rPr/>
                                    </w:rPrChange>
                                  </w:rPr>
                                  <w:t>: An example of a hy</w:t>
                                </w:r>
                              </w:ins>
                              <w:ins w:id="399" w:author="TIPS" w:date="2024-02-13T20:44:00Z"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400" w:author="TIPS" w:date="2024-02-13T21:37:00Z">
                                      <w:rPr/>
                                    </w:rPrChange>
                                  </w:rPr>
                                  <w:t xml:space="preserve">drated cluster of GA (left) and EA (right). </w:t>
                                </w:r>
                              </w:ins>
                              <w:r w:rsidR="00DA0823">
                                <w:rPr>
                                  <w:i/>
                                  <w:iCs/>
                                  <w:sz w:val="20"/>
                                </w:rPr>
                                <w:t>W</w:t>
                              </w:r>
                              <w:ins w:id="401" w:author="TIPS" w:date="2024-02-13T20:44:00Z">
                                <w:r w:rsidRPr="00FE1D2F">
                                  <w:rPr>
                                    <w:i/>
                                    <w:iCs/>
                                    <w:sz w:val="20"/>
                                    <w:rPrChange w:id="402" w:author="TIPS" w:date="2024-02-13T21:37:00Z">
                                      <w:rPr/>
                                    </w:rPrChange>
                                  </w:rPr>
                                  <w:t>ater molecules form hydrogen bonds with the hydroxide groups in each ligand</w:t>
                                </w:r>
                              </w:ins>
                              <w:r w:rsidR="00DA0823">
                                <w:rPr>
                                  <w:i/>
                                  <w:iCs/>
                                  <w:sz w:val="20"/>
                                </w:rPr>
                                <w:t>, dissolving it</w:t>
                              </w:r>
                              <w:ins w:id="403" w:author="TIPS" w:date="2024-02-13T21:37:00Z">
                                <w:r w:rsidR="005531F3">
                                  <w:rPr>
                                    <w:i/>
                                    <w:iCs/>
                                    <w:sz w:val="20"/>
                                  </w:rPr>
                                  <w:t xml:space="preserve"> </w:t>
                                </w:r>
                              </w:ins>
                              <w:customXmlInsRangeStart w:id="404" w:author="TIPS" w:date="2024-02-13T21:37:00Z"/>
                              <w:sdt>
                                <w:sdtPr>
                                  <w:rPr>
                                    <w:i/>
                                    <w:iCs/>
                                    <w:sz w:val="20"/>
                                  </w:rPr>
                                  <w:id w:val="1693784690"/>
                                  <w:citation/>
                                </w:sdtPr>
                                <w:sdtContent>
                                  <w:customXmlInsRangeEnd w:id="404"/>
                                  <w:ins w:id="405" w:author="TIPS" w:date="2024-02-13T21:37:00Z">
                                    <w:r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begin"/>
                                    </w:r>
                                    <w:r w:rsidR="005531F3"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instrText xml:space="preserve"> CITATION MolView \l 1033 </w:instrText>
                                    </w:r>
                                  </w:ins>
                                  <w:r>
                                    <w:rPr>
                                      <w:i/>
                                      <w:iCs/>
                                      <w:sz w:val="20"/>
                                    </w:rPr>
                                    <w:fldChar w:fldCharType="separate"/>
                                  </w:r>
                                  <w:r w:rsidR="00E95B2C" w:rsidRPr="00E95B2C">
                                    <w:rPr>
                                      <w:noProof/>
                                      <w:sz w:val="20"/>
                                    </w:rPr>
                                    <w:t>(MolView)</w:t>
                                  </w:r>
                                  <w:ins w:id="406" w:author="TIPS" w:date="2024-02-13T21:37:00Z">
                                    <w:r>
                                      <w:rPr>
                                        <w:i/>
                                        <w:iCs/>
                                        <w:sz w:val="20"/>
                                      </w:rPr>
                                      <w:fldChar w:fldCharType="end"/>
                                    </w:r>
                                  </w:ins>
                                  <w:customXmlInsRangeStart w:id="407" w:author="TIPS" w:date="2024-02-13T21:37:00Z"/>
                                </w:sdtContent>
                              </w:sdt>
                              <w:customXmlInsRangeEnd w:id="407"/>
                              <w:ins w:id="408" w:author="TIPS" w:date="2024-02-13T21:37:00Z">
                                <w:r w:rsidR="005531F3">
                                  <w:rPr>
                                    <w:i/>
                                    <w:iCs/>
                                    <w:sz w:val="20"/>
                                  </w:rPr>
                                  <w:t>.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DEB22CD" id="Text Box 56" o:spid="_x0000_s1038" type="#_x0000_t202" style="position:absolute;left:0;text-align:left;margin-left:29.25pt;margin-top:239.4pt;width:409pt;height:47.3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">
                  <v:textbox>
                    <w:txbxContent>
                      <w:p w14:paraId="703B12B6" w14:textId="20574443" w:rsidR="005531F3" w:rsidRPr="003F5EED" w:rsidRDefault="00FE1D2F" w:rsidP="003F5EED">
                        <w:pPr>
                          <w:rPr>
                            <w:i/>
                            <w:iCs/>
                            <w:sz w:val="20"/>
                            <w:rPrChange w:id="409" w:author="TIPS" w:date="2024-02-13T21:37:00Z">
                              <w:rPr/>
                            </w:rPrChange>
                          </w:rPr>
                        </w:pPr>
                        <w:ins w:id="410" w:author="TIPS" w:date="2024-02-13T20:43:00Z">
                          <w:r w:rsidRPr="00FE1D2F">
                            <w:rPr>
                              <w:i/>
                              <w:iCs/>
                              <w:sz w:val="20"/>
                              <w:rPrChange w:id="411" w:author="TIPS" w:date="2024-02-13T21:37:00Z">
                                <w:rPr/>
                              </w:rPrChange>
                            </w:rPr>
                            <w:t xml:space="preserve">Figure </w:t>
                          </w:r>
                          <w:r w:rsidRPr="00FE1D2F">
                            <w:rPr>
                              <w:i/>
                              <w:iCs/>
                              <w:sz w:val="20"/>
                              <w:rPrChange w:id="412" w:author="TIPS" w:date="2024-02-13T21:37:00Z">
                                <w:rPr/>
                              </w:rPrChange>
                            </w:rPr>
                            <w:fldChar w:fldCharType="begin"/>
                          </w:r>
                          <w:r w:rsidRPr="00FE1D2F">
                            <w:rPr>
                              <w:i/>
                              <w:iCs/>
                              <w:sz w:val="20"/>
                              <w:rPrChange w:id="413" w:author="TIPS" w:date="2024-02-13T21:37:00Z">
                                <w:rPr/>
                              </w:rPrChange>
                            </w:rPr>
                            <w:instrText xml:space="preserve"> SEQ Figure \* ARABIC </w:instrText>
                          </w:r>
                        </w:ins>
                        <w:r w:rsidRPr="00FE1D2F">
                          <w:rPr>
                            <w:i/>
                            <w:iCs/>
                            <w:sz w:val="20"/>
                            <w:rPrChange w:id="414" w:author="TIPS" w:date="2024-02-13T21:37:00Z">
                              <w:rPr/>
                            </w:rPrChange>
                          </w:rPr>
                          <w:fldChar w:fldCharType="separate"/>
                        </w:r>
                        <w:r w:rsidR="002916AB">
                          <w:rPr>
                            <w:i/>
                            <w:iCs/>
                            <w:noProof/>
                            <w:sz w:val="20"/>
                          </w:rPr>
                          <w:t>12</w:t>
                        </w:r>
                        <w:ins w:id="415" w:author="TIPS" w:date="2024-02-13T20:43:00Z">
                          <w:r w:rsidRPr="00FE1D2F">
                            <w:rPr>
                              <w:i/>
                              <w:iCs/>
                              <w:sz w:val="20"/>
                              <w:rPrChange w:id="416" w:author="TIPS" w:date="2024-02-13T21:37:00Z">
                                <w:rPr/>
                              </w:rPrChange>
                            </w:rPr>
                            <w:fldChar w:fldCharType="end"/>
                          </w:r>
                          <w:r w:rsidRPr="00FE1D2F">
                            <w:rPr>
                              <w:i/>
                              <w:iCs/>
                              <w:sz w:val="20"/>
                              <w:rPrChange w:id="417" w:author="TIPS" w:date="2024-02-13T21:37:00Z">
                                <w:rPr/>
                              </w:rPrChange>
                            </w:rPr>
                            <w:t>: An example of a hy</w:t>
                          </w:r>
                        </w:ins>
                        <w:ins w:id="418" w:author="TIPS" w:date="2024-02-13T20:44:00Z">
                          <w:r w:rsidRPr="00FE1D2F">
                            <w:rPr>
                              <w:i/>
                              <w:iCs/>
                              <w:sz w:val="20"/>
                              <w:rPrChange w:id="419" w:author="TIPS" w:date="2024-02-13T21:37:00Z">
                                <w:rPr/>
                              </w:rPrChange>
                            </w:rPr>
                            <w:t xml:space="preserve">drated cluster of GA (left) and EA (right). </w:t>
                          </w:r>
                        </w:ins>
                        <w:r w:rsidR="00DA0823">
                          <w:rPr>
                            <w:i/>
                            <w:iCs/>
                            <w:sz w:val="20"/>
                          </w:rPr>
                          <w:t>W</w:t>
                        </w:r>
                        <w:ins w:id="420" w:author="TIPS" w:date="2024-02-13T20:44:00Z">
                          <w:r w:rsidRPr="00FE1D2F">
                            <w:rPr>
                              <w:i/>
                              <w:iCs/>
                              <w:sz w:val="20"/>
                              <w:rPrChange w:id="421" w:author="TIPS" w:date="2024-02-13T21:37:00Z">
                                <w:rPr/>
                              </w:rPrChange>
                            </w:rPr>
                            <w:t>ater molecules form hydrogen bonds with the hydroxide groups in each ligand</w:t>
                          </w:r>
                        </w:ins>
                        <w:r w:rsidR="00DA0823">
                          <w:rPr>
                            <w:i/>
                            <w:iCs/>
                            <w:sz w:val="20"/>
                          </w:rPr>
                          <w:t>, dissolving it</w:t>
                        </w:r>
                        <w:ins w:id="422" w:author="TIPS" w:date="2024-02-13T21:37:00Z">
                          <w:r w:rsidR="005531F3">
                            <w:rPr>
                              <w:i/>
                              <w:iCs/>
                              <w:sz w:val="20"/>
                            </w:rPr>
                            <w:t xml:space="preserve"> </w:t>
                          </w:r>
                        </w:ins>
                        <w:customXmlInsRangeStart w:id="423" w:author="TIPS" w:date="2024-02-13T21:37:00Z"/>
                        <w:sdt>
                          <w:sdtPr>
                            <w:rPr>
                              <w:i/>
                              <w:iCs/>
                              <w:sz w:val="20"/>
                            </w:rPr>
                            <w:id w:val="1693784690"/>
                            <w:citation/>
                          </w:sdtPr>
                          <w:sdtContent>
                            <w:customXmlInsRangeEnd w:id="423"/>
                            <w:ins w:id="424" w:author="TIPS" w:date="2024-02-13T21:37:00Z"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fldChar w:fldCharType="begin"/>
                              </w:r>
                              <w:r w:rsidR="005531F3">
                                <w:rPr>
                                  <w:i/>
                                  <w:iCs/>
                                  <w:sz w:val="20"/>
                                </w:rPr>
                                <w:instrText xml:space="preserve"> CITATION MolView \l 1033 </w:instrText>
                              </w:r>
                            </w:ins>
                            <w:r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E95B2C" w:rsidRPr="00E95B2C">
                              <w:rPr>
                                <w:noProof/>
                                <w:sz w:val="20"/>
                              </w:rPr>
                              <w:t>(MolView)</w:t>
                            </w:r>
                            <w:ins w:id="425" w:author="TIPS" w:date="2024-02-13T21:37:00Z"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fldChar w:fldCharType="end"/>
                              </w:r>
                            </w:ins>
                            <w:customXmlInsRangeStart w:id="426" w:author="TIPS" w:date="2024-02-13T21:37:00Z"/>
                          </w:sdtContent>
                        </w:sdt>
                        <w:customXmlInsRangeEnd w:id="426"/>
                        <w:ins w:id="427" w:author="TIPS" w:date="2024-02-13T21:37:00Z">
                          <w:r w:rsidR="005531F3">
                            <w:rPr>
                              <w:i/>
                              <w:iCs/>
                              <w:sz w:val="20"/>
                            </w:rPr>
                            <w:t>.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428" w:author="TIPS" w:date="2024-02-13T21:37:00Z">
        <w:r w:rsidR="00876922">
          <w:rPr>
            <w:noProof/>
            <w:rPrChange w:id="429">
              <w:rPr>
                <w:noProof/>
                <w:sz w:val="16"/>
                <w:szCs w:val="16"/>
              </w:rPr>
            </w:rPrChange>
          </w:rPr>
          <w:drawing>
            <wp:inline distT="0" distB="0" distL="0" distR="0" wp14:anchorId="50A2E591" wp14:editId="144DD660">
              <wp:extent cx="5175504" cy="2936756"/>
              <wp:effectExtent l="19050" t="19050" r="25146" b="15994"/>
              <wp:docPr id="19" name="Picture 17" descr="Untitled presenta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Untitled presentation.png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75504" cy="2936756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C887781" w14:textId="77777777" w:rsidR="0082034D" w:rsidRDefault="0082034D" w:rsidP="005F609F">
      <w:pPr>
        <w:rPr>
          <w:ins w:id="430" w:author="TIPS" w:date="2024-02-13T21:45:00Z"/>
        </w:rPr>
      </w:pPr>
    </w:p>
    <w:p w14:paraId="558EDAE3" w14:textId="5DFCACF6" w:rsidR="00972707" w:rsidRDefault="00BA13A8" w:rsidP="007804A5">
      <w:ins w:id="431" w:author="TIPS" w:date="2024-02-13T20:08:00Z">
        <w:r>
          <w:lastRenderedPageBreak/>
          <w:t xml:space="preserve">Secondly, although not as strong as </w:t>
        </w:r>
      </w:ins>
      <w:r w:rsidR="0032218C">
        <w:t xml:space="preserve">the </w:t>
      </w:r>
      <w:ins w:id="432" w:author="TIPS" w:date="2024-02-13T20:08:00Z">
        <w:r>
          <w:t>hydrogen bonding</w:t>
        </w:r>
      </w:ins>
      <w:r w:rsidR="0032218C">
        <w:t xml:space="preserve"> present in </w:t>
      </w:r>
      <w:r w:rsidR="00E9773E">
        <w:t xml:space="preserve">the </w:t>
      </w:r>
      <w:r w:rsidR="0032218C">
        <w:t>polar interactions in GA and EA</w:t>
      </w:r>
      <w:ins w:id="433" w:author="TIPS" w:date="2024-02-13T20:08:00Z">
        <w:r>
          <w:t xml:space="preserve">, </w:t>
        </w:r>
      </w:ins>
      <w:r w:rsidR="00135A3E">
        <w:t xml:space="preserve">the intermolecular </w:t>
      </w:r>
      <w:ins w:id="434" w:author="TIPS" w:date="2024-02-13T20:10:00Z">
        <w:r w:rsidR="006F33FF">
          <w:t xml:space="preserve">van der Waals forces </w:t>
        </w:r>
      </w:ins>
      <w:r w:rsidR="003179C7">
        <w:t>also hold the potential to</w:t>
      </w:r>
      <w:ins w:id="435" w:author="TIPS" w:date="2024-02-13T20:10:00Z">
        <w:r w:rsidR="006F33FF">
          <w:t xml:space="preserve"> impact a solvent’s solvatio</w:t>
        </w:r>
      </w:ins>
      <w:ins w:id="436" w:author="TIPS" w:date="2024-02-13T20:11:00Z">
        <w:r w:rsidR="006F33FF">
          <w:t xml:space="preserve">n capabilities. </w:t>
        </w:r>
      </w:ins>
      <w:r w:rsidR="00E5568C">
        <w:t xml:space="preserve">A </w:t>
      </w:r>
      <w:r w:rsidR="00E95DEF">
        <w:t>greater</w:t>
      </w:r>
      <w:ins w:id="437" w:author="TIPS" w:date="2024-02-13T20:11:00Z">
        <w:r w:rsidR="00E03F62">
          <w:t xml:space="preserve"> van der Waals </w:t>
        </w:r>
      </w:ins>
      <w:r w:rsidR="00E95DEF">
        <w:t>interaction</w:t>
      </w:r>
      <w:ins w:id="438" w:author="TIPS" w:date="2024-02-13T20:11:00Z">
        <w:r w:rsidR="00E03F62">
          <w:t xml:space="preserve"> </w:t>
        </w:r>
      </w:ins>
      <w:r w:rsidR="001B6C05">
        <w:t xml:space="preserve">between the </w:t>
      </w:r>
      <w:ins w:id="439" w:author="TIPS" w:date="2024-02-13T20:11:00Z">
        <w:r w:rsidR="00E03F62">
          <w:t xml:space="preserve">solvent </w:t>
        </w:r>
      </w:ins>
      <w:r w:rsidR="001B6C05">
        <w:t xml:space="preserve">and solute </w:t>
      </w:r>
      <w:ins w:id="440" w:author="TIPS" w:date="2024-02-13T20:11:00Z">
        <w:r w:rsidR="00E03F62">
          <w:t>molecule</w:t>
        </w:r>
      </w:ins>
      <w:r w:rsidR="001B6C05">
        <w:t>s</w:t>
      </w:r>
      <w:r w:rsidR="00E5568C">
        <w:t xml:space="preserve"> translates to </w:t>
      </w:r>
      <w:ins w:id="441" w:author="TIPS" w:date="2024-02-13T20:12:00Z">
        <w:r w:rsidR="00E03F62">
          <w:t xml:space="preserve">higher </w:t>
        </w:r>
      </w:ins>
      <w:r w:rsidR="00E52257">
        <w:t>solvation efficienc</w:t>
      </w:r>
      <w:r w:rsidR="00262038">
        <w:t>ies</w:t>
      </w:r>
      <w:ins w:id="442" w:author="TIPS" w:date="2024-02-13T20:12:00Z">
        <w:r w:rsidR="003E6516">
          <w:t xml:space="preserve"> – especially in the case of EA </w:t>
        </w:r>
      </w:ins>
      <w:r w:rsidR="00406EBA">
        <w:t>which has</w:t>
      </w:r>
      <w:ins w:id="443" w:author="TIPS" w:date="2024-02-13T20:12:00Z">
        <w:r w:rsidR="003E6516">
          <w:t xml:space="preserve"> large aro</w:t>
        </w:r>
      </w:ins>
      <w:ins w:id="444" w:author="TIPS" w:date="2024-02-13T20:13:00Z">
        <w:r w:rsidR="003E6516">
          <w:t>matic ring</w:t>
        </w:r>
      </w:ins>
      <w:r w:rsidR="00406EBA">
        <w:t>s</w:t>
      </w:r>
      <w:ins w:id="445" w:author="TIPS" w:date="2024-02-13T20:13:00Z">
        <w:r w:rsidR="00110DDF">
          <w:t xml:space="preserve"> which </w:t>
        </w:r>
      </w:ins>
      <w:r w:rsidR="00406EBA">
        <w:t xml:space="preserve">tend to </w:t>
      </w:r>
      <w:ins w:id="446" w:author="TIPS" w:date="2024-02-13T20:13:00Z">
        <w:r w:rsidR="00110DDF">
          <w:t>interact extensiv</w:t>
        </w:r>
      </w:ins>
      <w:ins w:id="447" w:author="TIPS" w:date="2024-02-13T20:14:00Z">
        <w:r w:rsidR="00110DDF">
          <w:t>ely with large, non-polar molecules</w:t>
        </w:r>
      </w:ins>
      <w:ins w:id="448" w:author="TIPS" w:date="2024-02-13T21:58:00Z">
        <w:r w:rsidR="00FC11F8">
          <w:t xml:space="preserve"> through the aforementi</w:t>
        </w:r>
        <w:r w:rsidR="00FC11F8" w:rsidRPr="00773195">
          <w:t>oned</w:t>
        </w:r>
        <w:r w:rsidR="00FC11F8">
          <w:t xml:space="preserve"> forces</w:t>
        </w:r>
      </w:ins>
      <w:ins w:id="449" w:author="TIPS" w:date="2024-02-13T20:14:00Z">
        <w:r w:rsidR="00110DDF">
          <w:t>.</w:t>
        </w:r>
      </w:ins>
      <w:r w:rsidR="00664B59">
        <w:t xml:space="preserve"> </w:t>
      </w:r>
    </w:p>
    <w:p w14:paraId="150A4802" w14:textId="063DC7D8" w:rsidR="00EB1BCA" w:rsidRDefault="005307F8" w:rsidP="007804A5">
      <w:pPr>
        <w:rPr>
          <w:ins w:id="450" w:author="TIPS" w:date="2024-02-13T19:42:00Z"/>
        </w:rPr>
      </w:pPr>
      <w:r>
        <w:t>Literature</w:t>
      </w:r>
      <w:ins w:id="451" w:author="TIPS" w:date="2024-02-13T22:15:00Z">
        <w:r w:rsidR="00EB1BCA">
          <w:t xml:space="preserve"> </w:t>
        </w:r>
      </w:ins>
      <w:r>
        <w:t xml:space="preserve">data </w:t>
      </w:r>
      <w:r w:rsidR="000340C3">
        <w:t>validates th</w:t>
      </w:r>
      <w:r w:rsidR="00B3776C">
        <w:t xml:space="preserve">is - </w:t>
      </w:r>
      <w:ins w:id="452" w:author="TIPS" w:date="2024-02-13T22:15:00Z">
        <w:r w:rsidR="00EB1BCA">
          <w:t>GA</w:t>
        </w:r>
      </w:ins>
      <w:customXmlInsRangeStart w:id="453" w:author="TIPS" w:date="2024-02-13T22:15:00Z"/>
      <w:sdt>
        <w:sdtPr>
          <w:id w:val="1693784717"/>
          <w:citation/>
        </w:sdtPr>
        <w:sdtContent>
          <w:customXmlInsRangeEnd w:id="453"/>
          <w:ins w:id="454" w:author="TIPS" w:date="2024-02-13T22:15:00Z">
            <w:r w:rsidR="00FE1D2F">
              <w:fldChar w:fldCharType="begin"/>
            </w:r>
            <w:r w:rsidR="008B6AA1">
              <w:instrText xml:space="preserve">CITATION GASolubility \l 1033 </w:instrText>
            </w:r>
            <w:r w:rsidR="00FE1D2F">
              <w:fldChar w:fldCharType="separate"/>
            </w:r>
          </w:ins>
          <w:r w:rsidR="00E95B2C">
            <w:rPr>
              <w:noProof/>
            </w:rPr>
            <w:t xml:space="preserve"> (Daneshfar, Ghaziaskar and Homayoun)</w:t>
          </w:r>
          <w:ins w:id="455" w:author="TIPS" w:date="2024-02-13T22:15:00Z">
            <w:r w:rsidR="00FE1D2F">
              <w:rPr>
                <w:noProof/>
              </w:rPr>
              <w:fldChar w:fldCharType="end"/>
            </w:r>
          </w:ins>
          <w:customXmlInsRangeStart w:id="456" w:author="TIPS" w:date="2024-02-13T22:15:00Z"/>
        </w:sdtContent>
      </w:sdt>
      <w:customXmlInsRangeEnd w:id="456"/>
      <w:ins w:id="457" w:author="TIPS" w:date="2024-02-13T22:15:00Z">
        <w:r w:rsidR="00EB1BCA">
          <w:t xml:space="preserve"> and EA</w:t>
        </w:r>
      </w:ins>
      <w:customXmlInsRangeStart w:id="458" w:author="TIPS" w:date="2024-02-13T22:15:00Z"/>
      <w:sdt>
        <w:sdtPr>
          <w:id w:val="1693784718"/>
          <w:citation/>
        </w:sdtPr>
        <w:sdtContent>
          <w:customXmlInsRangeEnd w:id="458"/>
          <w:ins w:id="459" w:author="TIPS" w:date="2024-02-13T22:15:00Z">
            <w:r w:rsidR="00FE1D2F">
              <w:fldChar w:fldCharType="begin"/>
            </w:r>
            <w:r w:rsidR="00DB2FED">
              <w:instrText xml:space="preserve">CITATION EASolubility \l 1033 </w:instrText>
            </w:r>
            <w:r w:rsidR="00FE1D2F">
              <w:fldChar w:fldCharType="separate"/>
            </w:r>
          </w:ins>
          <w:r w:rsidR="00E95B2C">
            <w:rPr>
              <w:noProof/>
            </w:rPr>
            <w:t xml:space="preserve"> (Bala, Bhardwaj and Hariharan)</w:t>
          </w:r>
          <w:ins w:id="460" w:author="TIPS" w:date="2024-02-13T22:15:00Z">
            <w:r w:rsidR="00FE1D2F">
              <w:rPr>
                <w:noProof/>
              </w:rPr>
              <w:fldChar w:fldCharType="end"/>
            </w:r>
          </w:ins>
          <w:customXmlInsRangeStart w:id="461" w:author="TIPS" w:date="2024-02-13T22:15:00Z"/>
        </w:sdtContent>
      </w:sdt>
      <w:customXmlInsRangeEnd w:id="461"/>
      <w:ins w:id="462" w:author="TIPS" w:date="2024-02-13T22:15:00Z">
        <w:r w:rsidR="00EB1BCA">
          <w:t xml:space="preserve"> are more soluble in methanol and ethanol than water (with ethanol being in the </w:t>
        </w:r>
      </w:ins>
      <w:ins w:id="463" w:author="TIPS" w:date="2024-02-13T22:17:00Z">
        <w:r w:rsidR="00913378">
          <w:t>middle</w:t>
        </w:r>
      </w:ins>
      <w:ins w:id="464" w:author="TIPS" w:date="2024-02-13T22:15:00Z">
        <w:r w:rsidR="00EB1BCA">
          <w:t xml:space="preserve"> for both acids).</w:t>
        </w:r>
      </w:ins>
      <w:r w:rsidR="00091FEB">
        <w:t xml:space="preserve"> Methanol, with its moderate polarity and </w:t>
      </w:r>
      <w:r w:rsidR="00635AEE">
        <w:t>surface area, balances both solubility factors and thus has the most optimal results.</w:t>
      </w:r>
      <w:r w:rsidR="00F9067C">
        <w:t xml:space="preserve"> </w:t>
      </w:r>
      <w:r w:rsidR="00CE6044">
        <w:t>The</w:t>
      </w:r>
      <w:r w:rsidR="00F9067C">
        <w:t xml:space="preserve"> </w:t>
      </w:r>
      <w:r w:rsidR="00CE6044">
        <w:t xml:space="preserve">superior performance of ethanol relative to water suggests that van der Waals forces </w:t>
      </w:r>
      <w:r w:rsidR="00853AC5">
        <w:t>play a more significant role in</w:t>
      </w:r>
      <w:r w:rsidR="005D63C9">
        <w:t xml:space="preserve"> dissolving the ligands than</w:t>
      </w:r>
      <w:r w:rsidR="00A93BA9">
        <w:t xml:space="preserve"> polarity. </w:t>
      </w:r>
      <w:ins w:id="465" w:author="TIPS" w:date="2024-02-13T22:17:00Z">
        <w:r w:rsidR="00A93BA9">
          <w:t xml:space="preserve">This finding will be useful for the framing of the first </w:t>
        </w:r>
      </w:ins>
      <w:ins w:id="466" w:author="TIPS" w:date="2024-02-13T22:18:00Z">
        <w:r w:rsidR="00A93BA9">
          <w:t>hypothesis.</w:t>
        </w:r>
      </w:ins>
    </w:p>
    <w:p w14:paraId="0A7EC978" w14:textId="3D03B50B" w:rsidR="002C4EBE" w:rsidRDefault="002C4EBE" w:rsidP="005307F8">
      <w:r>
        <w:t>The selection of these solvents was based upon their high availability, low-cost, and low environmental impact, which connects with the sustainable focus of this study.</w:t>
      </w:r>
    </w:p>
    <w:p w14:paraId="5F8C1241" w14:textId="6B1BF9A3" w:rsidR="00A35D0D" w:rsidRDefault="00A35D0D" w:rsidP="00BA2CF3">
      <w:pPr>
        <w:pStyle w:val="Heading2"/>
      </w:pPr>
      <w:bookmarkStart w:id="467" w:name="_Ref162730905"/>
      <w:bookmarkStart w:id="468" w:name="_Toc162731363"/>
      <w:r>
        <w:t>4.8 Effect of pH Environment</w:t>
      </w:r>
      <w:bookmarkEnd w:id="467"/>
      <w:bookmarkEnd w:id="468"/>
    </w:p>
    <w:p w14:paraId="0A9606A7" w14:textId="28E7CA9B" w:rsidR="001D4113" w:rsidRDefault="00942936" w:rsidP="00BB20AD">
      <w:r>
        <w:t xml:space="preserve">The pH </w:t>
      </w:r>
      <w:r w:rsidR="007F0309">
        <w:t xml:space="preserve">of the complexation </w:t>
      </w:r>
      <w:r>
        <w:t xml:space="preserve">environment </w:t>
      </w:r>
      <w:r w:rsidR="007F0309">
        <w:t>would play a significant role in the complexation efficiency.</w:t>
      </w:r>
      <w:r w:rsidR="008E3070">
        <w:t xml:space="preserve"> </w:t>
      </w:r>
      <w:r w:rsidR="00ED6155">
        <w:t xml:space="preserve">In </w:t>
      </w:r>
      <w:r w:rsidR="00BB20AD">
        <w:t>alkaline</w:t>
      </w:r>
      <w:r w:rsidR="00ED6155">
        <w:t xml:space="preserve"> conditions, the </w:t>
      </w:r>
      <w:r w:rsidR="00E81DAF">
        <w:t>extracted GA</w:t>
      </w:r>
      <w:r w:rsidR="00ED6155">
        <w:t xml:space="preserve"> will deprotonate to a greater degree</w:t>
      </w:r>
      <w:r w:rsidR="00E81DAF">
        <w:t xml:space="preserve"> (due to the </w:t>
      </w:r>
      <w:r w:rsidR="002E55BB">
        <w:t>presence</w:t>
      </w:r>
      <w:r w:rsidR="00E81DAF">
        <w:t xml:space="preserve"> of a carboxylic group)</w:t>
      </w:r>
      <w:r w:rsidR="00ED6155">
        <w:t xml:space="preserve">. This </w:t>
      </w:r>
      <w:r w:rsidR="006346FA">
        <w:t>lead</w:t>
      </w:r>
      <w:r w:rsidR="00B87897">
        <w:t>s</w:t>
      </w:r>
      <w:r w:rsidR="006346FA">
        <w:t xml:space="preserve"> to </w:t>
      </w:r>
      <w:r w:rsidR="00E90533">
        <w:t xml:space="preserve">the </w:t>
      </w:r>
      <w:r w:rsidR="006346FA">
        <w:t xml:space="preserve">ionization of the </w:t>
      </w:r>
      <w:r w:rsidR="00192145">
        <w:t>carboxylic group</w:t>
      </w:r>
      <w:r w:rsidR="006346FA">
        <w:t xml:space="preserve"> and an </w:t>
      </w:r>
      <w:r w:rsidR="00ED6155">
        <w:t>increase</w:t>
      </w:r>
      <w:r w:rsidR="006346FA">
        <w:t xml:space="preserve"> in </w:t>
      </w:r>
      <w:r w:rsidR="00ED6155">
        <w:t>the binding sites present in the chelator, making it more efficient</w:t>
      </w:r>
      <w:r w:rsidR="00B77FF7">
        <w:t xml:space="preserve"> </w:t>
      </w:r>
      <w:r w:rsidR="009234D7">
        <w:t>in complexing with the copper ions</w:t>
      </w:r>
      <w:r w:rsidR="00A13DB2">
        <w:t xml:space="preserve"> </w:t>
      </w:r>
      <w:r w:rsidR="0071120B">
        <w:t>as</w:t>
      </w:r>
      <w:r w:rsidR="00B77FF7">
        <w:t xml:space="preserve"> shown</w:t>
      </w:r>
      <w:r w:rsidR="00196DF2">
        <w:t xml:space="preserve"> in</w:t>
      </w:r>
      <w:r w:rsidR="00E14F7E">
        <w:t xml:space="preserve"> </w:t>
      </w:r>
      <w:r w:rsidR="000B1403" w:rsidRPr="000B1403">
        <w:fldChar w:fldCharType="begin"/>
      </w:r>
      <w:r w:rsidR="000B1403" w:rsidRPr="000B1403">
        <w:instrText xml:space="preserve"> REF _Ref162725761 \h </w:instrText>
      </w:r>
      <w:r w:rsidR="000B1403">
        <w:instrText xml:space="preserve"> \* MERGEFORMAT </w:instrText>
      </w:r>
      <w:r w:rsidR="000B1403" w:rsidRPr="000B1403">
        <w:fldChar w:fldCharType="separate"/>
      </w:r>
      <w:ins w:id="469" w:author="TIPS" w:date="2024-02-13T20:43:00Z">
        <w:r w:rsidR="000B1403" w:rsidRPr="000B1403">
          <w:rPr>
            <w:rPrChange w:id="470" w:author="TIPS" w:date="2024-02-13T21:37:00Z">
              <w:rPr/>
            </w:rPrChange>
          </w:rPr>
          <w:t>Figure</w:t>
        </w:r>
      </w:ins>
      <w:r w:rsidR="000B1403" w:rsidRPr="000B1403">
        <w:t xml:space="preserve"> 13</w:t>
      </w:r>
      <w:r w:rsidR="000B1403" w:rsidRPr="000B1403">
        <w:fldChar w:fldCharType="end"/>
      </w:r>
      <w:r w:rsidR="001D5D00">
        <w:t xml:space="preserve">. </w:t>
      </w:r>
      <w:r w:rsidR="00392062">
        <w:t>However,</w:t>
      </w:r>
      <w:r w:rsidR="006B5EDF">
        <w:t xml:space="preserve"> the increased concentration of hydroxide ions (OH</w:t>
      </w:r>
      <w:r w:rsidR="006B5EDF">
        <w:rPr>
          <w:vertAlign w:val="superscript"/>
        </w:rPr>
        <w:t>-</w:t>
      </w:r>
      <w:r w:rsidR="006B5EDF">
        <w:t>)</w:t>
      </w:r>
      <w:r w:rsidR="00576922">
        <w:t xml:space="preserve"> results in competition for the ligands</w:t>
      </w:r>
      <w:r w:rsidR="00815B6C">
        <w:t>, hence leading to the possible precipitation</w:t>
      </w:r>
      <w:r w:rsidR="00576922">
        <w:t xml:space="preserve"> </w:t>
      </w:r>
      <w:r w:rsidR="00815B6C">
        <w:t xml:space="preserve">of </w:t>
      </w:r>
      <w:r w:rsidR="00576922">
        <w:t>copper</w:t>
      </w:r>
      <w:r w:rsidR="0085302F">
        <w:t xml:space="preserve">, </w:t>
      </w:r>
      <w:r w:rsidR="0085302F">
        <w:lastRenderedPageBreak/>
        <w:t>affecting complexation efficiency</w:t>
      </w:r>
      <w:r w:rsidR="00576922">
        <w:t>.</w:t>
      </w:r>
      <w:r w:rsidR="0071120B">
        <w:t xml:space="preserve"> Due to the absence of carboxylic groups in EA, the extent of deprotonation will be </w:t>
      </w:r>
      <w:r w:rsidR="00DE7E2F">
        <w:t>insignificant</w:t>
      </w:r>
      <w:r w:rsidR="0071120B">
        <w:t>.</w:t>
      </w:r>
    </w:p>
    <w:p w14:paraId="6FA55C5E" w14:textId="4E38A9D3" w:rsidR="005B7051" w:rsidRDefault="00CB5D7A" w:rsidP="005B705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DEB22CD" wp14:editId="681379E8">
                <wp:simplePos x="0" y="0"/>
                <wp:positionH relativeFrom="column">
                  <wp:posOffset>365125</wp:posOffset>
                </wp:positionH>
                <wp:positionV relativeFrom="paragraph">
                  <wp:posOffset>4398010</wp:posOffset>
                </wp:positionV>
                <wp:extent cx="5194300" cy="1153795"/>
                <wp:effectExtent l="12700" t="6350" r="12700" b="11430"/>
                <wp:wrapNone/>
                <wp:docPr id="1665122758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00" cy="1153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1DC2F" w14:textId="00086974" w:rsidR="005B7051" w:rsidRPr="009F514A" w:rsidRDefault="005B7051" w:rsidP="005B7051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  <w:rPrChange w:id="471" w:author="TIPS" w:date="2024-02-13T21:37:00Z">
                                  <w:rPr/>
                                </w:rPrChange>
                              </w:rPr>
                            </w:pPr>
                            <w:bookmarkStart w:id="472" w:name="_Ref162725761"/>
                            <w:ins w:id="473" w:author="TIPS" w:date="2024-02-13T20:43:00Z">
                              <w:r w:rsidRPr="009F514A">
                                <w:rPr>
                                  <w:i/>
                                  <w:iCs/>
                                  <w:sz w:val="20"/>
                                  <w:szCs w:val="16"/>
                                  <w:rPrChange w:id="474" w:author="TIPS" w:date="2024-02-13T21:37:00Z">
                                    <w:rPr/>
                                  </w:rPrChange>
                                </w:rPr>
                                <w:t>Figure</w:t>
                              </w:r>
                            </w:ins>
                            <w:r w:rsidRP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5B7051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begin"/>
                            </w:r>
                            <w:r w:rsidRPr="009F514A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instrText xml:space="preserve"> SEQ Figure \* ARABIC </w:instrText>
                            </w:r>
                            <w:r w:rsidRPr="005B7051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separate"/>
                            </w:r>
                            <w:r w:rsidR="002916AB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t>13</w:t>
                            </w:r>
                            <w:r w:rsidRPr="005B7051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end"/>
                            </w:r>
                            <w:ins w:id="475" w:author="TIPS" w:date="2024-02-13T20:43:00Z">
                              <w:r w:rsidRPr="009F514A">
                                <w:rPr>
                                  <w:i/>
                                  <w:iCs/>
                                  <w:sz w:val="20"/>
                                  <w:szCs w:val="16"/>
                                  <w:rPrChange w:id="476" w:author="TIPS" w:date="2024-02-13T21:37:00Z">
                                    <w:rPr/>
                                  </w:rPrChange>
                                </w:rPr>
                                <w:t>:</w:t>
                              </w:r>
                            </w:ins>
                            <w:r w:rsidR="00E75A26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9F514A" w:rsidRP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Possible Cu-GA complex that may </w:t>
                            </w:r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form in </w:t>
                            </w:r>
                            <w:r w:rsidR="003B080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alkaline</w:t>
                            </w:r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conditions. The deprotonation of the carboxylic group allows the singly-bonded oxygen to form a coordinate bond with the copper ion</w:t>
                            </w:r>
                            <w:r w:rsidR="00DA4CDC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, resulting in a theoretical 50% increase in the IE (ignoring possible precipitation of copper) </w:t>
                            </w:r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  <w:szCs w:val="16"/>
                                </w:rPr>
                                <w:id w:val="-37897502"/>
                                <w:citation/>
                              </w:sdtPr>
                              <w:sdtContent>
                                <w:r w:rsidR="009F514A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begin"/>
                                </w:r>
                                <w:r w:rsidR="009F514A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instrText xml:space="preserve"> CITATION MolView \l 1033 </w:instrText>
                                </w:r>
                                <w:r w:rsidR="009F514A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separate"/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  <w:szCs w:val="16"/>
                                  </w:rPr>
                                  <w:t>(MolView)</w:t>
                                </w:r>
                                <w:r w:rsidR="009F514A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end"/>
                                </w:r>
                              </w:sdtContent>
                            </w:sdt>
                            <w:r w:rsidR="009F514A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  <w:bookmarkEnd w:id="47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22CD" id="Text Box 127" o:spid="_x0000_s1039" type="#_x0000_t202" style="position:absolute;left:0;text-align:left;margin-left:28.75pt;margin-top:346.3pt;width:409pt;height:90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">
                <v:textbox>
                  <w:txbxContent>
                    <w:p w14:paraId="07F1DC2F" w14:textId="00086974" w:rsidR="005B7051" w:rsidRPr="009F514A" w:rsidRDefault="005B7051" w:rsidP="005B7051">
                      <w:pPr>
                        <w:rPr>
                          <w:i/>
                          <w:iCs/>
                          <w:noProof/>
                          <w:sz w:val="20"/>
                          <w:szCs w:val="16"/>
                          <w:rPrChange w:id="477" w:author="TIPS" w:date="2024-02-13T21:37:00Z">
                            <w:rPr/>
                          </w:rPrChange>
                        </w:rPr>
                      </w:pPr>
                      <w:bookmarkStart w:id="478" w:name="_Ref162725761"/>
                      <w:ins w:id="479" w:author="TIPS" w:date="2024-02-13T20:43:00Z">
                        <w:r w:rsidRPr="009F514A">
                          <w:rPr>
                            <w:i/>
                            <w:iCs/>
                            <w:sz w:val="20"/>
                            <w:szCs w:val="16"/>
                            <w:rPrChange w:id="480" w:author="TIPS" w:date="2024-02-13T21:37:00Z">
                              <w:rPr/>
                            </w:rPrChange>
                          </w:rPr>
                          <w:t>Figure</w:t>
                        </w:r>
                      </w:ins>
                      <w:r w:rsidRP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r w:rsidRPr="005B7051">
                        <w:rPr>
                          <w:i/>
                          <w:iCs/>
                          <w:sz w:val="20"/>
                          <w:szCs w:val="16"/>
                        </w:rPr>
                        <w:fldChar w:fldCharType="begin"/>
                      </w:r>
                      <w:r w:rsidRPr="009F514A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instrText xml:space="preserve"> SEQ Figure \* ARABIC </w:instrText>
                      </w:r>
                      <w:r w:rsidRPr="005B7051">
                        <w:rPr>
                          <w:i/>
                          <w:iCs/>
                          <w:sz w:val="20"/>
                          <w:szCs w:val="16"/>
                        </w:rPr>
                        <w:fldChar w:fldCharType="separate"/>
                      </w:r>
                      <w:r w:rsidR="002916AB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t>13</w:t>
                      </w:r>
                      <w:r w:rsidRPr="005B7051">
                        <w:rPr>
                          <w:i/>
                          <w:iCs/>
                          <w:sz w:val="20"/>
                          <w:szCs w:val="16"/>
                        </w:rPr>
                        <w:fldChar w:fldCharType="end"/>
                      </w:r>
                      <w:ins w:id="481" w:author="TIPS" w:date="2024-02-13T20:43:00Z">
                        <w:r w:rsidRPr="009F514A">
                          <w:rPr>
                            <w:i/>
                            <w:iCs/>
                            <w:sz w:val="20"/>
                            <w:szCs w:val="16"/>
                            <w:rPrChange w:id="482" w:author="TIPS" w:date="2024-02-13T21:37:00Z">
                              <w:rPr/>
                            </w:rPrChange>
                          </w:rPr>
                          <w:t>:</w:t>
                        </w:r>
                      </w:ins>
                      <w:r w:rsidR="00E75A26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r w:rsidR="009F514A" w:rsidRP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Possible Cu-GA complex that may </w:t>
                      </w:r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form in </w:t>
                      </w:r>
                      <w:r w:rsidR="003B080A">
                        <w:rPr>
                          <w:i/>
                          <w:iCs/>
                          <w:sz w:val="20"/>
                          <w:szCs w:val="16"/>
                        </w:rPr>
                        <w:t>alkaline</w:t>
                      </w:r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 conditions. The deprotonation of the carboxylic group allows the singly-bonded oxygen to form a coordinate bond with the copper ion</w:t>
                      </w:r>
                      <w:r w:rsidR="00DA4CDC">
                        <w:rPr>
                          <w:i/>
                          <w:iCs/>
                          <w:sz w:val="20"/>
                          <w:szCs w:val="16"/>
                        </w:rPr>
                        <w:t xml:space="preserve">, resulting in a theoretical 50% increase in the IE (ignoring possible precipitation of copper) </w:t>
                      </w:r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  <w:szCs w:val="16"/>
                          </w:rPr>
                          <w:id w:val="-37897502"/>
                          <w:citation/>
                        </w:sdtPr>
                        <w:sdtContent>
                          <w:r w:rsidR="009F514A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begin"/>
                          </w:r>
                          <w:r w:rsidR="009F514A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instrText xml:space="preserve"> CITATION MolView \l 1033 </w:instrText>
                          </w:r>
                          <w:r w:rsidR="009F514A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separate"/>
                          </w:r>
                          <w:r w:rsidR="00E95B2C" w:rsidRPr="00E95B2C">
                            <w:rPr>
                              <w:noProof/>
                              <w:sz w:val="20"/>
                              <w:szCs w:val="16"/>
                            </w:rPr>
                            <w:t>(MolView)</w:t>
                          </w:r>
                          <w:r w:rsidR="009F514A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end"/>
                          </w:r>
                        </w:sdtContent>
                      </w:sdt>
                      <w:r w:rsidR="009F514A">
                        <w:rPr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  <w:bookmarkEnd w:id="478"/>
                    </w:p>
                  </w:txbxContent>
                </v:textbox>
              </v:shape>
            </w:pict>
          </mc:Fallback>
        </mc:AlternateContent>
      </w:r>
      <w:r w:rsidR="001D4113">
        <w:rPr>
          <w:noProof/>
        </w:rPr>
        <w:drawing>
          <wp:inline distT="0" distB="0" distL="0" distR="0" wp14:anchorId="19541385" wp14:editId="49A440FD">
            <wp:extent cx="1562100" cy="4318000"/>
            <wp:effectExtent l="19050" t="19050" r="0" b="6350"/>
            <wp:docPr id="45763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8" t="3531" r="35790" b="21430"/>
                    <a:stretch/>
                  </pic:blipFill>
                  <pic:spPr bwMode="auto">
                    <a:xfrm>
                      <a:off x="0" y="0"/>
                      <a:ext cx="1562100" cy="4318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635A" w14:textId="40FE5EA0" w:rsidR="005B7051" w:rsidRDefault="005B7051" w:rsidP="005B7051"/>
    <w:p w14:paraId="3274343C" w14:textId="313D7670" w:rsidR="009206D4" w:rsidRDefault="009206D4" w:rsidP="00B86C71">
      <w:pPr>
        <w:spacing w:before="360" w:after="360"/>
      </w:pPr>
    </w:p>
    <w:p w14:paraId="5CBD1CA7" w14:textId="29822788" w:rsidR="00990F72" w:rsidRDefault="00666403" w:rsidP="001B2DDB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7F72DC" wp14:editId="34E0EBF2">
                <wp:simplePos x="0" y="0"/>
                <wp:positionH relativeFrom="column">
                  <wp:posOffset>1004888</wp:posOffset>
                </wp:positionH>
                <wp:positionV relativeFrom="paragraph">
                  <wp:posOffset>1088072</wp:posOffset>
                </wp:positionV>
                <wp:extent cx="88265" cy="72390"/>
                <wp:effectExtent l="26988" t="49212" r="53022" b="0"/>
                <wp:wrapNone/>
                <wp:docPr id="859478761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4075045">
                          <a:off x="0" y="0"/>
                          <a:ext cx="88265" cy="72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32A48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126" o:spid="_x0000_s1026" type="#_x0000_t5" style="position:absolute;margin-left:79.15pt;margin-top:85.65pt;width:6.95pt;height:5.7pt;rotation:-8219258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" fill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6F6366C" wp14:editId="3D584404">
                <wp:simplePos x="0" y="0"/>
                <wp:positionH relativeFrom="column">
                  <wp:posOffset>266986</wp:posOffset>
                </wp:positionH>
                <wp:positionV relativeFrom="paragraph">
                  <wp:posOffset>736093</wp:posOffset>
                </wp:positionV>
                <wp:extent cx="88265" cy="72390"/>
                <wp:effectExtent l="0" t="38100" r="45085" b="22860"/>
                <wp:wrapNone/>
                <wp:docPr id="1948118299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857983">
                          <a:off x="0" y="0"/>
                          <a:ext cx="88265" cy="72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EB464" id="AutoShape 126" o:spid="_x0000_s1026" type="#_x0000_t5" style="position:absolute;margin-left:21pt;margin-top:57.95pt;width:6.95pt;height:5.7pt;rotation:-9548614fd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" fill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DEB22CD" wp14:editId="76CB4547">
                <wp:simplePos x="0" y="0"/>
                <wp:positionH relativeFrom="column">
                  <wp:posOffset>20320</wp:posOffset>
                </wp:positionH>
                <wp:positionV relativeFrom="paragraph">
                  <wp:posOffset>1344930</wp:posOffset>
                </wp:positionV>
                <wp:extent cx="1726565" cy="828675"/>
                <wp:effectExtent l="12065" t="13970" r="13970" b="5080"/>
                <wp:wrapNone/>
                <wp:docPr id="1759651973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656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C230" w14:textId="2E59FBB1" w:rsidR="00E75A26" w:rsidRPr="002916AB" w:rsidRDefault="00E75A26" w:rsidP="002916AB">
                            <w:pPr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  <w:rPrChange w:id="483" w:author="TIPS" w:date="2024-02-13T21:37:00Z">
                                  <w:rPr/>
                                </w:rPrChange>
                              </w:rPr>
                            </w:pPr>
                            <w:ins w:id="484" w:author="TIPS" w:date="2024-02-13T20:43:00Z">
                              <w:r w:rsidRPr="002916AB">
                                <w:rPr>
                                  <w:i/>
                                  <w:iCs/>
                                  <w:sz w:val="20"/>
                                  <w:szCs w:val="16"/>
                                  <w:rPrChange w:id="485" w:author="TIPS" w:date="2024-02-13T21:37:00Z">
                                    <w:rPr/>
                                  </w:rPrChange>
                                </w:rPr>
                                <w:t>Figure</w:t>
                              </w:r>
                            </w:ins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begin"/>
                            </w:r>
                            <w:r w:rsidR="002916AB" w:rsidRPr="002916AB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instrText xml:space="preserve"> SEQ Figure \* ARABIC </w:instrTex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separate"/>
                            </w:r>
                            <w:r w:rsidR="002916AB" w:rsidRPr="002916AB">
                              <w:rPr>
                                <w:i/>
                                <w:iCs/>
                                <w:noProof/>
                                <w:sz w:val="20"/>
                                <w:szCs w:val="16"/>
                              </w:rPr>
                              <w:t>14</w:t>
                            </w:r>
                            <w:r w:rsidR="002916AB"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fldChar w:fldCharType="end"/>
                            </w:r>
                            <w:ins w:id="486" w:author="TIPS" w:date="2024-02-13T20:43:00Z">
                              <w:r w:rsidRPr="002916AB">
                                <w:rPr>
                                  <w:i/>
                                  <w:iCs/>
                                  <w:sz w:val="20"/>
                                  <w:szCs w:val="16"/>
                                  <w:rPrChange w:id="487" w:author="TIPS" w:date="2024-02-13T21:37:00Z">
                                    <w:rPr/>
                                  </w:rPrChange>
                                </w:rPr>
                                <w:t>:</w:t>
                              </w:r>
                            </w:ins>
                            <w:r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 xml:space="preserve"> Protonation of the hydroxide group in low pH environments </w:t>
                            </w:r>
                            <w:sdt>
                              <w:sdtPr>
                                <w:rPr>
                                  <w:i/>
                                  <w:iCs/>
                                  <w:sz w:val="20"/>
                                  <w:szCs w:val="16"/>
                                </w:rPr>
                                <w:id w:val="-825811864"/>
                                <w:citation/>
                              </w:sdtPr>
                              <w:sdtContent>
                                <w:r w:rsidRPr="002916AB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begin"/>
                                </w:r>
                                <w:r w:rsidRPr="002916AB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instrText xml:space="preserve"> CITATION MolView \l 1033 </w:instrText>
                                </w:r>
                                <w:r w:rsidRPr="002916AB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separate"/>
                                </w:r>
                                <w:r w:rsidR="00E95B2C" w:rsidRPr="00E95B2C">
                                  <w:rPr>
                                    <w:noProof/>
                                    <w:sz w:val="20"/>
                                    <w:szCs w:val="16"/>
                                  </w:rPr>
                                  <w:t>(MolView)</w:t>
                                </w:r>
                                <w:r w:rsidRPr="002916AB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fldChar w:fldCharType="end"/>
                                </w:r>
                              </w:sdtContent>
                            </w:sdt>
                            <w:r w:rsidRPr="002916AB">
                              <w:rPr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22CD" id="Text Box 129" o:spid="_x0000_s1040" type="#_x0000_t202" style="position:absolute;left:0;text-align:left;margin-left:1.6pt;margin-top:105.9pt;width:135.95pt;height:65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">
                <v:textbox>
                  <w:txbxContent>
                    <w:p w14:paraId="0CFAC230" w14:textId="2E59FBB1" w:rsidR="00E75A26" w:rsidRPr="002916AB" w:rsidRDefault="00E75A26" w:rsidP="002916AB">
                      <w:pPr>
                        <w:rPr>
                          <w:i/>
                          <w:iCs/>
                          <w:noProof/>
                          <w:sz w:val="20"/>
                          <w:szCs w:val="16"/>
                          <w:rPrChange w:id="488" w:author="TIPS" w:date="2024-02-13T21:37:00Z">
                            <w:rPr/>
                          </w:rPrChange>
                        </w:rPr>
                      </w:pPr>
                      <w:ins w:id="489" w:author="TIPS" w:date="2024-02-13T20:43:00Z">
                        <w:r w:rsidRPr="002916AB">
                          <w:rPr>
                            <w:i/>
                            <w:iCs/>
                            <w:sz w:val="20"/>
                            <w:szCs w:val="16"/>
                            <w:rPrChange w:id="490" w:author="TIPS" w:date="2024-02-13T21:37:00Z">
                              <w:rPr/>
                            </w:rPrChange>
                          </w:rPr>
                          <w:t>Figure</w:t>
                        </w:r>
                      </w:ins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t xml:space="preserve"> </w: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fldChar w:fldCharType="begin"/>
                      </w:r>
                      <w:r w:rsidR="002916AB" w:rsidRPr="002916AB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instrText xml:space="preserve"> SEQ Figure \* ARABIC </w:instrTex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fldChar w:fldCharType="separate"/>
                      </w:r>
                      <w:r w:rsidR="002916AB" w:rsidRPr="002916AB">
                        <w:rPr>
                          <w:i/>
                          <w:iCs/>
                          <w:noProof/>
                          <w:sz w:val="20"/>
                          <w:szCs w:val="16"/>
                        </w:rPr>
                        <w:t>14</w:t>
                      </w:r>
                      <w:r w:rsidR="002916AB" w:rsidRPr="002916AB">
                        <w:rPr>
                          <w:i/>
                          <w:iCs/>
                          <w:sz w:val="20"/>
                          <w:szCs w:val="16"/>
                        </w:rPr>
                        <w:fldChar w:fldCharType="end"/>
                      </w:r>
                      <w:ins w:id="491" w:author="TIPS" w:date="2024-02-13T20:43:00Z">
                        <w:r w:rsidRPr="002916AB">
                          <w:rPr>
                            <w:i/>
                            <w:iCs/>
                            <w:sz w:val="20"/>
                            <w:szCs w:val="16"/>
                            <w:rPrChange w:id="492" w:author="TIPS" w:date="2024-02-13T21:37:00Z">
                              <w:rPr/>
                            </w:rPrChange>
                          </w:rPr>
                          <w:t>:</w:t>
                        </w:r>
                      </w:ins>
                      <w:r w:rsidRPr="002916AB">
                        <w:rPr>
                          <w:i/>
                          <w:iCs/>
                          <w:sz w:val="20"/>
                          <w:szCs w:val="16"/>
                        </w:rPr>
                        <w:t xml:space="preserve"> Protonation of the hydroxide group in low pH environments </w:t>
                      </w:r>
                      <w:sdt>
                        <w:sdtPr>
                          <w:rPr>
                            <w:i/>
                            <w:iCs/>
                            <w:sz w:val="20"/>
                            <w:szCs w:val="16"/>
                          </w:rPr>
                          <w:id w:val="-825811864"/>
                          <w:citation/>
                        </w:sdtPr>
                        <w:sdtContent>
                          <w:r w:rsidRPr="002916AB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begin"/>
                          </w:r>
                          <w:r w:rsidRPr="002916AB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instrText xml:space="preserve"> CITATION MolView \l 1033 </w:instrText>
                          </w:r>
                          <w:r w:rsidRPr="002916AB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separate"/>
                          </w:r>
                          <w:r w:rsidR="00E95B2C" w:rsidRPr="00E95B2C">
                            <w:rPr>
                              <w:noProof/>
                              <w:sz w:val="20"/>
                              <w:szCs w:val="16"/>
                            </w:rPr>
                            <w:t>(MolView)</w:t>
                          </w:r>
                          <w:r w:rsidRPr="002916AB">
                            <w:rPr>
                              <w:i/>
                              <w:iCs/>
                              <w:sz w:val="20"/>
                              <w:szCs w:val="16"/>
                            </w:rPr>
                            <w:fldChar w:fldCharType="end"/>
                          </w:r>
                        </w:sdtContent>
                      </w:sdt>
                      <w:r w:rsidRPr="002916AB">
                        <w:rPr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313F4">
        <w:rPr>
          <w:noProof/>
        </w:rPr>
        <w:drawing>
          <wp:anchor distT="0" distB="0" distL="114300" distR="114300" simplePos="0" relativeHeight="251659264" behindDoc="0" locked="0" layoutInCell="1" allowOverlap="1" wp14:anchorId="79355005" wp14:editId="0AE4705C">
            <wp:simplePos x="0" y="0"/>
            <wp:positionH relativeFrom="margin">
              <wp:posOffset>19050</wp:posOffset>
            </wp:positionH>
            <wp:positionV relativeFrom="margin">
              <wp:posOffset>6668770</wp:posOffset>
            </wp:positionV>
            <wp:extent cx="1727835" cy="1233805"/>
            <wp:effectExtent l="19050" t="19050" r="5715" b="4445"/>
            <wp:wrapSquare wrapText="bothSides"/>
            <wp:docPr id="54913352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3529" name="Picture 54913352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0" t="38831" r="33548" b="23993"/>
                    <a:stretch/>
                  </pic:blipFill>
                  <pic:spPr bwMode="auto">
                    <a:xfrm>
                      <a:off x="0" y="0"/>
                      <a:ext cx="1727835" cy="1233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D7A" w:rsidRPr="00EB65D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F6366C" wp14:editId="018EE14B">
                <wp:simplePos x="0" y="0"/>
                <wp:positionH relativeFrom="column">
                  <wp:posOffset>-1597025</wp:posOffset>
                </wp:positionH>
                <wp:positionV relativeFrom="paragraph">
                  <wp:posOffset>723900</wp:posOffset>
                </wp:positionV>
                <wp:extent cx="95250" cy="75565"/>
                <wp:effectExtent l="0" t="40640" r="34925" b="7620"/>
                <wp:wrapNone/>
                <wp:docPr id="536009799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698661">
                          <a:off x="0" y="0"/>
                          <a:ext cx="95250" cy="7556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B94BA" id="AutoShape 125" o:spid="_x0000_s1026" type="#_x0000_t5" style="position:absolute;margin-left:-125.75pt;margin-top:57pt;width:7.5pt;height:5.95pt;rotation:-9722636fd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" fillcolor="black [3213]"/>
            </w:pict>
          </mc:Fallback>
        </mc:AlternateContent>
      </w:r>
      <w:r w:rsidR="00C643B2">
        <w:t xml:space="preserve">The </w:t>
      </w:r>
      <w:r w:rsidR="00291DC4">
        <w:t>opposite effect is expected in acidic conditions.</w:t>
      </w:r>
      <w:r w:rsidR="00C643B2">
        <w:t xml:space="preserve"> The increased protonation of the </w:t>
      </w:r>
      <w:r w:rsidR="002E0A02">
        <w:t xml:space="preserve">oxygen atom in the </w:t>
      </w:r>
      <w:r w:rsidR="00C643B2">
        <w:t xml:space="preserve">hydroxide groups </w:t>
      </w:r>
      <w:r w:rsidR="002E0A02">
        <w:t xml:space="preserve">(due to the </w:t>
      </w:r>
      <w:r w:rsidR="00A704B9">
        <w:t xml:space="preserve">temporary </w:t>
      </w:r>
      <w:r w:rsidR="002E0A02">
        <w:t xml:space="preserve">formation of a dative bond) </w:t>
      </w:r>
      <w:r w:rsidR="00C643B2">
        <w:t xml:space="preserve">present in GA and EA would </w:t>
      </w:r>
      <w:r w:rsidR="0021064F">
        <w:t xml:space="preserve">negatively </w:t>
      </w:r>
      <w:r w:rsidR="00ED1D0C">
        <w:t>affect</w:t>
      </w:r>
      <w:r w:rsidR="00C643B2">
        <w:t xml:space="preserve"> complex</w:t>
      </w:r>
      <w:r w:rsidR="00424BE8">
        <w:t xml:space="preserve"> formation</w:t>
      </w:r>
      <w:r w:rsidR="001E1396">
        <w:t xml:space="preserve"> due to the loss of </w:t>
      </w:r>
      <w:r w:rsidR="001B2DDB">
        <w:t xml:space="preserve">              </w:t>
      </w:r>
      <w:r w:rsidR="00C526FB">
        <w:t>binding sites</w:t>
      </w:r>
      <w:r w:rsidR="002E0A02">
        <w:t>.</w:t>
      </w:r>
    </w:p>
    <w:p w14:paraId="4679298D" w14:textId="241C8F3A" w:rsidR="00BA2CF3" w:rsidRDefault="00AA3E43" w:rsidP="00BA2CF3">
      <w:pPr>
        <w:pStyle w:val="Heading2"/>
        <w:rPr>
          <w:ins w:id="493" w:author="Bindhu" w:date="2024-02-11T16:00:00Z"/>
        </w:rPr>
      </w:pPr>
      <w:bookmarkStart w:id="494" w:name="_Toc162731364"/>
      <w:r>
        <w:lastRenderedPageBreak/>
        <w:t>4</w:t>
      </w:r>
      <w:r w:rsidR="0001009F">
        <w:t>.</w:t>
      </w:r>
      <w:r w:rsidR="00A35D0D">
        <w:t>9</w:t>
      </w:r>
      <w:del w:id="495" w:author="TIPS" w:date="2024-02-13T19:39:00Z">
        <w:r w:rsidR="006906CD" w:rsidDel="00E06E18">
          <w:delText>7</w:delText>
        </w:r>
      </w:del>
      <w:r w:rsidR="00BA2CF3">
        <w:t xml:space="preserve"> Determination of </w:t>
      </w:r>
      <w:del w:id="496" w:author="Bindhu" w:date="2024-02-11T16:00:00Z">
        <w:r w:rsidR="00BA2CF3" w:rsidDel="00391D19">
          <w:delText>Complexing Efficiency</w:delText>
        </w:r>
      </w:del>
      <w:ins w:id="497" w:author="Bindhu" w:date="2024-02-11T16:00:00Z">
        <w:r w:rsidR="00391D19">
          <w:t>Extent of Interaction</w:t>
        </w:r>
        <w:bookmarkEnd w:id="494"/>
      </w:ins>
    </w:p>
    <w:p w14:paraId="313BE23C" w14:textId="0EB8B91A" w:rsidR="006F2124" w:rsidRDefault="000916C3">
      <w:pPr>
        <w:rPr>
          <w:del w:id="498" w:author="TIPS" w:date="2024-02-13T19:36:00Z"/>
        </w:rPr>
        <w:pPrChange w:id="499" w:author="Bindhu" w:date="2024-02-11T16:00:00Z">
          <w:pPr>
            <w:pStyle w:val="Heading2"/>
          </w:pPr>
        </w:pPrChange>
      </w:pPr>
      <w:ins w:id="500" w:author="TIPS" w:date="2024-02-13T19:35:00Z">
        <w:r>
          <w:t xml:space="preserve">The most suitable method to determine the efficacy of the experiments </w:t>
        </w:r>
      </w:ins>
      <w:ins w:id="501" w:author="TIPS" w:date="2024-02-13T19:36:00Z">
        <w:r w:rsidR="00E95C52">
          <w:t>is UV-Visible spectroscopy as i</w:t>
        </w:r>
      </w:ins>
      <w:ins w:id="502" w:author="TIPS" w:date="2024-02-13T19:37:00Z">
        <w:r w:rsidR="00E95C52">
          <w:t xml:space="preserve">t </w:t>
        </w:r>
      </w:ins>
      <w:ins w:id="503" w:author="Bindhu" w:date="2024-02-11T16:00:00Z">
        <w:del w:id="504" w:author="TIPS" w:date="2024-02-13T19:34:00Z">
          <w:r w:rsidR="00391D19" w:rsidDel="000916C3">
            <w:delText>What is the significance.</w:delText>
          </w:r>
        </w:del>
      </w:ins>
    </w:p>
    <w:p w14:paraId="6162F3BB" w14:textId="2A8DDBB7" w:rsidR="004C52F7" w:rsidRDefault="00BF030F" w:rsidP="00BA2CF3">
      <w:del w:id="505" w:author="TIPS" w:date="2024-02-13T19:36:00Z">
        <w:r w:rsidRPr="00BF030F" w:rsidDel="00E95C52">
          <w:delText>UV-Vis</w:delText>
        </w:r>
        <w:r w:rsidR="002B6B84" w:rsidDel="00E95C52">
          <w:delText xml:space="preserve">ible spectroscopy </w:delText>
        </w:r>
      </w:del>
      <w:r w:rsidR="002B6B84">
        <w:t>is a</w:t>
      </w:r>
      <w:del w:id="506" w:author="TIPS" w:date="2024-02-13T19:37:00Z">
        <w:r w:rsidR="002B6B84" w:rsidDel="006B09CB">
          <w:delText>n</w:delText>
        </w:r>
      </w:del>
      <w:ins w:id="507" w:author="TIPS" w:date="2024-02-13T19:37:00Z">
        <w:r w:rsidR="006B09CB">
          <w:t xml:space="preserve"> simple</w:t>
        </w:r>
      </w:ins>
      <w:r w:rsidR="002B6B84">
        <w:t xml:space="preserve"> analytical technique which </w:t>
      </w:r>
      <w:r w:rsidR="00026A99">
        <w:t xml:space="preserve">allows us to </w:t>
      </w:r>
      <w:r w:rsidR="0031255B">
        <w:t xml:space="preserve">deduce </w:t>
      </w:r>
      <w:r w:rsidR="006C3482">
        <w:t xml:space="preserve">the </w:t>
      </w:r>
      <w:r w:rsidR="00026A99">
        <w:t xml:space="preserve">characteristics </w:t>
      </w:r>
      <w:r w:rsidR="006C3482">
        <w:t xml:space="preserve">of metal-ligand complexes </w:t>
      </w:r>
      <w:r w:rsidR="00ED3B7B">
        <w:t xml:space="preserve">by their </w:t>
      </w:r>
      <w:r w:rsidR="00026A99" w:rsidRPr="00BF030F">
        <w:t>photon absorption at varying wavelengths</w:t>
      </w:r>
      <w:sdt>
        <w:sdtPr>
          <w:id w:val="554855173"/>
          <w:citation/>
        </w:sdtPr>
        <w:sdtContent>
          <w:r w:rsidR="00FE1D2F">
            <w:fldChar w:fldCharType="begin"/>
          </w:r>
          <w:r>
            <w:instrText xml:space="preserve"> CITATION UVHowItWorks \l 1033 </w:instrText>
          </w:r>
          <w:r w:rsidR="00FE1D2F">
            <w:fldChar w:fldCharType="separate"/>
          </w:r>
          <w:r w:rsidR="00E95B2C">
            <w:rPr>
              <w:noProof/>
            </w:rPr>
            <w:t xml:space="preserve"> (Edinburgh Instruments)</w:t>
          </w:r>
          <w:r w:rsidR="00FE1D2F">
            <w:rPr>
              <w:noProof/>
            </w:rPr>
            <w:fldChar w:fldCharType="end"/>
          </w:r>
        </w:sdtContent>
      </w:sdt>
      <w:r w:rsidR="00026A99">
        <w:t>.</w:t>
      </w:r>
      <w:ins w:id="508" w:author="TIPS" w:date="2024-02-13T19:37:00Z">
        <w:r w:rsidR="00AC1C7A">
          <w:t xml:space="preserve"> </w:t>
        </w:r>
      </w:ins>
      <w:r w:rsidRPr="00BF030F">
        <w:t xml:space="preserve">This method hinges on the Beer-Lambert Law, which correlates </w:t>
      </w:r>
      <w:r w:rsidR="00583655">
        <w:t xml:space="preserve">the </w:t>
      </w:r>
      <w:r w:rsidR="001C7689">
        <w:t xml:space="preserve">absorbance value provided by the spectrophotometer </w:t>
      </w:r>
      <w:r w:rsidRPr="00BF030F">
        <w:t xml:space="preserve">with </w:t>
      </w:r>
      <w:r w:rsidR="00555609">
        <w:t>the</w:t>
      </w:r>
      <w:r w:rsidR="001C7689">
        <w:t xml:space="preserve"> concentration of </w:t>
      </w:r>
      <w:r w:rsidR="001C7689" w:rsidRPr="00506DB3">
        <w:t>metal ions</w:t>
      </w:r>
      <w:r w:rsidR="001C7689">
        <w:t xml:space="preserve"> in the solution</w:t>
      </w:r>
      <w:r w:rsidR="00D73854">
        <w:t>:</w:t>
      </w:r>
    </w:p>
    <w:p w14:paraId="2C2D4844" w14:textId="77777777" w:rsidR="00B173ED" w:rsidRPr="00BA2CF3" w:rsidRDefault="004C52F7" w:rsidP="003A18DC">
      <w:pPr>
        <w:jc w:val="center"/>
      </w:pPr>
      <w:r>
        <w:rPr>
          <w:rFonts w:ascii="Cambria Math" w:hAnsi="Cambria Math" w:cs="Cambria Math"/>
        </w:rPr>
        <w:t xml:space="preserve">A = </w:t>
      </w:r>
      <m:oMath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 w:hAnsi="Cambria Math"/>
          </w:rPr>
          <m:t>cl</m:t>
        </m:r>
      </m:oMath>
      <w:r w:rsidR="00772870">
        <w:t xml:space="preserve"> [</w:t>
      </w:r>
      <w:r w:rsidR="00FE1D2F">
        <w:fldChar w:fldCharType="begin"/>
      </w:r>
      <w:r>
        <w:instrText xml:space="preserve"> SEQ Equation \* ARABIC </w:instrText>
      </w:r>
      <w:r w:rsidR="00FE1D2F">
        <w:fldChar w:fldCharType="separate"/>
      </w:r>
      <w:r w:rsidR="000078C1">
        <w:rPr>
          <w:noProof/>
        </w:rPr>
        <w:t>1</w:t>
      </w:r>
      <w:r w:rsidR="00FE1D2F">
        <w:rPr>
          <w:noProof/>
        </w:rPr>
        <w:fldChar w:fldCharType="end"/>
      </w:r>
      <w:r w:rsidR="00772870">
        <w:t>]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350"/>
      </w:tblGrid>
      <w:tr w:rsidR="003A18DC" w14:paraId="33951176" w14:textId="77777777" w:rsidTr="00E72EAC">
        <w:trPr>
          <w:trHeight w:val="449"/>
          <w:jc w:val="center"/>
        </w:trPr>
        <w:tc>
          <w:tcPr>
            <w:tcW w:w="5000" w:type="pct"/>
            <w:vAlign w:val="center"/>
          </w:tcPr>
          <w:p w14:paraId="603A31CB" w14:textId="77777777" w:rsidR="003A18DC" w:rsidRDefault="003A18DC" w:rsidP="001B094E">
            <w:pPr>
              <w:spacing w:before="120" w:after="120" w:line="240" w:lineRule="auto"/>
              <w:jc w:val="center"/>
            </w:pPr>
            <w:r w:rsidRPr="00E568E4">
              <w:rPr>
                <w:b/>
                <w:bCs/>
                <w:u w:val="single"/>
              </w:rPr>
              <w:t>A</w:t>
            </w:r>
            <w:r>
              <w:t xml:space="preserve"> = Absorbance value | </w:t>
            </w:r>
            <w:r w:rsidR="00142B89" w:rsidRPr="00E568E4">
              <w:rPr>
                <w:b/>
                <w:bCs/>
                <w:u w:val="single"/>
              </w:rPr>
              <w:t>ε</w:t>
            </w:r>
            <w:r w:rsidR="00142B89">
              <w:t xml:space="preserve"> = Molar absorption | </w:t>
            </w:r>
            <w:r w:rsidR="00142B89" w:rsidRPr="00E568E4">
              <w:rPr>
                <w:b/>
                <w:bCs/>
                <w:u w:val="single"/>
              </w:rPr>
              <w:t>c</w:t>
            </w:r>
            <w:r w:rsidR="00142B89">
              <w:t xml:space="preserve"> = Concentration | </w:t>
            </w:r>
            <w:r w:rsidR="00142B89" w:rsidRPr="00E568E4">
              <w:rPr>
                <w:b/>
                <w:bCs/>
                <w:u w:val="single"/>
              </w:rPr>
              <w:t>l</w:t>
            </w:r>
            <w:r w:rsidR="00142B89">
              <w:t xml:space="preserve"> = Path Length</w:t>
            </w:r>
          </w:p>
        </w:tc>
      </w:tr>
    </w:tbl>
    <w:p w14:paraId="78CBB81A" w14:textId="77777777" w:rsidR="003A18DC" w:rsidRDefault="003A18DC" w:rsidP="00C72332"/>
    <w:p w14:paraId="3A62AE4A" w14:textId="77777777" w:rsidR="00FF344A" w:rsidRDefault="00BE2EE4" w:rsidP="006A3DDE">
      <w:r>
        <w:t xml:space="preserve">The spectrophotometer </w:t>
      </w:r>
      <w:r w:rsidR="000B73E0">
        <w:t>displays the</w:t>
      </w:r>
      <w:r w:rsidR="00B80E61">
        <w:t xml:space="preserve"> amount of light absorbed by the solution in the cuvette. This absorbance value is </w:t>
      </w:r>
      <w:r w:rsidR="00B80E61" w:rsidRPr="00E427AF">
        <w:t>inversely</w:t>
      </w:r>
      <w:ins w:id="509" w:author="TIPS" w:date="2024-02-13T19:37:00Z">
        <w:r w:rsidR="00255952">
          <w:t xml:space="preserve"> </w:t>
        </w:r>
      </w:ins>
      <w:r w:rsidR="00B80E61">
        <w:t>proportional to the metal-ligand comple</w:t>
      </w:r>
      <w:r w:rsidR="00602163">
        <w:t>x concentration in the soluti</w:t>
      </w:r>
      <w:r w:rsidR="00E43D38">
        <w:t>on</w:t>
      </w:r>
      <w:r w:rsidR="000F2935">
        <w:t>.</w:t>
      </w:r>
      <w:ins w:id="510" w:author="TIPS" w:date="2024-02-13T19:37:00Z">
        <w:r w:rsidR="00255952">
          <w:t xml:space="preserve"> </w:t>
        </w:r>
      </w:ins>
      <w:r w:rsidR="000F2935">
        <w:t>H</w:t>
      </w:r>
      <w:r w:rsidR="00602163">
        <w:t xml:space="preserve">ence, </w:t>
      </w:r>
      <w:r w:rsidR="000F2935">
        <w:t xml:space="preserve">in order </w:t>
      </w:r>
      <w:r w:rsidR="006A3DDE">
        <w:t xml:space="preserve">to deduce </w:t>
      </w:r>
      <w:r w:rsidR="000F2935">
        <w:t xml:space="preserve">the </w:t>
      </w:r>
      <w:r w:rsidR="006A3DDE">
        <w:t>concentration</w:t>
      </w:r>
      <w:r w:rsidR="000F2935">
        <w:t xml:space="preserve"> of the </w:t>
      </w:r>
      <w:r w:rsidR="000B73E0">
        <w:t xml:space="preserve">remaining </w:t>
      </w:r>
      <w:r w:rsidR="00444DBB">
        <w:t>Cu</w:t>
      </w:r>
      <w:r w:rsidR="00444DBB" w:rsidRPr="00444DBB">
        <w:rPr>
          <w:vertAlign w:val="superscript"/>
        </w:rPr>
        <w:t>2</w:t>
      </w:r>
      <w:r w:rsidR="00B67262" w:rsidRPr="00444DBB">
        <w:rPr>
          <w:vertAlign w:val="superscript"/>
        </w:rPr>
        <w:t>+</w:t>
      </w:r>
      <w:r w:rsidR="00B67262">
        <w:t>ions</w:t>
      </w:r>
      <w:ins w:id="511" w:author="TIPS" w:date="2024-02-11T23:15:00Z">
        <w:r w:rsidR="00F064DA">
          <w:t xml:space="preserve"> </w:t>
        </w:r>
      </w:ins>
      <w:r w:rsidR="000B73E0">
        <w:t xml:space="preserve">in the </w:t>
      </w:r>
      <w:r w:rsidR="00E10309">
        <w:t>solution</w:t>
      </w:r>
      <w:r w:rsidR="00473B02">
        <w:t>,</w:t>
      </w:r>
      <w:r w:rsidR="00245A80" w:rsidRPr="001D33D3">
        <w:t xml:space="preserve"> we use a curve </w:t>
      </w:r>
      <w:r w:rsidR="006A3DDE" w:rsidRPr="001D33D3">
        <w:t xml:space="preserve">that graphs </w:t>
      </w:r>
      <w:r w:rsidR="00810669">
        <w:t>absorbance against concentration</w:t>
      </w:r>
      <w:r w:rsidR="0019387F">
        <w:t>.</w:t>
      </w:r>
    </w:p>
    <w:p w14:paraId="76C515A3" w14:textId="77777777" w:rsidR="006A3DDE" w:rsidRDefault="006A3DDE" w:rsidP="006A3DDE">
      <w:r>
        <w:t>The λ</w:t>
      </w:r>
      <w:r w:rsidRPr="00994372">
        <w:rPr>
          <w:vertAlign w:val="subscript"/>
        </w:rPr>
        <w:t>max</w:t>
      </w:r>
      <w:r>
        <w:t xml:space="preserve"> value is the wavelength </w:t>
      </w:r>
      <w:r w:rsidR="00444DBB">
        <w:t xml:space="preserve">at which </w:t>
      </w:r>
      <w:r w:rsidR="00FF344A">
        <w:t xml:space="preserve">the </w:t>
      </w:r>
      <w:r w:rsidR="00444DBB">
        <w:t>Cu</w:t>
      </w:r>
      <w:r w:rsidR="00444DBB" w:rsidRPr="00444DBB">
        <w:rPr>
          <w:vertAlign w:val="superscript"/>
        </w:rPr>
        <w:t>2+</w:t>
      </w:r>
      <w:r w:rsidR="00FF344A">
        <w:t>ion</w:t>
      </w:r>
      <w:r>
        <w:t xml:space="preserve"> exhibit</w:t>
      </w:r>
      <w:r w:rsidR="00475378">
        <w:t>s the</w:t>
      </w:r>
      <w:r>
        <w:t xml:space="preserve"> highest absorbance. </w:t>
      </w:r>
      <w:r w:rsidR="00F35FD1">
        <w:t xml:space="preserve">After </w:t>
      </w:r>
      <w:r>
        <w:t xml:space="preserve">chelation has occurred, </w:t>
      </w:r>
      <w:r w:rsidR="0037727B">
        <w:t xml:space="preserve">we record the </w:t>
      </w:r>
      <w:r>
        <w:t xml:space="preserve">absorbance at the </w:t>
      </w:r>
      <w:r w:rsidR="00850BF6">
        <w:t>λ</w:t>
      </w:r>
      <w:r w:rsidR="00850BF6" w:rsidRPr="00994372">
        <w:rPr>
          <w:vertAlign w:val="subscript"/>
        </w:rPr>
        <w:t>max</w:t>
      </w:r>
      <w:ins w:id="512" w:author="TIPS" w:date="2024-02-11T23:13:00Z">
        <w:r w:rsidR="00913417">
          <w:rPr>
            <w:vertAlign w:val="subscript"/>
          </w:rPr>
          <w:t xml:space="preserve"> </w:t>
        </w:r>
      </w:ins>
      <w:r>
        <w:t xml:space="preserve">wavelength to determine </w:t>
      </w:r>
      <w:r w:rsidR="0037727B">
        <w:t xml:space="preserve">the </w:t>
      </w:r>
      <w:r>
        <w:t>complexing efficiency</w:t>
      </w:r>
      <w:r w:rsidR="006916E4">
        <w:t>:</w:t>
      </w:r>
    </w:p>
    <w:p w14:paraId="01DBF65F" w14:textId="77777777" w:rsidR="000078C1" w:rsidRPr="000078C1" w:rsidRDefault="00624B9B" w:rsidP="000078C1">
      <w:pPr>
        <w:jc w:val="center"/>
      </w:pPr>
      <w:bookmarkStart w:id="513" w:name="_Ref159319206"/>
      <w:r>
        <w:t>IE (</w:t>
      </w:r>
      <w:r w:rsidR="00CD64C7">
        <w:t>%</w:t>
      </w:r>
      <w:r>
        <w:t xml:space="preserve">) </w:t>
      </w:r>
      <w:r w:rsidR="00CD64C7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Am-Ac</m:t>
            </m:r>
          </m:num>
          <m:den>
            <m:r>
              <w:rPr>
                <w:rFonts w:ascii="Cambria Math" w:hAnsi="Cambria Math"/>
              </w:rPr>
              <m:t>Am</m:t>
            </m:r>
          </m:den>
        </m:f>
        <m:r>
          <w:rPr>
            <w:rFonts w:ascii="Cambria Math" w:hAnsi="Cambria Math"/>
          </w:rPr>
          <m:t>×100</m:t>
        </m:r>
      </m:oMath>
      <w:r w:rsidR="000078C1">
        <w:t xml:space="preserve"> [</w:t>
      </w:r>
      <w:r w:rsidR="00FE1D2F">
        <w:fldChar w:fldCharType="begin"/>
      </w:r>
      <w:r w:rsidR="00CD64C7">
        <w:instrText xml:space="preserve"> SEQ Equation \* ARABIC </w:instrText>
      </w:r>
      <w:r w:rsidR="00FE1D2F">
        <w:fldChar w:fldCharType="separate"/>
      </w:r>
      <w:r w:rsidR="000078C1">
        <w:rPr>
          <w:noProof/>
        </w:rPr>
        <w:t>2</w:t>
      </w:r>
      <w:r w:rsidR="00FE1D2F">
        <w:rPr>
          <w:noProof/>
        </w:rPr>
        <w:fldChar w:fldCharType="end"/>
      </w:r>
      <w:r w:rsidR="000078C1">
        <w:t>]</w:t>
      </w:r>
      <w:bookmarkEnd w:id="51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272803" w14:paraId="54D0D6BA" w14:textId="77777777" w:rsidTr="00324B0B">
        <w:trPr>
          <w:trHeight w:val="446"/>
        </w:trPr>
        <w:tc>
          <w:tcPr>
            <w:tcW w:w="5000" w:type="pct"/>
            <w:vAlign w:val="center"/>
          </w:tcPr>
          <w:p w14:paraId="6E873A34" w14:textId="77777777" w:rsidR="00272803" w:rsidRDefault="00624B9B" w:rsidP="00624B9B">
            <w:pPr>
              <w:spacing w:before="120" w:after="120" w:line="240" w:lineRule="auto"/>
              <w:jc w:val="center"/>
            </w:pPr>
            <w:r>
              <w:rPr>
                <w:b/>
                <w:bCs/>
                <w:u w:val="single"/>
              </w:rPr>
              <w:t>I</w:t>
            </w:r>
            <w:r w:rsidR="00324B0B" w:rsidRPr="00FC4F2B">
              <w:rPr>
                <w:b/>
                <w:bCs/>
                <w:u w:val="single"/>
              </w:rPr>
              <w:t>E</w:t>
            </w:r>
            <w:r w:rsidR="00324B0B">
              <w:t xml:space="preserve"> = </w:t>
            </w:r>
            <w:r>
              <w:t>Interaction</w:t>
            </w:r>
            <w:r w:rsidR="00324B0B">
              <w:t xml:space="preserve"> efficiency | </w:t>
            </w:r>
            <w:r w:rsidR="00324B0B" w:rsidRPr="00FC4F2B">
              <w:rPr>
                <w:b/>
                <w:bCs/>
                <w:u w:val="single"/>
              </w:rPr>
              <w:t>Am</w:t>
            </w:r>
            <w:r w:rsidR="00324B0B">
              <w:t xml:space="preserve"> = Absorbance of metal ion | </w:t>
            </w:r>
            <w:r w:rsidR="00324B0B" w:rsidRPr="00FC4F2B">
              <w:rPr>
                <w:b/>
                <w:bCs/>
                <w:u w:val="single"/>
              </w:rPr>
              <w:t>Ac</w:t>
            </w:r>
            <w:r w:rsidR="00324B0B">
              <w:t xml:space="preserve"> = Absorbance of complex solution</w:t>
            </w:r>
          </w:p>
        </w:tc>
      </w:tr>
    </w:tbl>
    <w:p w14:paraId="74090C2D" w14:textId="398BDC88" w:rsidR="00AE1000" w:rsidRPr="007E368C" w:rsidRDefault="00AE1000" w:rsidP="00AE1000">
      <w:pPr>
        <w:pStyle w:val="Heading1"/>
      </w:pPr>
      <w:bookmarkStart w:id="514" w:name="_Ref154082745"/>
      <w:bookmarkStart w:id="515" w:name="_Ref154082923"/>
      <w:bookmarkStart w:id="516" w:name="_Toc162731365"/>
      <w:r w:rsidRPr="007E368C">
        <w:lastRenderedPageBreak/>
        <w:t>5 Hypothes</w:t>
      </w:r>
      <w:r w:rsidR="005642A3" w:rsidRPr="007E368C">
        <w:t>i</w:t>
      </w:r>
      <w:r w:rsidRPr="007E368C">
        <w:t>s</w:t>
      </w:r>
      <w:bookmarkEnd w:id="516"/>
    </w:p>
    <w:p w14:paraId="1A251229" w14:textId="77777777" w:rsidR="0045021F" w:rsidRDefault="0045021F" w:rsidP="00E4609E">
      <w:pPr>
        <w:pStyle w:val="Heading2"/>
      </w:pPr>
      <w:bookmarkStart w:id="517" w:name="_Ref161808865"/>
      <w:bookmarkStart w:id="518" w:name="_Toc162731366"/>
      <w:r w:rsidRPr="007E368C">
        <w:t>5.1 Hypothesis 1</w:t>
      </w:r>
      <w:r>
        <w:t xml:space="preserve"> – </w:t>
      </w:r>
      <w:r w:rsidR="000A02FA">
        <w:t xml:space="preserve">Solvent </w:t>
      </w:r>
      <w:r w:rsidR="00E4609E">
        <w:t>Performance</w:t>
      </w:r>
      <w:bookmarkEnd w:id="517"/>
      <w:bookmarkEnd w:id="518"/>
    </w:p>
    <w:p w14:paraId="1B367375" w14:textId="1DDB7694" w:rsidR="00B5025D" w:rsidRDefault="002D7B4A" w:rsidP="0007628F">
      <w:del w:id="519" w:author="TIPS" w:date="2024-02-13T22:18:00Z">
        <w:r w:rsidDel="004C4D77">
          <w:delText>R</w:delText>
        </w:r>
        <w:r w:rsidR="00044963" w:rsidDel="004C4D77">
          <w:delText>esearch shows</w:delText>
        </w:r>
        <w:r w:rsidR="0007628F" w:rsidDel="004C4D77">
          <w:delText xml:space="preserve"> that </w:delText>
        </w:r>
        <w:r w:rsidR="00791429" w:rsidDel="004C4D77">
          <w:delText>GA</w:delText>
        </w:r>
      </w:del>
      <w:customXmlDelRangeStart w:id="520" w:author="TIPS" w:date="2024-02-13T22:18:00Z"/>
      <w:sdt>
        <w:sdtPr>
          <w:id w:val="993259610"/>
          <w:citation/>
        </w:sdtPr>
        <w:sdtContent>
          <w:customXmlDelRangeEnd w:id="520"/>
          <w:del w:id="521" w:author="TIPS" w:date="2024-02-13T22:18:00Z">
            <w:r w:rsidR="00FE1D2F" w:rsidDel="004C4D77">
              <w:fldChar w:fldCharType="begin"/>
            </w:r>
            <w:r w:rsidDel="004C4D77">
              <w:delInstrText xml:space="preserve"> CITATION GASolubility \l 1033 </w:delInstrText>
            </w:r>
            <w:r w:rsidR="00FE1D2F" w:rsidDel="004C4D77">
              <w:fldChar w:fldCharType="separate"/>
            </w:r>
            <w:r w:rsidR="006F6A80" w:rsidDel="004C4D77">
              <w:rPr>
                <w:noProof/>
              </w:rPr>
              <w:delText xml:space="preserve"> (Daneshfar, Ghaziaskar and Homayoun)</w:delText>
            </w:r>
            <w:r w:rsidR="00FE1D2F" w:rsidDel="004C4D77">
              <w:rPr>
                <w:noProof/>
              </w:rPr>
              <w:fldChar w:fldCharType="end"/>
            </w:r>
          </w:del>
          <w:customXmlDelRangeStart w:id="522" w:author="TIPS" w:date="2024-02-13T22:18:00Z"/>
        </w:sdtContent>
      </w:sdt>
      <w:customXmlDelRangeEnd w:id="522"/>
      <w:del w:id="523" w:author="TIPS" w:date="2024-02-13T22:18:00Z">
        <w:r w:rsidDel="004C4D77">
          <w:delText xml:space="preserve"> and </w:delText>
        </w:r>
        <w:r w:rsidR="00791429" w:rsidDel="004C4D77">
          <w:delText>EA</w:delText>
        </w:r>
      </w:del>
      <w:customXmlDelRangeStart w:id="524" w:author="TIPS" w:date="2024-02-13T22:18:00Z"/>
      <w:sdt>
        <w:sdtPr>
          <w:id w:val="993259612"/>
          <w:citation/>
        </w:sdtPr>
        <w:sdtContent>
          <w:customXmlDelRangeEnd w:id="524"/>
          <w:del w:id="525" w:author="TIPS" w:date="2024-02-13T22:18:00Z">
            <w:r w:rsidR="00FE1D2F" w:rsidDel="004C4D77">
              <w:fldChar w:fldCharType="begin"/>
            </w:r>
            <w:r w:rsidDel="004C4D77">
              <w:delInstrText xml:space="preserve"> CITATION EASolubility \l 1033 </w:delInstrText>
            </w:r>
            <w:r w:rsidR="00FE1D2F" w:rsidDel="004C4D77">
              <w:fldChar w:fldCharType="separate"/>
            </w:r>
            <w:r w:rsidR="006F6A80" w:rsidDel="004C4D77">
              <w:rPr>
                <w:noProof/>
              </w:rPr>
              <w:delText xml:space="preserve"> (Bala, Bhardwaj and Hariharan)</w:delText>
            </w:r>
            <w:r w:rsidR="00FE1D2F" w:rsidDel="004C4D77">
              <w:rPr>
                <w:noProof/>
              </w:rPr>
              <w:fldChar w:fldCharType="end"/>
            </w:r>
          </w:del>
          <w:customXmlDelRangeStart w:id="526" w:author="TIPS" w:date="2024-02-13T22:18:00Z"/>
        </w:sdtContent>
      </w:sdt>
      <w:customXmlDelRangeEnd w:id="526"/>
      <w:del w:id="527" w:author="TIPS" w:date="2024-02-13T22:18:00Z">
        <w:r w:rsidR="0007628F" w:rsidDel="004C4D77">
          <w:delText xml:space="preserve"> are more soluble in methanol and ethanol than water (with ethanol being in the center</w:delText>
        </w:r>
        <w:r w:rsidR="00044963" w:rsidDel="004C4D77">
          <w:delText xml:space="preserve"> for both acids</w:delText>
        </w:r>
        <w:r w:rsidR="0007628F" w:rsidDel="004C4D77">
          <w:delText>).</w:delText>
        </w:r>
      </w:del>
      <w:ins w:id="528" w:author="TIPS" w:date="2024-02-13T22:18:00Z">
        <w:r w:rsidR="004C4D77">
          <w:t xml:space="preserve">As elaborated upon in </w:t>
        </w:r>
      </w:ins>
      <w:ins w:id="529" w:author="TIPS" w:date="2024-02-13T22:19:00Z">
        <w:r w:rsidR="00FE1D2F" w:rsidRPr="0020600F">
          <w:rPr>
            <w:rPrChange w:id="530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t xml:space="preserve">Section </w:t>
        </w:r>
        <w:r w:rsidR="00FE1D2F" w:rsidRPr="0020600F">
          <w:rPr>
            <w:rPrChange w:id="531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fldChar w:fldCharType="begin"/>
        </w:r>
        <w:r w:rsidR="00FE1D2F" w:rsidRPr="0020600F">
          <w:rPr>
            <w:rPrChange w:id="532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instrText xml:space="preserve"> REF _Ref158755169 \h </w:instrText>
        </w:r>
      </w:ins>
      <w:r w:rsidR="00213272" w:rsidRPr="0020600F">
        <w:instrText xml:space="preserve"> \* MERGEFORMAT </w:instrText>
      </w:r>
      <w:r w:rsidR="00FE1D2F" w:rsidRPr="0020600F">
        <w:rPr>
          <w:rPrChange w:id="533" w:author="TIPS" w:date="2024-02-13T22:19:00Z">
            <w:rPr/>
          </w:rPrChange>
        </w:rPr>
      </w:r>
      <w:r w:rsidR="00FE1D2F" w:rsidRPr="0020600F">
        <w:rPr>
          <w:rPrChange w:id="534" w:author="TIPS" w:date="2024-02-13T22:19:00Z">
            <w:rPr>
              <w:rFonts w:eastAsiaTheme="majorEastAsia" w:cstheme="majorBidi"/>
              <w:b/>
              <w:sz w:val="16"/>
              <w:szCs w:val="16"/>
            </w:rPr>
          </w:rPrChange>
        </w:rPr>
        <w:fldChar w:fldCharType="separate"/>
      </w:r>
      <w:ins w:id="535" w:author="TIPS" w:date="2024-02-13T22:19:00Z">
        <w:r w:rsidR="00FE1D2F" w:rsidRPr="0020600F">
          <w:rPr>
            <w:rPrChange w:id="536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t>4.7</w:t>
        </w:r>
        <w:r w:rsidR="00FE1D2F" w:rsidRPr="0020600F">
          <w:rPr>
            <w:rPrChange w:id="537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fldChar w:fldCharType="end"/>
        </w:r>
      </w:ins>
      <w:ins w:id="538" w:author="TIPS" w:date="2024-02-13T22:20:00Z">
        <w:r w:rsidR="00213272">
          <w:t>,</w:t>
        </w:r>
      </w:ins>
      <w:r w:rsidR="00375E78">
        <w:t xml:space="preserve"> </w:t>
      </w:r>
      <w:del w:id="539" w:author="TIPS" w:date="2024-02-13T22:20:00Z">
        <w:r w:rsidR="00375E78" w:rsidDel="00213272">
          <w:delText>This</w:delText>
        </w:r>
      </w:del>
      <w:ins w:id="540" w:author="TIPS" w:date="2024-02-13T22:20:00Z">
        <w:r w:rsidR="00213272">
          <w:t xml:space="preserve">literature data </w:t>
        </w:r>
      </w:ins>
      <w:r w:rsidR="00375E78">
        <w:t>suggests that methanol would be the most performant solvent compared to ethanol and water respectively</w:t>
      </w:r>
      <w:r w:rsidR="00173A94">
        <w:t xml:space="preserve"> as it </w:t>
      </w:r>
      <w:r w:rsidR="00471D52">
        <w:t xml:space="preserve">strikes a balance between polarity and </w:t>
      </w:r>
      <w:r w:rsidR="005532FC">
        <w:t>van Der Waals interactions</w:t>
      </w:r>
      <w:r w:rsidR="00067014">
        <w:t xml:space="preserve"> (relative to ethanol and water)</w:t>
      </w:r>
      <w:r w:rsidR="005532FC">
        <w:t xml:space="preserve">, </w:t>
      </w:r>
      <w:r w:rsidR="009F17E9">
        <w:t xml:space="preserve">thus </w:t>
      </w:r>
      <w:r w:rsidR="00173A94">
        <w:t>lead</w:t>
      </w:r>
      <w:r w:rsidR="009F17E9">
        <w:t>ing</w:t>
      </w:r>
      <w:r w:rsidR="00173A94">
        <w:t xml:space="preserve"> to </w:t>
      </w:r>
      <w:del w:id="541" w:author="TIPS" w:date="2024-02-13T22:20:00Z">
        <w:r w:rsidR="00A515C8" w:rsidDel="00140629">
          <w:delText xml:space="preserve">more </w:delText>
        </w:r>
      </w:del>
      <w:ins w:id="542" w:author="TIPS" w:date="2024-02-13T22:20:00Z">
        <w:r w:rsidR="00140629">
          <w:t xml:space="preserve">higher </w:t>
        </w:r>
      </w:ins>
      <w:r w:rsidR="00A515C8">
        <w:t>complexation</w:t>
      </w:r>
      <w:r w:rsidR="006A7221">
        <w:t xml:space="preserve"> </w:t>
      </w:r>
      <w:del w:id="543" w:author="TIPS" w:date="2024-02-13T22:20:00Z">
        <w:r w:rsidR="00A515C8" w:rsidDel="00140629">
          <w:delText xml:space="preserve"> </w:delText>
        </w:r>
      </w:del>
      <w:ins w:id="544" w:author="TIPS" w:date="2024-02-13T22:20:00Z">
        <w:r w:rsidR="00140629">
          <w:t>rates</w:t>
        </w:r>
      </w:ins>
      <w:del w:id="545" w:author="TIPS" w:date="2024-02-13T22:20:00Z">
        <w:r w:rsidR="00A515C8" w:rsidDel="00140629">
          <w:delText>reactions</w:delText>
        </w:r>
      </w:del>
      <w:r w:rsidR="00E06654">
        <w:t>.</w:t>
      </w:r>
    </w:p>
    <w:p w14:paraId="15A94199" w14:textId="655B84C1" w:rsidR="007F5430" w:rsidRPr="00B5025D" w:rsidRDefault="001D6F73" w:rsidP="0007628F">
      <w:r>
        <w:t xml:space="preserve">The diluted counterparts of methanol and ethanol should see a </w:t>
      </w:r>
      <w:r w:rsidR="00E56BC3">
        <w:t>lower IE than the pure solutions</w:t>
      </w:r>
      <w:r w:rsidR="00F20F3A">
        <w:t xml:space="preserve"> s</w:t>
      </w:r>
      <w:r w:rsidR="007F5430">
        <w:t xml:space="preserve">ince </w:t>
      </w:r>
      <w:r w:rsidR="00D56C6B">
        <w:t>it has been</w:t>
      </w:r>
      <w:r w:rsidR="007F5430">
        <w:t xml:space="preserve"> established </w:t>
      </w:r>
      <w:r w:rsidR="00F20F3A">
        <w:t xml:space="preserve">in </w:t>
      </w:r>
      <w:ins w:id="546" w:author="TIPS" w:date="2024-02-13T22:19:00Z">
        <w:r w:rsidR="00F20F3A" w:rsidRPr="0020600F">
          <w:rPr>
            <w:rPrChange w:id="547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t xml:space="preserve">Section </w:t>
        </w:r>
        <w:r w:rsidR="00F20F3A" w:rsidRPr="0020600F">
          <w:rPr>
            <w:rPrChange w:id="548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fldChar w:fldCharType="begin"/>
        </w:r>
        <w:r w:rsidR="00F20F3A" w:rsidRPr="0020600F">
          <w:rPr>
            <w:rPrChange w:id="549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instrText xml:space="preserve"> REF _Ref158755169 \h </w:instrText>
        </w:r>
      </w:ins>
      <w:r w:rsidR="00F20F3A" w:rsidRPr="0020600F">
        <w:instrText xml:space="preserve"> \* MERGEFORMAT </w:instrText>
      </w:r>
      <w:r w:rsidR="00F20F3A" w:rsidRPr="0020600F">
        <w:rPr>
          <w:rPrChange w:id="550" w:author="TIPS" w:date="2024-02-13T22:19:00Z">
            <w:rPr/>
          </w:rPrChange>
        </w:rPr>
      </w:r>
      <w:r w:rsidR="00F20F3A" w:rsidRPr="0020600F">
        <w:rPr>
          <w:rPrChange w:id="551" w:author="TIPS" w:date="2024-02-13T22:19:00Z">
            <w:rPr>
              <w:rFonts w:eastAsiaTheme="majorEastAsia" w:cstheme="majorBidi"/>
              <w:b/>
              <w:sz w:val="16"/>
              <w:szCs w:val="16"/>
            </w:rPr>
          </w:rPrChange>
        </w:rPr>
        <w:fldChar w:fldCharType="separate"/>
      </w:r>
      <w:ins w:id="552" w:author="TIPS" w:date="2024-02-13T22:19:00Z">
        <w:r w:rsidR="00F20F3A" w:rsidRPr="0020600F">
          <w:rPr>
            <w:rPrChange w:id="553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t>4.7</w:t>
        </w:r>
        <w:r w:rsidR="00F20F3A" w:rsidRPr="0020600F">
          <w:rPr>
            <w:rPrChange w:id="554" w:author="TIPS" w:date="2024-02-13T22:19:00Z">
              <w:rPr>
                <w:rFonts w:eastAsiaTheme="majorEastAsia" w:cstheme="majorBidi"/>
                <w:b/>
                <w:sz w:val="16"/>
                <w:szCs w:val="16"/>
              </w:rPr>
            </w:rPrChange>
          </w:rPr>
          <w:fldChar w:fldCharType="end"/>
        </w:r>
      </w:ins>
      <w:r w:rsidR="00F20F3A">
        <w:rPr>
          <w:i/>
          <w:iCs/>
        </w:rPr>
        <w:t xml:space="preserve"> </w:t>
      </w:r>
      <w:r w:rsidR="007F5430">
        <w:t>that the water solvent is the least performant</w:t>
      </w:r>
      <w:r w:rsidR="00E52649">
        <w:t xml:space="preserve">, thus, </w:t>
      </w:r>
      <w:r w:rsidR="007F5430">
        <w:t>diluting methanol and ethanol should</w:t>
      </w:r>
      <w:r w:rsidR="00E52649">
        <w:t xml:space="preserve"> affect their ligand extraction efficiency.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021F" w14:paraId="50BF3B89" w14:textId="77777777" w:rsidTr="00CD413F">
        <w:tc>
          <w:tcPr>
            <w:tcW w:w="9576" w:type="dxa"/>
          </w:tcPr>
          <w:p w14:paraId="12F80AB3" w14:textId="1E9B1B35" w:rsidR="0045021F" w:rsidRDefault="00047328" w:rsidP="00047328">
            <w:pPr>
              <w:spacing w:before="120" w:after="120" w:line="240" w:lineRule="auto"/>
              <w:jc w:val="center"/>
            </w:pPr>
            <w:r>
              <w:rPr>
                <w:b/>
                <w:bCs/>
              </w:rPr>
              <w:t>Methanol</w:t>
            </w:r>
            <w:ins w:id="555" w:author="TIPS" w:date="2024-02-13T22:20:00Z">
              <w:r w:rsidR="00A5215D">
                <w:rPr>
                  <w:b/>
                  <w:bCs/>
                </w:rPr>
                <w:t xml:space="preserve"> </w:t>
              </w:r>
            </w:ins>
            <w:r w:rsidR="0045021F">
              <w:rPr>
                <w:b/>
                <w:bCs/>
              </w:rPr>
              <w:t>&gt;</w:t>
            </w:r>
            <w:ins w:id="556" w:author="TIPS" w:date="2024-02-13T22:20:00Z">
              <w:r w:rsidR="00A5215D">
                <w:rPr>
                  <w:b/>
                  <w:bCs/>
                </w:rPr>
                <w:t xml:space="preserve"> </w:t>
              </w:r>
            </w:ins>
            <w:r w:rsidR="00E4609E">
              <w:rPr>
                <w:b/>
                <w:bCs/>
              </w:rPr>
              <w:t>Ethanol</w:t>
            </w:r>
            <w:ins w:id="557" w:author="TIPS" w:date="2024-02-13T22:20:00Z">
              <w:r w:rsidR="00A5215D">
                <w:rPr>
                  <w:b/>
                  <w:bCs/>
                </w:rPr>
                <w:t xml:space="preserve"> </w:t>
              </w:r>
            </w:ins>
            <w:r w:rsidR="0045021F">
              <w:rPr>
                <w:b/>
                <w:bCs/>
              </w:rPr>
              <w:t>&gt;</w:t>
            </w:r>
            <w:ins w:id="558" w:author="TIPS" w:date="2024-02-13T22:20:00Z">
              <w:r w:rsidR="00A5215D">
                <w:rPr>
                  <w:b/>
                  <w:bCs/>
                </w:rPr>
                <w:t xml:space="preserve"> </w:t>
              </w:r>
            </w:ins>
            <w:r>
              <w:rPr>
                <w:b/>
                <w:bCs/>
              </w:rPr>
              <w:t>Water</w:t>
            </w:r>
            <w:r w:rsidR="00144ACE">
              <w:rPr>
                <w:b/>
                <w:bCs/>
              </w:rPr>
              <w:t xml:space="preserve"> &gt; 50% Methanol &gt; 50% Ethanol</w:t>
            </w:r>
          </w:p>
        </w:tc>
      </w:tr>
    </w:tbl>
    <w:p w14:paraId="535BCDAF" w14:textId="77777777" w:rsidR="00485DEC" w:rsidRDefault="00485DEC" w:rsidP="00C72332"/>
    <w:p w14:paraId="03EEA764" w14:textId="77777777" w:rsidR="00AE1000" w:rsidRDefault="0045021F" w:rsidP="00AE1000">
      <w:pPr>
        <w:pStyle w:val="Heading2"/>
      </w:pPr>
      <w:bookmarkStart w:id="559" w:name="_Ref161911469"/>
      <w:bookmarkStart w:id="560" w:name="_Toc162731367"/>
      <w:r>
        <w:t>5.2 Hypothesis 2</w:t>
      </w:r>
      <w:r w:rsidR="007E368C">
        <w:t xml:space="preserve"> – </w:t>
      </w:r>
      <w:r w:rsidR="00470506">
        <w:t>Effect of PPP Mass Used</w:t>
      </w:r>
      <w:bookmarkEnd w:id="559"/>
      <w:bookmarkEnd w:id="560"/>
    </w:p>
    <w:p w14:paraId="7598619F" w14:textId="3C3876E1" w:rsidR="007E368C" w:rsidRDefault="00470506" w:rsidP="007E368C">
      <w:r>
        <w:t xml:space="preserve">As the mass of the PPP used for extraction increases, the </w:t>
      </w:r>
      <w:r w:rsidR="00C33958">
        <w:t>number</w:t>
      </w:r>
      <w:r>
        <w:t xml:space="preserve"> of chelating molecules</w:t>
      </w:r>
      <w:r w:rsidR="009B21E6">
        <w:t xml:space="preserve"> </w:t>
      </w:r>
      <w:r w:rsidR="00863CC0">
        <w:t xml:space="preserve">which could be extracted </w:t>
      </w:r>
      <w:r>
        <w:t xml:space="preserve">increases as well. As such, there </w:t>
      </w:r>
      <w:r w:rsidR="00863CC0">
        <w:t>should</w:t>
      </w:r>
      <w:r>
        <w:t xml:space="preserve"> be </w:t>
      </w:r>
      <w:r w:rsidR="00863CC0">
        <w:t xml:space="preserve">a </w:t>
      </w:r>
      <w:r w:rsidR="0074793A">
        <w:t xml:space="preserve">higher extraction </w:t>
      </w:r>
      <w:r w:rsidR="00863CC0">
        <w:t>yield</w:t>
      </w:r>
      <w:r w:rsidR="0074793A">
        <w:t xml:space="preserve"> and thus </w:t>
      </w:r>
      <w:r w:rsidR="00883B76">
        <w:t xml:space="preserve">a higher </w:t>
      </w:r>
      <w:r w:rsidR="00AF7911">
        <w:t>ligand:Cu</w:t>
      </w:r>
      <w:r w:rsidR="00883B76" w:rsidRPr="00883B76">
        <w:rPr>
          <w:vertAlign w:val="superscript"/>
        </w:rPr>
        <w:t>2+</w:t>
      </w:r>
      <w:r w:rsidR="00883B76">
        <w:t xml:space="preserve"> ratio</w:t>
      </w:r>
      <w:r>
        <w:t>, leading to hig</w:t>
      </w:r>
      <w:r w:rsidR="001B204A">
        <w:t>her IE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094E" w14:paraId="1E3792BE" w14:textId="77777777" w:rsidTr="001B094E">
        <w:tc>
          <w:tcPr>
            <w:tcW w:w="9576" w:type="dxa"/>
          </w:tcPr>
          <w:p w14:paraId="71E5F6BD" w14:textId="77777777" w:rsidR="001B094E" w:rsidRDefault="001B094E" w:rsidP="00884C32">
            <w:pPr>
              <w:spacing w:before="120" w:after="120" w:line="240" w:lineRule="auto"/>
              <w:jc w:val="center"/>
            </w:pPr>
            <w:r>
              <w:rPr>
                <w:b/>
                <w:bCs/>
              </w:rPr>
              <w:t>0.</w:t>
            </w:r>
            <w:r w:rsidR="00884C32">
              <w:rPr>
                <w:b/>
                <w:bCs/>
              </w:rPr>
              <w:t>05</w:t>
            </w:r>
            <w:ins w:id="561" w:author="TIPS" w:date="2024-02-13T22:20:00Z">
              <w:r w:rsidR="00D50C07">
                <w:rPr>
                  <w:b/>
                  <w:bCs/>
                </w:rPr>
                <w:t xml:space="preserve"> </w:t>
              </w:r>
            </w:ins>
            <w:r w:rsidR="00D31506">
              <w:rPr>
                <w:b/>
                <w:bCs/>
              </w:rPr>
              <w:t>&gt; 0.0</w:t>
            </w:r>
            <w:r w:rsidR="00884C32">
              <w:rPr>
                <w:b/>
                <w:bCs/>
              </w:rPr>
              <w:t>25 &gt; 0.01g</w:t>
            </w:r>
          </w:p>
        </w:tc>
      </w:tr>
    </w:tbl>
    <w:p w14:paraId="55055405" w14:textId="77777777" w:rsidR="001B094E" w:rsidRPr="007E368C" w:rsidRDefault="001B094E" w:rsidP="007E368C"/>
    <w:p w14:paraId="48752B38" w14:textId="77777777" w:rsidR="007D2B5C" w:rsidRDefault="007D2B5C" w:rsidP="007D2B5C">
      <w:pPr>
        <w:pStyle w:val="Heading2"/>
      </w:pPr>
      <w:bookmarkStart w:id="562" w:name="_Toc162731368"/>
      <w:r>
        <w:t>5.3 Hypothesis 3 – Effect of Metal Ion concentration</w:t>
      </w:r>
      <w:bookmarkEnd w:id="562"/>
    </w:p>
    <w:p w14:paraId="5207D04B" w14:textId="77777777" w:rsidR="00FD6BAF" w:rsidRDefault="007D2B5C" w:rsidP="007D2B5C">
      <w:r>
        <w:t>A higher concentration of the Cu</w:t>
      </w:r>
      <w:r>
        <w:rPr>
          <w:vertAlign w:val="superscript"/>
        </w:rPr>
        <w:t>2+</w:t>
      </w:r>
      <w:r>
        <w:t xml:space="preserve"> ion will result in more complexation as there will be a greater number of cations per unit volume, thus there will be a greater chance of the ligands complexing with the metal 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2B5C" w14:paraId="660EC495" w14:textId="77777777" w:rsidTr="00CD413F">
        <w:tc>
          <w:tcPr>
            <w:tcW w:w="9576" w:type="dxa"/>
          </w:tcPr>
          <w:p w14:paraId="10CEBBFE" w14:textId="77777777" w:rsidR="007D2B5C" w:rsidRDefault="007D2B5C" w:rsidP="00CD413F">
            <w:pPr>
              <w:spacing w:before="120" w:after="120" w:line="240" w:lineRule="auto"/>
              <w:jc w:val="center"/>
            </w:pPr>
            <w:r>
              <w:rPr>
                <w:b/>
                <w:bCs/>
              </w:rPr>
              <w:lastRenderedPageBreak/>
              <w:t>0.075 &gt; 0.05 &gt; 0.025 moldm</w:t>
            </w:r>
            <w:r w:rsidRPr="00D31506">
              <w:rPr>
                <w:b/>
                <w:bCs/>
                <w:vertAlign w:val="superscript"/>
              </w:rPr>
              <w:t>-3</w:t>
            </w:r>
          </w:p>
        </w:tc>
      </w:tr>
    </w:tbl>
    <w:p w14:paraId="5F9862A4" w14:textId="77777777" w:rsidR="00B23CC8" w:rsidRDefault="00B23CC8" w:rsidP="00C72332"/>
    <w:p w14:paraId="740D1799" w14:textId="77777777" w:rsidR="00A62E46" w:rsidRDefault="0045021F" w:rsidP="00A62E46">
      <w:pPr>
        <w:pStyle w:val="Heading2"/>
      </w:pPr>
      <w:bookmarkStart w:id="563" w:name="_Toc162731369"/>
      <w:r>
        <w:t>5.</w:t>
      </w:r>
      <w:r w:rsidR="007D2B5C">
        <w:t>4</w:t>
      </w:r>
      <w:r>
        <w:t xml:space="preserve"> Hypothesis </w:t>
      </w:r>
      <w:r w:rsidR="007D2B5C">
        <w:t>4</w:t>
      </w:r>
      <w:r w:rsidR="00C267F8">
        <w:t xml:space="preserve"> – Effect of Metal Ligand Voluminal Ratio</w:t>
      </w:r>
      <w:bookmarkEnd w:id="563"/>
    </w:p>
    <w:p w14:paraId="354F499C" w14:textId="77777777" w:rsidR="00A62E46" w:rsidRDefault="009E3B8D" w:rsidP="00A62E46">
      <w:r>
        <w:t xml:space="preserve">Due to the </w:t>
      </w:r>
      <w:r w:rsidR="00D80094">
        <w:t xml:space="preserve">monodentate and </w:t>
      </w:r>
      <w:r>
        <w:t>bidentate nature of</w:t>
      </w:r>
      <w:r w:rsidR="00D80094">
        <w:t xml:space="preserve"> GA and EA respectively, the most optimal </w:t>
      </w:r>
      <w:r w:rsidR="00DA399E">
        <w:t>metal-to-ligand ratio would be around 2:3</w:t>
      </w:r>
      <w:r w:rsidR="00094E37">
        <w:t xml:space="preserve"> (as there is a balance between the total number of binding sites in the Copper ions as well as the total number of binding sites in the ligands).</w:t>
      </w:r>
      <w:r w:rsidR="00CB27EB">
        <w:t xml:space="preserve"> This is followed by lower ratios due to the </w:t>
      </w:r>
      <w:r w:rsidR="007B5C77">
        <w:t xml:space="preserve">high availability of ligands and then followed by higher ratios due to the </w:t>
      </w:r>
      <w:r w:rsidR="00A123E2">
        <w:t>low availability of ligands.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7A59" w14:paraId="31D4643B" w14:textId="77777777" w:rsidTr="00ED601A">
        <w:trPr>
          <w:trHeight w:val="490"/>
        </w:trPr>
        <w:tc>
          <w:tcPr>
            <w:tcW w:w="9576" w:type="dxa"/>
            <w:vAlign w:val="center"/>
          </w:tcPr>
          <w:p w14:paraId="3DC7B76B" w14:textId="77777777" w:rsidR="004C38B2" w:rsidRPr="00ED601A" w:rsidRDefault="004C38B2" w:rsidP="00ED601A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D601A">
              <w:rPr>
                <w:b/>
                <w:bCs/>
              </w:rPr>
              <w:t>0:30</w:t>
            </w:r>
            <w:ins w:id="564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>
              <w:rPr>
                <w:b/>
                <w:bCs/>
              </w:rPr>
              <w:t>&gt;</w:t>
            </w:r>
            <w:ins w:id="565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Pr="00ED601A">
              <w:rPr>
                <w:b/>
                <w:bCs/>
              </w:rPr>
              <w:t>10:20</w:t>
            </w:r>
            <w:ins w:id="566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="00FA6C69">
              <w:rPr>
                <w:b/>
                <w:bCs/>
              </w:rPr>
              <w:t>&gt;</w:t>
            </w:r>
            <w:ins w:id="567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="00FA6C69">
              <w:rPr>
                <w:b/>
                <w:bCs/>
              </w:rPr>
              <w:t>1</w:t>
            </w:r>
            <w:r w:rsidRPr="00ED601A">
              <w:rPr>
                <w:b/>
                <w:bCs/>
              </w:rPr>
              <w:t>0:30</w:t>
            </w:r>
            <w:ins w:id="568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="00FA6C69">
              <w:rPr>
                <w:b/>
                <w:bCs/>
              </w:rPr>
              <w:t>&gt;</w:t>
            </w:r>
            <w:ins w:id="569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Pr="00ED601A">
              <w:rPr>
                <w:b/>
                <w:bCs/>
              </w:rPr>
              <w:t>10:10</w:t>
            </w:r>
            <w:ins w:id="570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="00FA6C69">
              <w:rPr>
                <w:b/>
                <w:bCs/>
              </w:rPr>
              <w:t>&gt;</w:t>
            </w:r>
            <w:ins w:id="571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Pr="00ED601A">
              <w:rPr>
                <w:b/>
                <w:bCs/>
              </w:rPr>
              <w:t>30:20</w:t>
            </w:r>
            <w:ins w:id="572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="00FA6C69">
              <w:rPr>
                <w:b/>
                <w:bCs/>
              </w:rPr>
              <w:t>&gt;</w:t>
            </w:r>
            <w:ins w:id="573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Pr="00ED601A">
              <w:rPr>
                <w:b/>
                <w:bCs/>
              </w:rPr>
              <w:t>20:10</w:t>
            </w:r>
            <w:ins w:id="574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="00FA6C69">
              <w:rPr>
                <w:b/>
                <w:bCs/>
              </w:rPr>
              <w:t>&gt;</w:t>
            </w:r>
            <w:ins w:id="575" w:author="TIPS" w:date="2024-02-13T22:21:00Z">
              <w:r w:rsidR="00D42947">
                <w:rPr>
                  <w:b/>
                  <w:bCs/>
                </w:rPr>
                <w:t xml:space="preserve"> </w:t>
              </w:r>
            </w:ins>
            <w:r w:rsidRPr="00ED601A">
              <w:rPr>
                <w:b/>
                <w:bCs/>
              </w:rPr>
              <w:t>30:10</w:t>
            </w:r>
          </w:p>
        </w:tc>
      </w:tr>
    </w:tbl>
    <w:p w14:paraId="3C15F58A" w14:textId="77777777" w:rsidR="00DE6F71" w:rsidRDefault="00DE6F71">
      <w:pPr>
        <w:spacing w:line="276" w:lineRule="auto"/>
        <w:rPr>
          <w:rFonts w:eastAsiaTheme="majorEastAsia" w:cstheme="majorBidi"/>
          <w:b/>
          <w:bCs/>
          <w:szCs w:val="25"/>
          <w:u w:val="single"/>
        </w:rPr>
      </w:pPr>
    </w:p>
    <w:p w14:paraId="5DD8A1EA" w14:textId="368E9793" w:rsidR="00EB2F97" w:rsidRDefault="00EB2F97" w:rsidP="00EB2F97">
      <w:pPr>
        <w:pStyle w:val="Heading2"/>
      </w:pPr>
      <w:bookmarkStart w:id="576" w:name="_Toc162731370"/>
      <w:r w:rsidRPr="000A223E">
        <w:t>5.5 Hypothesis 5 – Effect of pH Environment</w:t>
      </w:r>
      <w:bookmarkEnd w:id="576"/>
    </w:p>
    <w:p w14:paraId="66DBC115" w14:textId="5D822695" w:rsidR="000A223E" w:rsidRDefault="00007FAD" w:rsidP="000A223E">
      <w:r>
        <w:t xml:space="preserve">The IE of the PPP extract solution with copper is expected to be lower in acidic conditions as discussed in </w:t>
      </w:r>
      <w:r>
        <w:fldChar w:fldCharType="begin"/>
      </w:r>
      <w:r>
        <w:instrText xml:space="preserve"> REF _Ref162730905 \h </w:instrText>
      </w:r>
      <w:r>
        <w:fldChar w:fldCharType="separate"/>
      </w:r>
      <w:r>
        <w:t>Section 4.8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726B" w14:paraId="273EA57D" w14:textId="77777777" w:rsidTr="00DF726B">
        <w:tc>
          <w:tcPr>
            <w:tcW w:w="9576" w:type="dxa"/>
            <w:vAlign w:val="center"/>
          </w:tcPr>
          <w:p w14:paraId="4E978E65" w14:textId="44EA69E5" w:rsidR="00DF726B" w:rsidRPr="00DF726B" w:rsidRDefault="00DF726B" w:rsidP="00DF726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 7  &gt; pH 5 &gt; pH 2</w:t>
            </w:r>
          </w:p>
        </w:tc>
      </w:tr>
    </w:tbl>
    <w:p w14:paraId="30521F02" w14:textId="77777777" w:rsidR="00DF726B" w:rsidRPr="000A223E" w:rsidRDefault="00DF726B" w:rsidP="00DF726B"/>
    <w:p w14:paraId="31797B43" w14:textId="74D6571B" w:rsidR="007E368C" w:rsidRDefault="00AE1000" w:rsidP="007E368C">
      <w:pPr>
        <w:pStyle w:val="Heading1"/>
      </w:pPr>
      <w:bookmarkStart w:id="577" w:name="_Toc162731371"/>
      <w:r>
        <w:t>6</w:t>
      </w:r>
      <w:r w:rsidR="00222A40">
        <w:t xml:space="preserve"> Preliminary I</w:t>
      </w:r>
      <w:r w:rsidR="00222A40" w:rsidRPr="0065347A">
        <w:t>nvestigation</w:t>
      </w:r>
      <w:bookmarkEnd w:id="514"/>
      <w:r w:rsidR="00D529B5">
        <w:t>s</w:t>
      </w:r>
      <w:bookmarkEnd w:id="515"/>
      <w:bookmarkEnd w:id="577"/>
    </w:p>
    <w:p w14:paraId="1C7A81CC" w14:textId="77777777" w:rsidR="007B4433" w:rsidRPr="007B4433" w:rsidRDefault="007B4433" w:rsidP="007B4433">
      <w:r>
        <w:t xml:space="preserve">Preliminary studies were conducted in order to </w:t>
      </w:r>
      <w:r w:rsidR="008601B5">
        <w:t>set</w:t>
      </w:r>
      <w:ins w:id="578" w:author="TIPS" w:date="2024-02-13T22:06:00Z">
        <w:r w:rsidR="00F37E4B">
          <w:t xml:space="preserve"> </w:t>
        </w:r>
      </w:ins>
      <w:r w:rsidR="008601B5">
        <w:t xml:space="preserve">the fixed variables and to determine </w:t>
      </w:r>
      <w:r>
        <w:t>a suitable range for the independent variables</w:t>
      </w:r>
      <w:r w:rsidR="007B5392">
        <w:t xml:space="preserve">. The </w:t>
      </w:r>
      <w:r>
        <w:t>λ</w:t>
      </w:r>
      <w:r w:rsidRPr="007B4433">
        <w:rPr>
          <w:vertAlign w:val="subscript"/>
        </w:rPr>
        <w:t>max</w:t>
      </w:r>
      <w:ins w:id="579" w:author="TIPS" w:date="2024-02-11T23:15:00Z">
        <w:r w:rsidR="00A46C8E">
          <w:rPr>
            <w:vertAlign w:val="subscript"/>
          </w:rPr>
          <w:t xml:space="preserve"> </w:t>
        </w:r>
      </w:ins>
      <w:r w:rsidR="00AA7007">
        <w:t>for</w:t>
      </w:r>
      <w:ins w:id="580" w:author="TIPS" w:date="2024-02-11T23:15:00Z">
        <w:r w:rsidR="00A46C8E">
          <w:t xml:space="preserve"> </w:t>
        </w:r>
      </w:ins>
      <w:r w:rsidR="007E0DCD">
        <w:t>copper (II) sulfate</w:t>
      </w:r>
      <w:r w:rsidR="00D64083">
        <w:t xml:space="preserve"> solution was</w:t>
      </w:r>
      <w:r>
        <w:t xml:space="preserve"> determined</w:t>
      </w:r>
      <w:r w:rsidR="00E312B6">
        <w:t xml:space="preserve"> and an absorbance/concentration graph was plotted</w:t>
      </w:r>
      <w:r>
        <w:t>.</w:t>
      </w:r>
    </w:p>
    <w:p w14:paraId="22D23B63" w14:textId="77777777" w:rsidR="000E5A19" w:rsidRDefault="000E5A19" w:rsidP="000E5A19">
      <w:pPr>
        <w:pStyle w:val="Heading2"/>
      </w:pPr>
      <w:bookmarkStart w:id="581" w:name="_Toc162731372"/>
      <w:r w:rsidRPr="00101C45">
        <w:t xml:space="preserve">6.1 </w:t>
      </w:r>
      <w:r w:rsidRPr="00EA1741">
        <w:t>Selection of Extraction Method</w:t>
      </w:r>
      <w:bookmarkEnd w:id="581"/>
    </w:p>
    <w:p w14:paraId="763D1B5B" w14:textId="77777777" w:rsidR="000E5A19" w:rsidRDefault="000E5A19" w:rsidP="000E5A19">
      <w:r>
        <w:t xml:space="preserve">Various </w:t>
      </w:r>
      <w:r w:rsidR="00CF1C3B">
        <w:t xml:space="preserve">extraction </w:t>
      </w:r>
      <w:r>
        <w:t>methods were tested</w:t>
      </w:r>
      <w:r w:rsidR="00797751">
        <w:t xml:space="preserve"> – shaking, heating,</w:t>
      </w:r>
      <w:r w:rsidR="008777A6">
        <w:t xml:space="preserve"> and heated magnetic stirring</w:t>
      </w:r>
      <w:r w:rsidR="00AC56EC">
        <w:t xml:space="preserve"> – in order to determine which </w:t>
      </w:r>
      <w:r w:rsidR="001B204A">
        <w:t>one would yield the highest degree of interaction</w:t>
      </w:r>
      <w:r>
        <w:t>.</w:t>
      </w:r>
      <w:r w:rsidR="004E1688">
        <w:t xml:space="preserve"> The heating mantle </w:t>
      </w:r>
      <w:r w:rsidR="004E1688">
        <w:lastRenderedPageBreak/>
        <w:t xml:space="preserve">offered the highest </w:t>
      </w:r>
      <w:r w:rsidR="001B204A">
        <w:t>complexation</w:t>
      </w:r>
      <w:r w:rsidR="004E1688">
        <w:t xml:space="preserve"> values</w:t>
      </w:r>
      <w:ins w:id="582" w:author="TIPS" w:date="2024-02-13T22:07:00Z">
        <w:r w:rsidR="00FA3071">
          <w:t xml:space="preserve"> </w:t>
        </w:r>
      </w:ins>
      <w:r w:rsidR="00EC11AC">
        <w:t xml:space="preserve">and </w:t>
      </w:r>
      <w:r w:rsidR="00417C6F">
        <w:t xml:space="preserve">was </w:t>
      </w:r>
      <w:r w:rsidR="00EC11AC">
        <w:t>thus chosen as the default extraction method for the study</w:t>
      </w:r>
      <w:r w:rsidR="004E1688">
        <w:t>.</w:t>
      </w:r>
    </w:p>
    <w:p w14:paraId="214F5C75" w14:textId="77777777" w:rsidR="00572800" w:rsidRDefault="00AE1000" w:rsidP="00572800">
      <w:pPr>
        <w:pStyle w:val="Heading2"/>
      </w:pPr>
      <w:bookmarkStart w:id="583" w:name="_Toc162731373"/>
      <w:r w:rsidRPr="00101C45">
        <w:t>6</w:t>
      </w:r>
      <w:r w:rsidR="00CF0018">
        <w:t>.2</w:t>
      </w:r>
      <w:r w:rsidR="007B2F12">
        <w:t xml:space="preserve"> </w:t>
      </w:r>
      <w:r w:rsidR="00BA0F34" w:rsidRPr="003A486E">
        <w:t xml:space="preserve">Selection of </w:t>
      </w:r>
      <w:r w:rsidR="00CF0018" w:rsidRPr="003A486E">
        <w:t>Boiling Duration</w:t>
      </w:r>
      <w:bookmarkEnd w:id="583"/>
    </w:p>
    <w:p w14:paraId="7C9ACBA4" w14:textId="77777777" w:rsidR="00631AFF" w:rsidRPr="00631AFF" w:rsidRDefault="00631AFF" w:rsidP="00631AFF">
      <w:r>
        <w:t xml:space="preserve">A range of boiling durations were chosen in order to determine the extent to which thermal </w:t>
      </w:r>
      <w:r w:rsidR="00C42A93">
        <w:t>degradation and solvent solubility</w:t>
      </w:r>
      <w:r>
        <w:t xml:space="preserve"> affects </w:t>
      </w:r>
      <w:r w:rsidR="001644D5">
        <w:t xml:space="preserve">the </w:t>
      </w:r>
      <w:r w:rsidR="00EC7A11">
        <w:t>metal interaction efficiency</w:t>
      </w:r>
      <w:r w:rsidR="00B06E1E">
        <w:t xml:space="preserve"> of the solution</w:t>
      </w:r>
      <w:r w:rsidR="00F03ED9">
        <w:t>s</w:t>
      </w:r>
      <w:r w:rsidR="005C5649">
        <w:t>.</w:t>
      </w:r>
    </w:p>
    <w:p w14:paraId="59835C4C" w14:textId="77777777" w:rsidR="003F7844" w:rsidRPr="003F7844" w:rsidRDefault="003F7844" w:rsidP="003F7844">
      <w:pPr>
        <w:pStyle w:val="Heading2"/>
      </w:pPr>
      <w:bookmarkStart w:id="584" w:name="_Toc162731374"/>
      <w:r w:rsidRPr="00101C45">
        <w:t>6</w:t>
      </w:r>
      <w:r>
        <w:t>.3</w:t>
      </w:r>
      <w:r w:rsidRPr="00101C45">
        <w:t xml:space="preserve"> Selection of </w:t>
      </w:r>
      <w:r>
        <w:t>Solvents</w:t>
      </w:r>
      <w:bookmarkEnd w:id="584"/>
    </w:p>
    <w:p w14:paraId="1F78A40E" w14:textId="77777777" w:rsidR="00B424D6" w:rsidRDefault="0054535C" w:rsidP="006D4BE4">
      <w:r>
        <w:t>W</w:t>
      </w:r>
      <w:r w:rsidR="00C65A6A">
        <w:t>ater, ethanol, methanol, and their binary equivalents</w:t>
      </w:r>
      <w:r w:rsidR="00D02934" w:rsidRPr="00101C45">
        <w:t xml:space="preserve"> were considered for the study as they are </w:t>
      </w:r>
      <w:r w:rsidR="00B45E4E">
        <w:t>easy</w:t>
      </w:r>
      <w:r w:rsidR="00D02934" w:rsidRPr="00101C45">
        <w:t xml:space="preserve"> to </w:t>
      </w:r>
      <w:r w:rsidR="003F5F6E" w:rsidRPr="00101C45">
        <w:t>source</w:t>
      </w:r>
      <w:r w:rsidR="00B45E4E">
        <w:t xml:space="preserve"> and have a low impact on the environment</w:t>
      </w:r>
      <w:r w:rsidR="00D92279">
        <w:t xml:space="preserve"> relative to other organic compounds</w:t>
      </w:r>
      <w:r w:rsidR="00B45E4E">
        <w:t>,</w:t>
      </w:r>
      <w:ins w:id="585" w:author="TIPS" w:date="2024-02-11T23:15:00Z">
        <w:r w:rsidR="00EA1C0B">
          <w:t xml:space="preserve"> </w:t>
        </w:r>
      </w:ins>
      <w:r w:rsidR="00B45E4E">
        <w:t>hence</w:t>
      </w:r>
      <w:r w:rsidR="003F5F6E" w:rsidRPr="00101C45">
        <w:t xml:space="preserve"> support</w:t>
      </w:r>
      <w:r w:rsidR="00B45E4E">
        <w:t>ing</w:t>
      </w:r>
      <w:r w:rsidR="003F5F6E" w:rsidRPr="00101C45">
        <w:t xml:space="preserve"> the sustainable focus of the study.</w:t>
      </w:r>
    </w:p>
    <w:p w14:paraId="723A7BC2" w14:textId="77777777" w:rsidR="000A3F73" w:rsidRDefault="00B424D6" w:rsidP="00B424D6">
      <w:pPr>
        <w:pStyle w:val="Heading2"/>
      </w:pPr>
      <w:bookmarkStart w:id="586" w:name="_Toc162731375"/>
      <w:r>
        <w:t>6.4 UV-Vis Spectroscopy</w:t>
      </w:r>
      <w:bookmarkEnd w:id="586"/>
    </w:p>
    <w:p w14:paraId="48AAB70A" w14:textId="77777777" w:rsidR="00356EF5" w:rsidRPr="00356EF5" w:rsidRDefault="00356EF5" w:rsidP="00356EF5">
      <w:pPr>
        <w:pStyle w:val="Heading3"/>
      </w:pPr>
      <w:bookmarkStart w:id="587" w:name="_Toc162731376"/>
      <w:r>
        <w:t>6.4.1 Lambda Max Determinatio</w:t>
      </w:r>
      <w:r w:rsidR="009B7AEC">
        <w:t>n</w:t>
      </w:r>
      <w:bookmarkEnd w:id="587"/>
    </w:p>
    <w:p w14:paraId="583CD452" w14:textId="77777777" w:rsidR="005A0D6D" w:rsidRDefault="00357BB0" w:rsidP="005A0D6D">
      <w:r>
        <w:t xml:space="preserve">The </w:t>
      </w:r>
      <w:r w:rsidR="00852DDE">
        <w:t xml:space="preserve">determination of the </w:t>
      </w:r>
      <w:r w:rsidR="00BE0CDB">
        <w:rPr>
          <w:rFonts w:cs="Times New Roman"/>
        </w:rPr>
        <w:t>λ</w:t>
      </w:r>
      <w:r w:rsidR="00BE0CDB" w:rsidRPr="00BE0CDB">
        <w:rPr>
          <w:vertAlign w:val="subscript"/>
        </w:rPr>
        <w:t>max</w:t>
      </w:r>
      <w:r w:rsidR="00BE0CDB">
        <w:t xml:space="preserve"> value </w:t>
      </w:r>
      <w:r w:rsidR="00852DDE">
        <w:t>is essential for this study as it</w:t>
      </w:r>
      <w:r w:rsidR="00FE67D7">
        <w:t xml:space="preserve"> will be used to determine the I</w:t>
      </w:r>
      <w:r w:rsidR="00852DDE">
        <w:t>E.</w:t>
      </w:r>
      <w:r w:rsidR="00522A81">
        <w:t xml:space="preserve"> The lambda scan graph for 0.05 moldm</w:t>
      </w:r>
      <w:r w:rsidR="00522A81" w:rsidRPr="00522A81">
        <w:rPr>
          <w:vertAlign w:val="superscript"/>
        </w:rPr>
        <w:t>-3</w:t>
      </w:r>
      <w:r w:rsidR="00522A81">
        <w:t xml:space="preserve"> CuSO</w:t>
      </w:r>
      <w:r w:rsidR="00522A81" w:rsidRPr="00522A81">
        <w:rPr>
          <w:vertAlign w:val="subscript"/>
        </w:rPr>
        <w:t>4</w:t>
      </w:r>
      <w:r w:rsidR="00522A81">
        <w:t>.xH</w:t>
      </w:r>
      <w:r w:rsidR="00522A81" w:rsidRPr="00522A81">
        <w:rPr>
          <w:vertAlign w:val="subscript"/>
        </w:rPr>
        <w:t>2</w:t>
      </w:r>
      <w:r w:rsidR="00522A81">
        <w:t>O solution</w:t>
      </w:r>
      <w:ins w:id="588" w:author="TIPS" w:date="2024-02-11T23:14:00Z">
        <w:r w:rsidR="00E42F48">
          <w:t xml:space="preserve"> </w:t>
        </w:r>
      </w:ins>
      <w:r w:rsidR="00492D28">
        <w:t>(</w:t>
      </w:r>
      <w:r w:rsidR="00FE1D2F">
        <w:fldChar w:fldCharType="begin"/>
      </w:r>
      <w:r w:rsidR="00492D28">
        <w:instrText xml:space="preserve"> REF _Ref158079745 \h </w:instrText>
      </w:r>
      <w:r w:rsidR="00FE1D2F">
        <w:fldChar w:fldCharType="separate"/>
      </w:r>
      <w:r w:rsidR="00492D28" w:rsidRPr="004D4B51">
        <w:rPr>
          <w:i/>
          <w:iCs/>
          <w:sz w:val="20"/>
        </w:rPr>
        <w:t xml:space="preserve">Graph </w:t>
      </w:r>
      <w:r w:rsidR="00492D28" w:rsidRPr="004D4B51">
        <w:rPr>
          <w:i/>
          <w:iCs/>
          <w:noProof/>
          <w:sz w:val="20"/>
        </w:rPr>
        <w:t>1</w:t>
      </w:r>
      <w:r w:rsidR="00FE1D2F">
        <w:fldChar w:fldCharType="end"/>
      </w:r>
      <w:r w:rsidR="00492D28">
        <w:t>)</w:t>
      </w:r>
      <w:ins w:id="589" w:author="TIPS" w:date="2024-02-13T22:07:00Z">
        <w:r w:rsidR="00D83E6F">
          <w:t xml:space="preserve"> </w:t>
        </w:r>
      </w:ins>
      <w:r w:rsidR="00774285">
        <w:t xml:space="preserve">has a peak at 775 nm which was set as the </w:t>
      </w:r>
      <w:r w:rsidR="00774285">
        <w:rPr>
          <w:rFonts w:cs="Times New Roman"/>
        </w:rPr>
        <w:t>λ</w:t>
      </w:r>
      <w:r w:rsidR="00774285" w:rsidRPr="00BE0CDB">
        <w:rPr>
          <w:vertAlign w:val="subscript"/>
        </w:rPr>
        <w:t>max</w:t>
      </w:r>
      <w:r w:rsidR="00525022">
        <w:t xml:space="preserve"> value.</w:t>
      </w:r>
    </w:p>
    <w:p w14:paraId="30AA37E4" w14:textId="1CFB724E" w:rsidR="00084CFA" w:rsidRDefault="00CB5D7A" w:rsidP="007B2C9B">
      <w:pPr>
        <w:jc w:val="center"/>
      </w:pPr>
      <w:r>
        <w:rPr>
          <w:noProof/>
          <w:lang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925ED88" wp14:editId="61C6A6D7">
                <wp:simplePos x="0" y="0"/>
                <wp:positionH relativeFrom="column">
                  <wp:posOffset>687070</wp:posOffset>
                </wp:positionH>
                <wp:positionV relativeFrom="paragraph">
                  <wp:posOffset>2792095</wp:posOffset>
                </wp:positionV>
                <wp:extent cx="4572000" cy="245110"/>
                <wp:effectExtent l="10795" t="10795" r="8255" b="10795"/>
                <wp:wrapNone/>
                <wp:docPr id="230267785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E57A4" w14:textId="4D65AFB3" w:rsidR="005531F3" w:rsidRPr="004D4B51" w:rsidRDefault="005531F3" w:rsidP="004D4B51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590" w:name="_Ref158079745"/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4D4B5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4D4B5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</w:t>
                            </w:r>
                            <w:r w:rsidR="00FE1D2F" w:rsidRPr="004D4B5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bookmarkEnd w:id="590"/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t>: Graph of absorbance vs. wavelength for CuSO</w:t>
                            </w:r>
                            <w:r w:rsidRPr="004D4B51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4(aq)</w:t>
                            </w:r>
                            <w:r w:rsidRPr="004D4B51">
                              <w:rPr>
                                <w:i/>
                                <w:iCs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5ED88" id="Text Box 37" o:spid="_x0000_s1041" type="#_x0000_t202" style="position:absolute;left:0;text-align:left;margin-left:54.1pt;margin-top:219.85pt;width:5in;height:19.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">
                <v:textbox>
                  <w:txbxContent>
                    <w:p w14:paraId="1ABE57A4" w14:textId="4D65AFB3" w:rsidR="005531F3" w:rsidRPr="004D4B51" w:rsidRDefault="005531F3" w:rsidP="004D4B51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591" w:name="_Ref158079745"/>
                      <w:r w:rsidRPr="004D4B51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4D4B5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D4B51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4D4B5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1</w:t>
                      </w:r>
                      <w:r w:rsidR="00FE1D2F" w:rsidRPr="004D4B5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bookmarkEnd w:id="591"/>
                      <w:r w:rsidRPr="004D4B51">
                        <w:rPr>
                          <w:i/>
                          <w:iCs/>
                          <w:sz w:val="20"/>
                        </w:rPr>
                        <w:t>: Graph of absorbance vs. wavelength for CuSO</w:t>
                      </w:r>
                      <w:r w:rsidRPr="004D4B51">
                        <w:rPr>
                          <w:i/>
                          <w:iCs/>
                          <w:sz w:val="20"/>
                          <w:vertAlign w:val="subscript"/>
                        </w:rPr>
                        <w:t>4(aq)</w:t>
                      </w:r>
                      <w:r w:rsidRPr="004D4B51">
                        <w:rPr>
                          <w:i/>
                          <w:iCs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A0D6D" w:rsidRPr="005A0D6D">
        <w:rPr>
          <w:noProof/>
        </w:rPr>
        <w:drawing>
          <wp:inline distT="0" distB="0" distL="0" distR="0" wp14:anchorId="0F1626EB" wp14:editId="5FDFB4CD">
            <wp:extent cx="4572000" cy="2743200"/>
            <wp:effectExtent l="0" t="0" r="0" b="0"/>
            <wp:docPr id="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D2EE11A" w14:textId="77777777" w:rsidR="007B2C9B" w:rsidRDefault="007B2C9B" w:rsidP="00C72332"/>
    <w:p w14:paraId="5A7E498E" w14:textId="77777777" w:rsidR="00CE5B92" w:rsidRDefault="00CE5B92" w:rsidP="00CE5B92">
      <w:pPr>
        <w:pStyle w:val="Heading3"/>
      </w:pPr>
      <w:bookmarkStart w:id="592" w:name="_Toc162731377"/>
      <w:r>
        <w:t>6.4.2 Standard Calibration Curve</w:t>
      </w:r>
      <w:bookmarkEnd w:id="592"/>
    </w:p>
    <w:p w14:paraId="39D8C5BF" w14:textId="77777777" w:rsidR="00AA799E" w:rsidRPr="000B3C6B" w:rsidRDefault="00470479" w:rsidP="00BB32F5">
      <w:r>
        <w:t xml:space="preserve">A standard/calibration curve is used to plot the </w:t>
      </w:r>
      <w:r w:rsidR="00901B20">
        <w:t xml:space="preserve">linear </w:t>
      </w:r>
      <w:r>
        <w:t xml:space="preserve">relationship between the absorbance and concentration of </w:t>
      </w:r>
      <w:r w:rsidR="00600EF2">
        <w:t xml:space="preserve">a </w:t>
      </w:r>
      <w:r>
        <w:t xml:space="preserve">metal </w:t>
      </w:r>
      <w:r w:rsidR="00E41E5E">
        <w:t>complex</w:t>
      </w:r>
      <w:r w:rsidR="00600EF2">
        <w:t xml:space="preserve"> solution</w:t>
      </w:r>
      <w:r w:rsidR="00901B20">
        <w:t xml:space="preserve"> as </w:t>
      </w:r>
      <w:r w:rsidR="00B25E8C">
        <w:t>acc</w:t>
      </w:r>
      <w:r w:rsidR="009A6C8A">
        <w:t>ording to Beer-Lambert’s Law</w:t>
      </w:r>
      <w:r w:rsidR="00600EF2">
        <w:t>.</w:t>
      </w:r>
      <w:r w:rsidR="00BB32F5">
        <w:t xml:space="preserve"> The </w:t>
      </w:r>
      <w:r w:rsidR="00BB32F5">
        <w:rPr>
          <w:rFonts w:cs="Times New Roman"/>
        </w:rPr>
        <w:t>λ</w:t>
      </w:r>
      <w:r w:rsidR="00BB32F5" w:rsidRPr="00BB32F5">
        <w:rPr>
          <w:vertAlign w:val="subscript"/>
        </w:rPr>
        <w:t>max</w:t>
      </w:r>
      <w:ins w:id="593" w:author="TIPS" w:date="2024-02-11T23:14:00Z">
        <w:r w:rsidR="00C15178">
          <w:rPr>
            <w:vertAlign w:val="subscript"/>
          </w:rPr>
          <w:t xml:space="preserve"> </w:t>
        </w:r>
      </w:ins>
      <w:r w:rsidR="00BB32F5">
        <w:t xml:space="preserve">wavelength is used to </w:t>
      </w:r>
      <w:r w:rsidR="00C421B3">
        <w:t>measure the absorbance for each concentration.</w:t>
      </w:r>
      <w:r w:rsidR="000B3C6B">
        <w:t xml:space="preserve"> The high R</w:t>
      </w:r>
      <w:r w:rsidR="000B3C6B" w:rsidRPr="000B3C6B">
        <w:rPr>
          <w:vertAlign w:val="superscript"/>
        </w:rPr>
        <w:t>2</w:t>
      </w:r>
      <w:r w:rsidR="000B3C6B">
        <w:t xml:space="preserve"> value (0.977) proves the </w:t>
      </w:r>
      <w:r w:rsidR="00132CDB">
        <w:t>precision and reliability of the spectrophotometer used.</w:t>
      </w:r>
    </w:p>
    <w:p w14:paraId="4C26FF36" w14:textId="7DE21B24" w:rsidR="00CE5B92" w:rsidRDefault="00CB5D7A" w:rsidP="00AA799E">
      <w:pPr>
        <w:jc w:val="center"/>
      </w:pPr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427F57D" wp14:editId="7570A7CB">
                <wp:simplePos x="0" y="0"/>
                <wp:positionH relativeFrom="column">
                  <wp:posOffset>683895</wp:posOffset>
                </wp:positionH>
                <wp:positionV relativeFrom="paragraph">
                  <wp:posOffset>2803525</wp:posOffset>
                </wp:positionV>
                <wp:extent cx="4569460" cy="247015"/>
                <wp:effectExtent l="7620" t="5080" r="13970" b="5080"/>
                <wp:wrapNone/>
                <wp:docPr id="53637177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946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80E20" w14:textId="1E653169" w:rsidR="005531F3" w:rsidRPr="00AE1DB0" w:rsidRDefault="005531F3" w:rsidP="00AE1DB0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AE1DB0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AE1DB0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</w:t>
                            </w:r>
                            <w:r w:rsidR="00FE1D2F" w:rsidRPr="00AE1DB0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>: Standard curve of CuSO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4(aq)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 xml:space="preserve"> at </w:t>
                            </w:r>
                            <w:r w:rsidRPr="00AE1DB0">
                              <w:rPr>
                                <w:rFonts w:cs="Times New Roman"/>
                                <w:i/>
                                <w:iCs/>
                                <w:sz w:val="20"/>
                              </w:rPr>
                              <w:t>λ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  <w:vertAlign w:val="subscript"/>
                              </w:rPr>
                              <w:t>max</w:t>
                            </w:r>
                            <w:r w:rsidRPr="00AE1DB0">
                              <w:rPr>
                                <w:i/>
                                <w:iCs/>
                                <w:sz w:val="20"/>
                              </w:rPr>
                              <w:t xml:space="preserve"> (775 nm)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F57D" id="Text Box 40" o:spid="_x0000_s1042" type="#_x0000_t202" style="position:absolute;left:0;text-align:left;margin-left:53.85pt;margin-top:220.75pt;width:359.8pt;height:19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">
                <v:textbox>
                  <w:txbxContent>
                    <w:p w14:paraId="70C80E20" w14:textId="1E653169" w:rsidR="005531F3" w:rsidRPr="00AE1DB0" w:rsidRDefault="005531F3" w:rsidP="00AE1DB0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AE1DB0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AE1DB0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AE1DB0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2</w:t>
                      </w:r>
                      <w:r w:rsidR="00FE1D2F" w:rsidRPr="00AE1DB0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t>: Standard curve of CuSO</w:t>
                      </w:r>
                      <w:r w:rsidRPr="00AE1DB0">
                        <w:rPr>
                          <w:i/>
                          <w:iCs/>
                          <w:sz w:val="20"/>
                          <w:vertAlign w:val="subscript"/>
                        </w:rPr>
                        <w:t>4(aq)</w:t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t xml:space="preserve"> at </w:t>
                      </w:r>
                      <w:r w:rsidRPr="00AE1DB0">
                        <w:rPr>
                          <w:rFonts w:cs="Times New Roman"/>
                          <w:i/>
                          <w:iCs/>
                          <w:sz w:val="20"/>
                        </w:rPr>
                        <w:t>λ</w:t>
                      </w:r>
                      <w:r w:rsidRPr="00AE1DB0">
                        <w:rPr>
                          <w:i/>
                          <w:iCs/>
                          <w:sz w:val="20"/>
                          <w:vertAlign w:val="subscript"/>
                        </w:rPr>
                        <w:t>max</w:t>
                      </w:r>
                      <w:r w:rsidRPr="00AE1DB0">
                        <w:rPr>
                          <w:i/>
                          <w:iCs/>
                          <w:sz w:val="20"/>
                        </w:rPr>
                        <w:t xml:space="preserve"> (775 nm)</w:t>
                      </w:r>
                    </w:p>
                  </w:txbxContent>
                </v:textbox>
              </v:shape>
            </w:pict>
          </mc:Fallback>
        </mc:AlternateContent>
      </w:r>
      <w:r w:rsidR="00AA799E" w:rsidRPr="00AA799E">
        <w:rPr>
          <w:noProof/>
        </w:rPr>
        <w:drawing>
          <wp:inline distT="0" distB="0" distL="0" distR="0" wp14:anchorId="2C018E29" wp14:editId="52B774E3">
            <wp:extent cx="4572000" cy="2743200"/>
            <wp:effectExtent l="0" t="0" r="0" b="0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F1997C2" w14:textId="77777777" w:rsidR="00BA56BA" w:rsidRDefault="00BA56BA" w:rsidP="00AA799E">
      <w:pPr>
        <w:jc w:val="center"/>
      </w:pPr>
    </w:p>
    <w:p w14:paraId="63DF987C" w14:textId="77777777" w:rsidR="005437E1" w:rsidRDefault="00827BD2" w:rsidP="00326D8F">
      <w:pPr>
        <w:pStyle w:val="Heading1"/>
      </w:pPr>
      <w:bookmarkStart w:id="594" w:name="_Toc162731378"/>
      <w:r>
        <w:t>7 Variables</w:t>
      </w:r>
      <w:bookmarkEnd w:id="594"/>
    </w:p>
    <w:p w14:paraId="13E9B0EE" w14:textId="77777777" w:rsidR="00540ED9" w:rsidRDefault="00827BD2" w:rsidP="006F4ECA">
      <w:pPr>
        <w:pStyle w:val="Heading2"/>
      </w:pPr>
      <w:bookmarkStart w:id="595" w:name="_Toc162731379"/>
      <w:r>
        <w:t>7.1 Independent</w:t>
      </w:r>
      <w:bookmarkEnd w:id="59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82"/>
        <w:gridCol w:w="4668"/>
      </w:tblGrid>
      <w:tr w:rsidR="006F4ECA" w14:paraId="2F29D135" w14:textId="77777777" w:rsidTr="006C2EF6">
        <w:tc>
          <w:tcPr>
            <w:tcW w:w="2504" w:type="pct"/>
            <w:vAlign w:val="center"/>
          </w:tcPr>
          <w:p w14:paraId="073552D0" w14:textId="77777777" w:rsidR="006F4ECA" w:rsidRPr="00E1092B" w:rsidRDefault="006F4ECA" w:rsidP="00E1092B">
            <w:pPr>
              <w:spacing w:before="120" w:after="120" w:line="240" w:lineRule="auto"/>
              <w:rPr>
                <w:b/>
                <w:bCs/>
              </w:rPr>
            </w:pPr>
            <w:r w:rsidRPr="00E1092B">
              <w:rPr>
                <w:b/>
                <w:bCs/>
              </w:rPr>
              <w:t>Solvent</w:t>
            </w:r>
            <w:r w:rsidR="0011071E" w:rsidRPr="00E1092B">
              <w:rPr>
                <w:b/>
                <w:bCs/>
              </w:rPr>
              <w:t>s</w:t>
            </w:r>
          </w:p>
        </w:tc>
        <w:tc>
          <w:tcPr>
            <w:tcW w:w="2496" w:type="pct"/>
            <w:vAlign w:val="center"/>
          </w:tcPr>
          <w:p w14:paraId="23B69975" w14:textId="77777777" w:rsidR="006F4ECA" w:rsidRDefault="00684E0B" w:rsidP="00E1092B">
            <w:pPr>
              <w:spacing w:before="120" w:after="120" w:line="240" w:lineRule="auto"/>
            </w:pPr>
            <w:r>
              <w:t>Water, Ethanol, Methanol, 50% Ethanol, 50% Methanol</w:t>
            </w:r>
          </w:p>
        </w:tc>
      </w:tr>
      <w:tr w:rsidR="006F4ECA" w14:paraId="7A08591C" w14:textId="77777777" w:rsidTr="006C2EF6">
        <w:tc>
          <w:tcPr>
            <w:tcW w:w="2504" w:type="pct"/>
            <w:vAlign w:val="center"/>
          </w:tcPr>
          <w:p w14:paraId="724B9E77" w14:textId="77777777" w:rsidR="006F4ECA" w:rsidRPr="00E1092B" w:rsidRDefault="006F4ECA" w:rsidP="00E1092B">
            <w:pPr>
              <w:spacing w:before="120" w:after="120" w:line="240" w:lineRule="auto"/>
              <w:rPr>
                <w:b/>
                <w:bCs/>
              </w:rPr>
            </w:pPr>
            <w:r w:rsidRPr="00E1092B">
              <w:rPr>
                <w:b/>
                <w:bCs/>
              </w:rPr>
              <w:t>Mass</w:t>
            </w:r>
            <w:r w:rsidR="0011071E" w:rsidRPr="00E1092B">
              <w:rPr>
                <w:b/>
                <w:bCs/>
              </w:rPr>
              <w:t xml:space="preserve"> of PPP (g)</w:t>
            </w:r>
          </w:p>
        </w:tc>
        <w:tc>
          <w:tcPr>
            <w:tcW w:w="2496" w:type="pct"/>
            <w:vAlign w:val="center"/>
          </w:tcPr>
          <w:p w14:paraId="5A0B2E9E" w14:textId="77777777" w:rsidR="006F4ECA" w:rsidRDefault="00684E0B" w:rsidP="00E1092B">
            <w:pPr>
              <w:spacing w:before="120" w:after="120" w:line="240" w:lineRule="auto"/>
            </w:pPr>
            <w:r>
              <w:t>0.01</w:t>
            </w:r>
            <w:r w:rsidR="00AB23C7">
              <w:t>0</w:t>
            </w:r>
            <w:r>
              <w:t>, 0.025, 0.05</w:t>
            </w:r>
            <w:r w:rsidR="00AB23C7">
              <w:t>0</w:t>
            </w:r>
          </w:p>
        </w:tc>
      </w:tr>
      <w:tr w:rsidR="006F4ECA" w14:paraId="485F60F6" w14:textId="77777777" w:rsidTr="006C2EF6">
        <w:tc>
          <w:tcPr>
            <w:tcW w:w="2504" w:type="pct"/>
            <w:vAlign w:val="center"/>
          </w:tcPr>
          <w:p w14:paraId="2D4F6EB9" w14:textId="77777777" w:rsidR="006F4ECA" w:rsidRPr="00E1092B" w:rsidRDefault="006F4ECA" w:rsidP="00E1092B">
            <w:pPr>
              <w:spacing w:before="120" w:after="120" w:line="240" w:lineRule="auto"/>
              <w:rPr>
                <w:b/>
                <w:bCs/>
              </w:rPr>
            </w:pPr>
            <w:r w:rsidRPr="00E1092B">
              <w:rPr>
                <w:b/>
                <w:bCs/>
              </w:rPr>
              <w:t>Concentration</w:t>
            </w:r>
            <w:r w:rsidR="0011071E" w:rsidRPr="00E1092B">
              <w:rPr>
                <w:b/>
                <w:bCs/>
              </w:rPr>
              <w:t xml:space="preserve"> of Cu</w:t>
            </w:r>
            <w:r w:rsidR="0011071E" w:rsidRPr="00E1092B">
              <w:rPr>
                <w:b/>
                <w:bCs/>
                <w:vertAlign w:val="superscript"/>
              </w:rPr>
              <w:t>2+</w:t>
            </w:r>
            <w:r w:rsidR="0011071E" w:rsidRPr="00E1092B">
              <w:rPr>
                <w:b/>
                <w:bCs/>
              </w:rPr>
              <w:t xml:space="preserve"> (moldm</w:t>
            </w:r>
            <w:r w:rsidR="0011071E" w:rsidRPr="00E1092B">
              <w:rPr>
                <w:b/>
                <w:bCs/>
                <w:vertAlign w:val="superscript"/>
              </w:rPr>
              <w:t>-3</w:t>
            </w:r>
            <w:r w:rsidR="0011071E" w:rsidRPr="00E1092B">
              <w:rPr>
                <w:b/>
                <w:bCs/>
              </w:rPr>
              <w:t>)</w:t>
            </w:r>
          </w:p>
        </w:tc>
        <w:tc>
          <w:tcPr>
            <w:tcW w:w="2496" w:type="pct"/>
            <w:vAlign w:val="center"/>
          </w:tcPr>
          <w:p w14:paraId="5B578A3E" w14:textId="77777777" w:rsidR="006F4ECA" w:rsidRDefault="004976EE" w:rsidP="00E1092B">
            <w:pPr>
              <w:spacing w:before="120" w:after="120" w:line="240" w:lineRule="auto"/>
            </w:pPr>
            <w:r>
              <w:t>0.025, 0.050, 0.075</w:t>
            </w:r>
          </w:p>
        </w:tc>
      </w:tr>
      <w:tr w:rsidR="006F4ECA" w14:paraId="1C7C7B67" w14:textId="77777777" w:rsidTr="006C2EF6">
        <w:tc>
          <w:tcPr>
            <w:tcW w:w="2504" w:type="pct"/>
            <w:vAlign w:val="center"/>
          </w:tcPr>
          <w:p w14:paraId="0E17A18D" w14:textId="77777777" w:rsidR="006F4ECA" w:rsidRPr="00374FC7" w:rsidRDefault="0011071E" w:rsidP="00E1092B">
            <w:pPr>
              <w:spacing w:before="120" w:after="120" w:line="240" w:lineRule="auto"/>
              <w:rPr>
                <w:b/>
                <w:bCs/>
                <w:lang w:val="fr-FR"/>
              </w:rPr>
            </w:pPr>
            <w:r w:rsidRPr="00374FC7">
              <w:rPr>
                <w:b/>
                <w:bCs/>
                <w:lang w:val="fr-FR"/>
              </w:rPr>
              <w:t>Solution:Cu</w:t>
            </w:r>
            <w:r w:rsidRPr="00374FC7">
              <w:rPr>
                <w:b/>
                <w:bCs/>
                <w:vertAlign w:val="superscript"/>
                <w:lang w:val="fr-FR"/>
              </w:rPr>
              <w:t>2+</w:t>
            </w:r>
            <w:r w:rsidRPr="00374FC7">
              <w:rPr>
                <w:b/>
                <w:bCs/>
                <w:lang w:val="fr-FR"/>
              </w:rPr>
              <w:t xml:space="preserve"> Voluminal </w:t>
            </w:r>
            <w:r w:rsidR="006F4ECA" w:rsidRPr="00374FC7">
              <w:rPr>
                <w:b/>
                <w:bCs/>
                <w:lang w:val="fr-FR"/>
              </w:rPr>
              <w:t>Ratio</w:t>
            </w:r>
            <w:r w:rsidR="009A5A05" w:rsidRPr="00374FC7">
              <w:rPr>
                <w:b/>
                <w:bCs/>
                <w:lang w:val="fr-FR"/>
              </w:rPr>
              <w:t xml:space="preserve"> (</w:t>
            </w:r>
            <w:r w:rsidR="00905E43" w:rsidRPr="00374FC7">
              <w:rPr>
                <w:b/>
                <w:bCs/>
                <w:lang w:val="fr-FR"/>
              </w:rPr>
              <w:t>cm</w:t>
            </w:r>
            <w:r w:rsidR="00905E43" w:rsidRPr="00374FC7">
              <w:rPr>
                <w:b/>
                <w:bCs/>
                <w:vertAlign w:val="superscript"/>
                <w:lang w:val="fr-FR"/>
              </w:rPr>
              <w:t>3</w:t>
            </w:r>
            <w:r w:rsidR="009A5A05" w:rsidRPr="00374FC7">
              <w:rPr>
                <w:b/>
                <w:bCs/>
                <w:lang w:val="fr-FR"/>
              </w:rPr>
              <w:t>)</w:t>
            </w:r>
          </w:p>
        </w:tc>
        <w:tc>
          <w:tcPr>
            <w:tcW w:w="2496" w:type="pct"/>
            <w:vAlign w:val="center"/>
          </w:tcPr>
          <w:p w14:paraId="3B9D4C14" w14:textId="77777777" w:rsidR="006F4ECA" w:rsidRDefault="004976EE" w:rsidP="00E1092B">
            <w:pPr>
              <w:spacing w:before="120" w:after="120" w:line="240" w:lineRule="auto"/>
            </w:pPr>
            <w:r>
              <w:t>10:10, 10:20, 10:30, 20:10, 20:30, 30:10, 30:20</w:t>
            </w:r>
          </w:p>
        </w:tc>
      </w:tr>
      <w:tr w:rsidR="00260931" w14:paraId="7DB44223" w14:textId="77777777" w:rsidTr="006C2EF6">
        <w:tc>
          <w:tcPr>
            <w:tcW w:w="2504" w:type="pct"/>
            <w:vAlign w:val="center"/>
          </w:tcPr>
          <w:p w14:paraId="60226F6C" w14:textId="559D9CEA" w:rsidR="00260931" w:rsidRPr="00374FC7" w:rsidRDefault="00260931" w:rsidP="00E1092B">
            <w:pPr>
              <w:spacing w:before="120" w:after="120" w:line="240" w:lineRule="auto"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>pH</w:t>
            </w:r>
            <w:r w:rsidR="00AA7C33">
              <w:rPr>
                <w:b/>
                <w:bCs/>
                <w:lang w:val="fr-FR"/>
              </w:rPr>
              <w:t xml:space="preserve"> of complex solution</w:t>
            </w:r>
          </w:p>
        </w:tc>
        <w:tc>
          <w:tcPr>
            <w:tcW w:w="2496" w:type="pct"/>
            <w:vAlign w:val="center"/>
          </w:tcPr>
          <w:p w14:paraId="241967EA" w14:textId="6172A08A" w:rsidR="00260931" w:rsidRDefault="00AA7C33" w:rsidP="00E1092B">
            <w:pPr>
              <w:spacing w:before="120" w:after="120" w:line="240" w:lineRule="auto"/>
            </w:pPr>
            <w:r>
              <w:t>2, 5, 7</w:t>
            </w:r>
          </w:p>
        </w:tc>
      </w:tr>
    </w:tbl>
    <w:p w14:paraId="6E96D39D" w14:textId="0BE30681" w:rsidR="00487C76" w:rsidRDefault="00CB5D7A" w:rsidP="00920758"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30C18EE" wp14:editId="2B0D79E4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918835" cy="256540"/>
                <wp:effectExtent l="0" t="0" r="24765" b="10160"/>
                <wp:wrapNone/>
                <wp:docPr id="886036314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695C" w14:textId="5CCE68F9" w:rsidR="005531F3" w:rsidRPr="00920758" w:rsidRDefault="005531F3" w:rsidP="00920758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920758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920758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920758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920758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1</w:t>
                            </w:r>
                            <w:r w:rsidR="00FE1D2F" w:rsidRPr="00920758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920758">
                              <w:rPr>
                                <w:i/>
                                <w:iCs/>
                                <w:sz w:val="20"/>
                              </w:rPr>
                              <w:t>: Independent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18EE" id="Text Box 47" o:spid="_x0000_s1043" type="#_x0000_t202" style="position:absolute;margin-left:0;margin-top:4.4pt;width:466.05pt;height:20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8//HAIAADMEAAAOAAAAZHJzL2Uyb0RvYy54bWysU81u2zAMvg/YOwi6L06yuE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">
                <v:textbox>
                  <w:txbxContent>
                    <w:p w14:paraId="4185695C" w14:textId="5CCE68F9" w:rsidR="005531F3" w:rsidRPr="00920758" w:rsidRDefault="005531F3" w:rsidP="00920758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920758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920758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920758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920758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587BF4">
                        <w:rPr>
                          <w:i/>
                          <w:iCs/>
                          <w:noProof/>
                          <w:sz w:val="20"/>
                        </w:rPr>
                        <w:t>1</w:t>
                      </w:r>
                      <w:r w:rsidR="00FE1D2F" w:rsidRPr="00920758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920758">
                        <w:rPr>
                          <w:i/>
                          <w:iCs/>
                          <w:sz w:val="20"/>
                        </w:rPr>
                        <w:t>: Independent variables</w:t>
                      </w:r>
                    </w:p>
                  </w:txbxContent>
                </v:textbox>
              </v:shape>
            </w:pict>
          </mc:Fallback>
        </mc:AlternateContent>
      </w:r>
    </w:p>
    <w:p w14:paraId="2B412CE4" w14:textId="77777777" w:rsidR="00827BD2" w:rsidRDefault="00540ED9" w:rsidP="00540ED9">
      <w:pPr>
        <w:pStyle w:val="Heading2"/>
      </w:pPr>
      <w:bookmarkStart w:id="596" w:name="_Toc162731380"/>
      <w:r>
        <w:t>7.2 Dependent</w:t>
      </w:r>
      <w:bookmarkEnd w:id="5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04D5" w14:paraId="5AB7519B" w14:textId="77777777" w:rsidTr="00534C16">
        <w:tc>
          <w:tcPr>
            <w:tcW w:w="9576" w:type="dxa"/>
            <w:vAlign w:val="center"/>
          </w:tcPr>
          <w:p w14:paraId="7E63EE3B" w14:textId="77777777" w:rsidR="00EA04D5" w:rsidRPr="00534C16" w:rsidRDefault="00EA04D5" w:rsidP="00534C16">
            <w:pPr>
              <w:spacing w:before="120" w:after="120" w:line="240" w:lineRule="auto"/>
              <w:rPr>
                <w:b/>
                <w:bCs/>
              </w:rPr>
            </w:pPr>
            <w:r w:rsidRPr="00534C16">
              <w:rPr>
                <w:b/>
                <w:bCs/>
              </w:rPr>
              <w:t xml:space="preserve">Absorbance value for each solution at </w:t>
            </w:r>
            <w:r w:rsidRPr="00534C16">
              <w:rPr>
                <w:rFonts w:cs="Times New Roman"/>
                <w:b/>
                <w:bCs/>
              </w:rPr>
              <w:t>λ</w:t>
            </w:r>
            <w:r w:rsidRPr="00534C16">
              <w:rPr>
                <w:b/>
                <w:bCs/>
                <w:vertAlign w:val="subscript"/>
              </w:rPr>
              <w:t>max</w:t>
            </w:r>
          </w:p>
        </w:tc>
      </w:tr>
      <w:tr w:rsidR="00EA04D5" w14:paraId="5442C50F" w14:textId="77777777" w:rsidTr="00534C16">
        <w:tc>
          <w:tcPr>
            <w:tcW w:w="9576" w:type="dxa"/>
            <w:vAlign w:val="center"/>
          </w:tcPr>
          <w:p w14:paraId="45C29108" w14:textId="77777777" w:rsidR="00EA04D5" w:rsidRPr="00534C16" w:rsidRDefault="00FE67D7" w:rsidP="00534C16">
            <w:pPr>
              <w:spacing w:before="120" w:after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Calculated value of I</w:t>
            </w:r>
            <w:r w:rsidR="00EA04D5" w:rsidRPr="00534C16">
              <w:rPr>
                <w:b/>
                <w:bCs/>
              </w:rPr>
              <w:t>E from the absorbance</w:t>
            </w:r>
          </w:p>
        </w:tc>
      </w:tr>
    </w:tbl>
    <w:p w14:paraId="208EB288" w14:textId="753DFCD2" w:rsidR="008D1F8D" w:rsidRPr="008D1F8D" w:rsidRDefault="00CB5D7A" w:rsidP="008D1F8D">
      <w:r>
        <w:rPr>
          <w:noProof/>
          <w:lang w:eastAsia="zh-TW"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22554F3" wp14:editId="45C7CEF9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5918835" cy="311785"/>
                <wp:effectExtent l="0" t="0" r="24765" b="12065"/>
                <wp:wrapNone/>
                <wp:docPr id="96344421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F4098" w14:textId="321C7BEA" w:rsidR="005531F3" w:rsidRPr="00D854D6" w:rsidRDefault="005531F3" w:rsidP="00D854D6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D854D6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D854D6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D854D6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D854D6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</w:t>
                            </w:r>
                            <w:r w:rsidR="00FE1D2F" w:rsidRPr="00D854D6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D854D6">
                              <w:rPr>
                                <w:i/>
                                <w:iCs/>
                                <w:sz w:val="20"/>
                              </w:rPr>
                              <w:t>: Dependent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554F3" id="Text Box 48" o:spid="_x0000_s1044" type="#_x0000_t202" style="position:absolute;margin-left:0;margin-top:3.1pt;width:466.05pt;height:24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">
                <v:textbox>
                  <w:txbxContent>
                    <w:p w14:paraId="2CBF4098" w14:textId="321C7BEA" w:rsidR="005531F3" w:rsidRPr="00D854D6" w:rsidRDefault="005531F3" w:rsidP="00D854D6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D854D6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D854D6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D854D6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D854D6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587BF4">
                        <w:rPr>
                          <w:i/>
                          <w:iCs/>
                          <w:noProof/>
                          <w:sz w:val="20"/>
                        </w:rPr>
                        <w:t>2</w:t>
                      </w:r>
                      <w:r w:rsidR="00FE1D2F" w:rsidRPr="00D854D6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D854D6">
                        <w:rPr>
                          <w:i/>
                          <w:iCs/>
                          <w:sz w:val="20"/>
                        </w:rPr>
                        <w:t>: Dependent variables</w:t>
                      </w:r>
                    </w:p>
                  </w:txbxContent>
                </v:textbox>
              </v:shape>
            </w:pict>
          </mc:Fallback>
        </mc:AlternateContent>
      </w:r>
    </w:p>
    <w:p w14:paraId="1D63DC55" w14:textId="77777777" w:rsidR="0032640A" w:rsidRDefault="005437E1" w:rsidP="00326D8F">
      <w:pPr>
        <w:pStyle w:val="Heading1"/>
      </w:pPr>
      <w:bookmarkStart w:id="597" w:name="_Toc162731381"/>
      <w:r>
        <w:t>8</w:t>
      </w:r>
      <w:r w:rsidR="00E14E28">
        <w:t xml:space="preserve"> Pre</w:t>
      </w:r>
      <w:r w:rsidR="0072796E">
        <w:t>paration of Reagents</w:t>
      </w:r>
      <w:bookmarkEnd w:id="597"/>
    </w:p>
    <w:p w14:paraId="1B0862F3" w14:textId="77777777" w:rsidR="00995F1F" w:rsidRDefault="005437E1" w:rsidP="00A36370">
      <w:pPr>
        <w:pStyle w:val="Heading2"/>
      </w:pPr>
      <w:bookmarkStart w:id="598" w:name="_Toc162731382"/>
      <w:r>
        <w:t>8</w:t>
      </w:r>
      <w:r w:rsidR="0072796E">
        <w:t>.1 Preparation of CuSO</w:t>
      </w:r>
      <w:r w:rsidR="0072796E" w:rsidRPr="00287546">
        <w:rPr>
          <w:vertAlign w:val="subscript"/>
        </w:rPr>
        <w:t>4</w:t>
      </w:r>
      <w:r w:rsidR="00BC3FA7">
        <w:t xml:space="preserve"> standard</w:t>
      </w:r>
      <w:r w:rsidR="0072796E">
        <w:t>s</w:t>
      </w:r>
      <w:r w:rsidR="00BC3FA7">
        <w:t xml:space="preserve"> of varying c</w:t>
      </w:r>
      <w:r w:rsidR="0072796E">
        <w:t>oncentrations</w:t>
      </w:r>
      <w:bookmarkEnd w:id="5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4"/>
        <w:gridCol w:w="4666"/>
      </w:tblGrid>
      <w:tr w:rsidR="00FF5825" w14:paraId="6ABAB338" w14:textId="77777777" w:rsidTr="005E586D">
        <w:tc>
          <w:tcPr>
            <w:tcW w:w="4788" w:type="dxa"/>
            <w:vAlign w:val="center"/>
          </w:tcPr>
          <w:p w14:paraId="2BC8D55A" w14:textId="77777777" w:rsidR="00FF5825" w:rsidRPr="000D6518" w:rsidRDefault="00FF5825" w:rsidP="000D6518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0D6518">
              <w:rPr>
                <w:b/>
                <w:bCs/>
              </w:rPr>
              <w:t>CuSO</w:t>
            </w:r>
            <w:r w:rsidRPr="000D6518">
              <w:rPr>
                <w:b/>
                <w:bCs/>
                <w:vertAlign w:val="subscript"/>
              </w:rPr>
              <w:t>4</w:t>
            </w:r>
            <w:r w:rsidRPr="000D6518">
              <w:rPr>
                <w:b/>
                <w:bCs/>
              </w:rPr>
              <w:t xml:space="preserve"> Concentration in </w:t>
            </w:r>
            <w:r w:rsidR="00D636C1">
              <w:rPr>
                <w:b/>
                <w:bCs/>
              </w:rPr>
              <w:t>(</w:t>
            </w:r>
            <w:r w:rsidRPr="000D6518">
              <w:rPr>
                <w:b/>
                <w:bCs/>
              </w:rPr>
              <w:t>moldm</w:t>
            </w:r>
            <w:r w:rsidRPr="000D6518">
              <w:rPr>
                <w:b/>
                <w:bCs/>
                <w:vertAlign w:val="superscript"/>
              </w:rPr>
              <w:t>-3</w:t>
            </w:r>
            <w:r w:rsidR="00D636C1" w:rsidRPr="00D636C1">
              <w:rPr>
                <w:b/>
                <w:bCs/>
              </w:rPr>
              <w:t>)</w:t>
            </w:r>
          </w:p>
        </w:tc>
        <w:tc>
          <w:tcPr>
            <w:tcW w:w="4788" w:type="dxa"/>
            <w:vAlign w:val="center"/>
          </w:tcPr>
          <w:p w14:paraId="52ADA5B3" w14:textId="77777777" w:rsidR="00FF5825" w:rsidRPr="000D6518" w:rsidRDefault="005E586D" w:rsidP="00D636C1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0D6518">
              <w:rPr>
                <w:b/>
                <w:bCs/>
              </w:rPr>
              <w:t>Mass required for 100cm</w:t>
            </w:r>
            <w:r w:rsidRPr="000D6518">
              <w:rPr>
                <w:b/>
                <w:bCs/>
                <w:vertAlign w:val="superscript"/>
              </w:rPr>
              <w:t>3</w:t>
            </w:r>
            <w:r w:rsidR="00905E43">
              <w:rPr>
                <w:b/>
                <w:bCs/>
                <w:vertAlign w:val="superscript"/>
              </w:rPr>
              <w:t xml:space="preserve"> </w:t>
            </w:r>
            <w:r w:rsidR="00252F7E" w:rsidRPr="000D6518">
              <w:rPr>
                <w:b/>
                <w:bCs/>
              </w:rPr>
              <w:t xml:space="preserve">of </w:t>
            </w:r>
            <w:r w:rsidRPr="000D6518">
              <w:rPr>
                <w:b/>
                <w:bCs/>
              </w:rPr>
              <w:t xml:space="preserve">standard </w:t>
            </w:r>
            <w:r w:rsidR="00D636C1">
              <w:rPr>
                <w:b/>
                <w:bCs/>
              </w:rPr>
              <w:t>(g)</w:t>
            </w:r>
          </w:p>
        </w:tc>
      </w:tr>
      <w:tr w:rsidR="00FF5825" w14:paraId="69170AB9" w14:textId="77777777" w:rsidTr="005E586D">
        <w:tc>
          <w:tcPr>
            <w:tcW w:w="4788" w:type="dxa"/>
            <w:vAlign w:val="center"/>
          </w:tcPr>
          <w:p w14:paraId="177A5A77" w14:textId="77777777" w:rsidR="00FF5825" w:rsidRDefault="00AC2D73" w:rsidP="003B67C6">
            <w:pPr>
              <w:spacing w:before="60" w:after="60" w:line="240" w:lineRule="auto"/>
              <w:jc w:val="center"/>
            </w:pPr>
            <w:r>
              <w:t>0.</w:t>
            </w:r>
            <w:r w:rsidR="000C76E8">
              <w:t>0</w:t>
            </w:r>
            <w:r>
              <w:t>2</w:t>
            </w:r>
            <w:r w:rsidR="003E2653">
              <w:t>5</w:t>
            </w:r>
          </w:p>
        </w:tc>
        <w:tc>
          <w:tcPr>
            <w:tcW w:w="4788" w:type="dxa"/>
            <w:vAlign w:val="center"/>
          </w:tcPr>
          <w:p w14:paraId="4BED4904" w14:textId="77777777" w:rsidR="00FF5825" w:rsidRDefault="00A64390" w:rsidP="000D6518">
            <w:pPr>
              <w:spacing w:before="60" w:after="60" w:line="240" w:lineRule="auto"/>
              <w:jc w:val="center"/>
            </w:pPr>
            <w:r>
              <w:t>0.624</w:t>
            </w:r>
            <w:r w:rsidR="001039CE">
              <w:t xml:space="preserve"> </w:t>
            </w:r>
            <w:r w:rsidR="003E2653">
              <w:t>± 0.001</w:t>
            </w:r>
          </w:p>
        </w:tc>
      </w:tr>
      <w:tr w:rsidR="00FF5825" w14:paraId="2AC0BEF2" w14:textId="77777777" w:rsidTr="005E586D">
        <w:tc>
          <w:tcPr>
            <w:tcW w:w="4788" w:type="dxa"/>
            <w:vAlign w:val="center"/>
          </w:tcPr>
          <w:p w14:paraId="3403471B" w14:textId="77777777" w:rsidR="00FF5825" w:rsidRDefault="00FD0188" w:rsidP="003B67C6">
            <w:pPr>
              <w:spacing w:before="60" w:after="60" w:line="240" w:lineRule="auto"/>
              <w:jc w:val="center"/>
            </w:pPr>
            <w:r>
              <w:t>0.05</w:t>
            </w:r>
            <w:r w:rsidR="008525FB">
              <w:t>0</w:t>
            </w:r>
          </w:p>
        </w:tc>
        <w:tc>
          <w:tcPr>
            <w:tcW w:w="4788" w:type="dxa"/>
            <w:vAlign w:val="center"/>
          </w:tcPr>
          <w:p w14:paraId="7CCB9FDC" w14:textId="77777777" w:rsidR="00FF5825" w:rsidRDefault="00AC2D73" w:rsidP="000D6518">
            <w:pPr>
              <w:spacing w:before="60" w:after="60" w:line="240" w:lineRule="auto"/>
              <w:jc w:val="center"/>
            </w:pPr>
            <w:r>
              <w:t>1.248 ± 0.001</w:t>
            </w:r>
          </w:p>
        </w:tc>
      </w:tr>
      <w:tr w:rsidR="00FF5825" w14:paraId="7E42B158" w14:textId="77777777" w:rsidTr="005E586D">
        <w:tc>
          <w:tcPr>
            <w:tcW w:w="4788" w:type="dxa"/>
            <w:vAlign w:val="center"/>
          </w:tcPr>
          <w:p w14:paraId="3F6A25DA" w14:textId="77777777" w:rsidR="00FF5825" w:rsidRDefault="00AC2D73" w:rsidP="003B67C6">
            <w:pPr>
              <w:spacing w:before="60" w:after="60" w:line="240" w:lineRule="auto"/>
              <w:jc w:val="center"/>
            </w:pPr>
            <w:r>
              <w:t>0.</w:t>
            </w:r>
            <w:r w:rsidR="000C76E8">
              <w:t>0</w:t>
            </w:r>
            <w:r w:rsidR="00FD0188">
              <w:t>75</w:t>
            </w:r>
          </w:p>
        </w:tc>
        <w:tc>
          <w:tcPr>
            <w:tcW w:w="4788" w:type="dxa"/>
            <w:vAlign w:val="center"/>
          </w:tcPr>
          <w:p w14:paraId="663AF129" w14:textId="77777777" w:rsidR="00FF5825" w:rsidRDefault="000508F1" w:rsidP="000D6518">
            <w:pPr>
              <w:spacing w:before="60" w:after="60" w:line="240" w:lineRule="auto"/>
              <w:jc w:val="center"/>
            </w:pPr>
            <w:r>
              <w:t>1.872</w:t>
            </w:r>
            <w:r w:rsidR="001039CE">
              <w:t xml:space="preserve"> </w:t>
            </w:r>
            <w:r w:rsidR="00AC2D73">
              <w:t>± 0.001</w:t>
            </w:r>
          </w:p>
        </w:tc>
      </w:tr>
    </w:tbl>
    <w:p w14:paraId="5F9A7C0C" w14:textId="77777777" w:rsidR="008C191D" w:rsidRDefault="00F509CE" w:rsidP="004040AC">
      <w:pPr>
        <w:spacing w:before="240"/>
      </w:pPr>
      <w:r>
        <w:t>The required mass of CuSO</w:t>
      </w:r>
      <w:r w:rsidRPr="00F509CE">
        <w:rPr>
          <w:vertAlign w:val="subscript"/>
        </w:rPr>
        <w:t>4</w:t>
      </w:r>
      <w:r>
        <w:t xml:space="preserve"> (M</w:t>
      </w:r>
      <w:r w:rsidRPr="00F509CE">
        <w:rPr>
          <w:vertAlign w:val="subscript"/>
        </w:rPr>
        <w:t>r</w:t>
      </w:r>
      <w:r>
        <w:t xml:space="preserve"> = 249.609) </w:t>
      </w:r>
      <w:r w:rsidR="00A335A2">
        <w:t xml:space="preserve">for each concentration </w:t>
      </w:r>
      <w:r>
        <w:t>was measured using an</w:t>
      </w:r>
      <w:r w:rsidR="00050DD3">
        <w:t xml:space="preserve"> electronic top pan balance and</w:t>
      </w:r>
      <w:r>
        <w:t xml:space="preserve"> diluted to 100.0 ± 0.5cm</w:t>
      </w:r>
      <w:r w:rsidRPr="002410F6">
        <w:rPr>
          <w:vertAlign w:val="superscript"/>
        </w:rPr>
        <w:t>3</w:t>
      </w:r>
      <w:r>
        <w:t xml:space="preserve"> using a standard flask</w:t>
      </w:r>
      <w:r w:rsidR="00094B88">
        <w:t>.</w:t>
      </w:r>
      <w:ins w:id="599" w:author="TIPS" w:date="2024-02-11T23:14:00Z">
        <w:r w:rsidR="007C70CA">
          <w:t xml:space="preserve"> </w:t>
        </w:r>
      </w:ins>
      <w:r w:rsidR="00094B88">
        <w:t>Before use, the standard flasks were</w:t>
      </w:r>
      <w:r>
        <w:t xml:space="preserve"> shaken thoroughly to ensure uniform composition.</w:t>
      </w:r>
    </w:p>
    <w:p w14:paraId="4495B499" w14:textId="77777777" w:rsidR="00016D3C" w:rsidRDefault="005437E1" w:rsidP="00BA3697">
      <w:pPr>
        <w:pStyle w:val="Heading2"/>
      </w:pPr>
      <w:bookmarkStart w:id="600" w:name="_Toc162731383"/>
      <w:r>
        <w:lastRenderedPageBreak/>
        <w:t>8</w:t>
      </w:r>
      <w:r w:rsidR="00656519">
        <w:t>.2 Preparation of ligand solution</w:t>
      </w:r>
      <w:r w:rsidR="004068EA">
        <w:t>s</w:t>
      </w:r>
      <w:bookmarkEnd w:id="600"/>
    </w:p>
    <w:p w14:paraId="3E3E1C10" w14:textId="77777777" w:rsidR="00E92EA5" w:rsidRDefault="00DB4A70" w:rsidP="00EE4F12">
      <w:r>
        <w:rPr>
          <w:b/>
          <w:bCs/>
        </w:rPr>
        <w:t xml:space="preserve">Step 1: </w:t>
      </w:r>
      <w:r w:rsidR="004561CF" w:rsidRPr="004561CF">
        <w:t xml:space="preserve">The </w:t>
      </w:r>
      <w:r w:rsidR="004561CF">
        <w:t xml:space="preserve">required </w:t>
      </w:r>
      <w:r w:rsidR="004561CF" w:rsidRPr="004561CF">
        <w:t xml:space="preserve">mass of PPP </w:t>
      </w:r>
      <w:r w:rsidR="00FA34BB">
        <w:t xml:space="preserve">(as measured by the electronic top pan balance) </w:t>
      </w:r>
      <w:r w:rsidR="005938A2">
        <w:t>is</w:t>
      </w:r>
      <w:r w:rsidR="004561CF" w:rsidRPr="004561CF">
        <w:t xml:space="preserve"> transferred to a beaker</w:t>
      </w:r>
      <w:r w:rsidR="00FA34BB">
        <w:t xml:space="preserve"> using a spatula.</w:t>
      </w:r>
    </w:p>
    <w:p w14:paraId="6FC75A6A" w14:textId="77777777" w:rsidR="00FA34BB" w:rsidRDefault="00FA34BB" w:rsidP="00EE4F12">
      <w:r>
        <w:rPr>
          <w:b/>
          <w:bCs/>
        </w:rPr>
        <w:t xml:space="preserve">Step 2: </w:t>
      </w:r>
      <w:r>
        <w:t>50</w:t>
      </w:r>
      <w:r w:rsidR="00905E43" w:rsidRPr="00905E43">
        <w:t>cm</w:t>
      </w:r>
      <w:r w:rsidR="00905E43" w:rsidRPr="00905E43">
        <w:rPr>
          <w:vertAlign w:val="superscript"/>
        </w:rPr>
        <w:t>3</w:t>
      </w:r>
      <w:r>
        <w:t xml:space="preserve"> of solvent </w:t>
      </w:r>
      <w:r w:rsidR="005938A2">
        <w:t>is</w:t>
      </w:r>
      <w:r>
        <w:t xml:space="preserve"> added to the beaker (as measured by a 100</w:t>
      </w:r>
      <w:r w:rsidR="00905E43">
        <w:t>cm3</w:t>
      </w:r>
      <w:r>
        <w:t xml:space="preserve"> measuring cylinder)</w:t>
      </w:r>
      <w:r w:rsidR="00FD172E">
        <w:t>.</w:t>
      </w:r>
    </w:p>
    <w:p w14:paraId="4DE49516" w14:textId="77777777" w:rsidR="00FD172E" w:rsidRDefault="00FD172E" w:rsidP="00EE4F12">
      <w:r>
        <w:rPr>
          <w:b/>
          <w:bCs/>
        </w:rPr>
        <w:t xml:space="preserve">Step 3: </w:t>
      </w:r>
      <w:r w:rsidRPr="004561CF">
        <w:t>The</w:t>
      </w:r>
      <w:r>
        <w:t xml:space="preserve"> beaker </w:t>
      </w:r>
      <w:r w:rsidR="005E6EC1">
        <w:t>is then</w:t>
      </w:r>
      <w:r>
        <w:t xml:space="preserve"> placed in the heating mantle for the required duration at 100</w:t>
      </w:r>
      <w:r w:rsidRPr="00FD172E">
        <w:rPr>
          <w:vertAlign w:val="superscript"/>
        </w:rPr>
        <w:t>o</w:t>
      </w:r>
      <w:r>
        <w:t>C.</w:t>
      </w:r>
    </w:p>
    <w:p w14:paraId="55383B24" w14:textId="77777777" w:rsidR="000E14F4" w:rsidRPr="002948EE" w:rsidRDefault="00C05350" w:rsidP="00EE4F12">
      <w:r>
        <w:rPr>
          <w:b/>
          <w:bCs/>
        </w:rPr>
        <w:t xml:space="preserve">Step 4: </w:t>
      </w:r>
      <w:r>
        <w:t xml:space="preserve">After a </w:t>
      </w:r>
      <w:r w:rsidR="00071EBE">
        <w:t xml:space="preserve">cooldown period of one minute, the extraction solution </w:t>
      </w:r>
      <w:r w:rsidR="000B1313">
        <w:t xml:space="preserve">is </w:t>
      </w:r>
      <w:r w:rsidR="00071EBE">
        <w:t>filtered to remove the PPP</w:t>
      </w:r>
      <w:r w:rsidR="009428ED">
        <w:t xml:space="preserve"> </w:t>
      </w:r>
      <w:r w:rsidR="00BE69B1">
        <w:t xml:space="preserve">and </w:t>
      </w:r>
      <w:r w:rsidR="00BB4661">
        <w:t>20</w:t>
      </w:r>
      <w:r w:rsidR="00905E43" w:rsidRPr="00905E43">
        <w:t>cm</w:t>
      </w:r>
      <w:r w:rsidR="00905E43" w:rsidRPr="00905E43">
        <w:rPr>
          <w:vertAlign w:val="superscript"/>
        </w:rPr>
        <w:t>3</w:t>
      </w:r>
      <w:r w:rsidR="00FE1D2F" w:rsidRPr="00FE1D2F">
        <w:rPr>
          <w:color w:val="FF0000"/>
          <w:rPrChange w:id="601" w:author="Bindhu" w:date="2024-02-11T16:05:00Z">
            <w:rPr>
              <w:rFonts w:eastAsiaTheme="majorEastAsia" w:cstheme="majorBidi"/>
              <w:b/>
              <w:sz w:val="16"/>
              <w:szCs w:val="16"/>
            </w:rPr>
          </w:rPrChange>
        </w:rPr>
        <w:t xml:space="preserve"> </w:t>
      </w:r>
      <w:r w:rsidR="00BB4661">
        <w:t xml:space="preserve">of the solution </w:t>
      </w:r>
      <w:r w:rsidR="00C90A63">
        <w:t>is then</w:t>
      </w:r>
      <w:r w:rsidR="00BB4661">
        <w:t xml:space="preserve"> transferred to a flask using a pipette.</w:t>
      </w:r>
    </w:p>
    <w:p w14:paraId="6941BF39" w14:textId="77777777" w:rsidR="008E4587" w:rsidRDefault="008E4587" w:rsidP="008E4587">
      <w:pPr>
        <w:pStyle w:val="Heading2"/>
        <w:rPr>
          <w:ins w:id="602" w:author="TIPS" w:date="2024-02-19T12:22:00Z"/>
        </w:rPr>
      </w:pPr>
      <w:bookmarkStart w:id="603" w:name="_Toc162731384"/>
      <w:ins w:id="604" w:author="TIPS" w:date="2024-02-19T12:22:00Z">
        <w:r>
          <w:t>8</w:t>
        </w:r>
        <w:r w:rsidR="00D32AD8">
          <w:t>.</w:t>
        </w:r>
      </w:ins>
      <w:ins w:id="605" w:author="TIPS" w:date="2024-02-19T12:24:00Z">
        <w:r w:rsidR="00D32AD8">
          <w:t>3</w:t>
        </w:r>
      </w:ins>
      <w:ins w:id="606" w:author="TIPS" w:date="2024-02-19T12:22:00Z">
        <w:r>
          <w:t xml:space="preserve"> Preparation of </w:t>
        </w:r>
      </w:ins>
      <w:ins w:id="607" w:author="TIPS" w:date="2024-02-19T12:25:00Z">
        <w:r w:rsidR="00D32AD8">
          <w:t>complex</w:t>
        </w:r>
      </w:ins>
      <w:ins w:id="608" w:author="TIPS" w:date="2024-02-19T12:22:00Z">
        <w:r>
          <w:t xml:space="preserve"> solutions</w:t>
        </w:r>
        <w:bookmarkEnd w:id="603"/>
      </w:ins>
    </w:p>
    <w:p w14:paraId="1A51E42C" w14:textId="77777777" w:rsidR="00B514B5" w:rsidRDefault="008E4587" w:rsidP="00EE4F12">
      <w:pPr>
        <w:rPr>
          <w:ins w:id="609" w:author="TIPS" w:date="2024-02-19T12:22:00Z"/>
        </w:rPr>
      </w:pPr>
      <w:ins w:id="610" w:author="TIPS" w:date="2024-02-19T12:22:00Z">
        <w:r>
          <w:rPr>
            <w:b/>
            <w:bCs/>
          </w:rPr>
          <w:t xml:space="preserve">Step 1: </w:t>
        </w:r>
      </w:ins>
      <w:ins w:id="611" w:author="TIPS" w:date="2024-02-19T12:27:00Z">
        <w:r w:rsidR="00D75BFB">
          <w:t xml:space="preserve">The required </w:t>
        </w:r>
      </w:ins>
      <w:ins w:id="612" w:author="TIPS" w:date="2024-02-19T12:36:00Z">
        <w:r w:rsidR="006821D0">
          <w:t>volume</w:t>
        </w:r>
      </w:ins>
      <w:ins w:id="613" w:author="TIPS" w:date="2024-02-19T12:34:00Z">
        <w:r w:rsidR="00B514B5">
          <w:t xml:space="preserve"> of the </w:t>
        </w:r>
        <w:r w:rsidR="00C56656">
          <w:t xml:space="preserve">ligand solution is </w:t>
        </w:r>
      </w:ins>
      <w:ins w:id="614" w:author="TIPS" w:date="2024-02-19T12:36:00Z">
        <w:r w:rsidR="006821D0">
          <w:t>transferred to a flask</w:t>
        </w:r>
      </w:ins>
      <w:ins w:id="615" w:author="TIPS" w:date="2024-02-19T12:34:00Z">
        <w:r w:rsidR="00C56656">
          <w:t xml:space="preserve"> using a pipette</w:t>
        </w:r>
      </w:ins>
      <w:ins w:id="616" w:author="TIPS" w:date="2024-02-19T12:36:00Z">
        <w:r w:rsidR="006821D0">
          <w:t>.</w:t>
        </w:r>
      </w:ins>
    </w:p>
    <w:p w14:paraId="52AB2621" w14:textId="77777777" w:rsidR="008E4587" w:rsidRPr="006821D0" w:rsidRDefault="008E4587" w:rsidP="00EE4F12">
      <w:pPr>
        <w:rPr>
          <w:ins w:id="617" w:author="TIPS" w:date="2024-02-19T12:22:00Z"/>
        </w:rPr>
      </w:pPr>
      <w:ins w:id="618" w:author="TIPS" w:date="2024-02-19T12:22:00Z">
        <w:r>
          <w:rPr>
            <w:b/>
            <w:bCs/>
          </w:rPr>
          <w:t>Step 2:</w:t>
        </w:r>
      </w:ins>
      <w:ins w:id="619" w:author="TIPS" w:date="2024-02-19T12:37:00Z">
        <w:r w:rsidR="006821D0">
          <w:t xml:space="preserve">  The required volume and concentration </w:t>
        </w:r>
        <w:r w:rsidR="00CC1182">
          <w:t xml:space="preserve">of the copper </w:t>
        </w:r>
      </w:ins>
      <w:ins w:id="620" w:author="TIPS" w:date="2024-02-19T12:38:00Z">
        <w:r w:rsidR="00EC631E">
          <w:t>standard is added to the flask using a pipette.</w:t>
        </w:r>
      </w:ins>
    </w:p>
    <w:p w14:paraId="0AE29808" w14:textId="77777777" w:rsidR="008E4587" w:rsidRDefault="008E4587" w:rsidP="00EE4F12">
      <w:pPr>
        <w:rPr>
          <w:ins w:id="621" w:author="TIPS" w:date="2024-02-19T12:22:00Z"/>
        </w:rPr>
      </w:pPr>
      <w:ins w:id="622" w:author="TIPS" w:date="2024-02-19T12:22:00Z">
        <w:r>
          <w:rPr>
            <w:b/>
            <w:bCs/>
          </w:rPr>
          <w:t xml:space="preserve">Step 3: </w:t>
        </w:r>
        <w:r w:rsidRPr="004561CF">
          <w:t>The</w:t>
        </w:r>
        <w:r>
          <w:t xml:space="preserve"> </w:t>
        </w:r>
      </w:ins>
      <w:ins w:id="623" w:author="TIPS" w:date="2024-02-19T12:40:00Z">
        <w:r w:rsidR="00F10E65">
          <w:t>flask</w:t>
        </w:r>
      </w:ins>
      <w:ins w:id="624" w:author="TIPS" w:date="2024-02-19T12:22:00Z">
        <w:r>
          <w:t xml:space="preserve"> is then</w:t>
        </w:r>
      </w:ins>
      <w:ins w:id="625" w:author="TIPS" w:date="2024-02-19T12:40:00Z">
        <w:r w:rsidR="00F10E65">
          <w:t xml:space="preserve"> left to equilibrate in the rotary shaker</w:t>
        </w:r>
      </w:ins>
      <w:ins w:id="626" w:author="TIPS" w:date="2024-02-19T12:22:00Z">
        <w:r>
          <w:t xml:space="preserve"> for </w:t>
        </w:r>
      </w:ins>
      <w:ins w:id="627" w:author="TIPS" w:date="2024-02-19T12:40:00Z">
        <w:r w:rsidR="00F10E65">
          <w:t>3 hours</w:t>
        </w:r>
      </w:ins>
      <w:ins w:id="628" w:author="TIPS" w:date="2024-02-19T12:22:00Z">
        <w:r>
          <w:t>.</w:t>
        </w:r>
      </w:ins>
    </w:p>
    <w:p w14:paraId="31EF2ECB" w14:textId="77777777" w:rsidR="006F2124" w:rsidRDefault="008E4587">
      <w:pPr>
        <w:pPrChange w:id="629" w:author="TIPS" w:date="2024-02-19T12:22:00Z">
          <w:pPr>
            <w:pStyle w:val="Heading1"/>
          </w:pPr>
        </w:pPrChange>
      </w:pPr>
      <w:ins w:id="630" w:author="TIPS" w:date="2024-02-19T12:22:00Z">
        <w:r>
          <w:rPr>
            <w:b/>
            <w:bCs/>
          </w:rPr>
          <w:t xml:space="preserve">Step 4: </w:t>
        </w:r>
      </w:ins>
      <w:ins w:id="631" w:author="TIPS" w:date="2024-02-19T12:41:00Z">
        <w:r w:rsidR="00F10E65">
          <w:t>Then a sample is taken from the complexed solution in the flask</w:t>
        </w:r>
        <w:r w:rsidR="006D2434">
          <w:t xml:space="preserve"> for further analysis</w:t>
        </w:r>
      </w:ins>
      <w:ins w:id="632" w:author="TIPS" w:date="2024-02-19T12:22:00Z">
        <w:r>
          <w:t>.</w:t>
        </w:r>
      </w:ins>
    </w:p>
    <w:p w14:paraId="2E0FC8F1" w14:textId="5F9C84C8" w:rsidR="005521B5" w:rsidRDefault="005521B5" w:rsidP="005521B5">
      <w:pPr>
        <w:pStyle w:val="Heading2"/>
      </w:pPr>
      <w:bookmarkStart w:id="633" w:name="_Toc162731385"/>
      <w:ins w:id="634" w:author="TIPS" w:date="2024-02-19T12:22:00Z">
        <w:r>
          <w:t>8.</w:t>
        </w:r>
      </w:ins>
      <w:r>
        <w:t>4</w:t>
      </w:r>
      <w:ins w:id="635" w:author="TIPS" w:date="2024-02-19T12:22:00Z">
        <w:r>
          <w:t xml:space="preserve"> Preparation of </w:t>
        </w:r>
      </w:ins>
      <w:r>
        <w:t>pH 2 buffer</w:t>
      </w:r>
      <w:bookmarkEnd w:id="633"/>
    </w:p>
    <w:p w14:paraId="6D694DE1" w14:textId="1C3E3C65" w:rsidR="005521B5" w:rsidRDefault="005521B5" w:rsidP="005521B5">
      <w:pPr>
        <w:pStyle w:val="Heading3"/>
      </w:pPr>
      <w:bookmarkStart w:id="636" w:name="_Toc162731386"/>
      <w:r>
        <w:t>8.4.1 Reagent 1 Preparation (0.</w:t>
      </w:r>
      <w:r w:rsidR="00081DAC">
        <w:t>2</w:t>
      </w:r>
      <w:r>
        <w:t>0 moldm</w:t>
      </w:r>
      <w:r w:rsidRPr="004D5FC2">
        <w:rPr>
          <w:vertAlign w:val="superscript"/>
        </w:rPr>
        <w:t>-3</w:t>
      </w:r>
      <w:r>
        <w:t xml:space="preserve"> </w:t>
      </w:r>
      <w:r w:rsidR="00081DAC">
        <w:t>Hydrochloric Acid</w:t>
      </w:r>
      <w:r>
        <w:t>)</w:t>
      </w:r>
      <w:bookmarkEnd w:id="636"/>
    </w:p>
    <w:p w14:paraId="03277BE2" w14:textId="77818A6A" w:rsidR="005521B5" w:rsidRDefault="005521B5" w:rsidP="005521B5">
      <w:ins w:id="637" w:author="TIPS" w:date="2024-02-19T12:22:00Z">
        <w:r>
          <w:rPr>
            <w:b/>
            <w:bCs/>
          </w:rPr>
          <w:t xml:space="preserve">Step 1: </w:t>
        </w:r>
      </w:ins>
      <w:r w:rsidR="00081DAC">
        <w:t>1cm</w:t>
      </w:r>
      <w:r w:rsidR="00081DAC" w:rsidRPr="00081DAC">
        <w:rPr>
          <w:vertAlign w:val="superscript"/>
        </w:rPr>
        <w:t>3</w:t>
      </w:r>
      <w:r w:rsidRPr="00080B02">
        <w:t xml:space="preserve"> of </w:t>
      </w:r>
      <w:r w:rsidR="00987523">
        <w:t>Hydrochloric Acid solution</w:t>
      </w:r>
      <w:r>
        <w:t xml:space="preserve"> was </w:t>
      </w:r>
      <w:r w:rsidR="00915AC9">
        <w:t xml:space="preserve">measured using a pipette </w:t>
      </w:r>
      <w:r w:rsidR="0037666B">
        <w:t>then</w:t>
      </w:r>
      <w:r w:rsidR="00915AC9">
        <w:t xml:space="preserve"> </w:t>
      </w:r>
      <w:r w:rsidR="00F14446">
        <w:t>added to 50cm</w:t>
      </w:r>
      <w:r w:rsidR="00F14446" w:rsidRPr="00F14446">
        <w:rPr>
          <w:vertAlign w:val="superscript"/>
        </w:rPr>
        <w:t>3</w:t>
      </w:r>
      <w:r w:rsidR="00F14446">
        <w:t xml:space="preserve"> of distilled water in a measuring cylinder</w:t>
      </w:r>
      <w:r>
        <w:t>.</w:t>
      </w:r>
    </w:p>
    <w:p w14:paraId="05C1BC19" w14:textId="22562A6A" w:rsidR="00732849" w:rsidRDefault="0F7C12B0" w:rsidP="005521B5">
      <w:r w:rsidRPr="0F7C12B0">
        <w:rPr>
          <w:b/>
          <w:bCs/>
        </w:rPr>
        <w:t>Step 2:</w:t>
      </w:r>
      <w:r>
        <w:t xml:space="preserve"> The solution was transferred to a 100cm</w:t>
      </w:r>
      <w:r w:rsidRPr="0F7C12B0">
        <w:rPr>
          <w:vertAlign w:val="superscript"/>
        </w:rPr>
        <w:t>3</w:t>
      </w:r>
      <w:r>
        <w:t xml:space="preserve"> standard flask and the standard flask was filled with distilled water until the 100cm</w:t>
      </w:r>
      <w:r w:rsidRPr="0F7C12B0">
        <w:rPr>
          <w:vertAlign w:val="superscript"/>
        </w:rPr>
        <w:t>3</w:t>
      </w:r>
      <w:r>
        <w:t xml:space="preserve"> mark.</w:t>
      </w:r>
    </w:p>
    <w:p w14:paraId="4BFD2170" w14:textId="26AF6AAB" w:rsidR="005521B5" w:rsidRDefault="005521B5" w:rsidP="005521B5">
      <w:pPr>
        <w:pStyle w:val="Heading3"/>
      </w:pPr>
      <w:bookmarkStart w:id="638" w:name="_Toc162731387"/>
      <w:r>
        <w:lastRenderedPageBreak/>
        <w:t>8.4.2 Reagent 2 Preparation (0.</w:t>
      </w:r>
      <w:r w:rsidR="002E5475">
        <w:t>2</w:t>
      </w:r>
      <w:r>
        <w:t>0 moldm</w:t>
      </w:r>
      <w:r w:rsidRPr="004D5FC2">
        <w:rPr>
          <w:vertAlign w:val="superscript"/>
        </w:rPr>
        <w:t>-3</w:t>
      </w:r>
      <w:r>
        <w:t xml:space="preserve"> </w:t>
      </w:r>
      <w:r w:rsidR="00C01082">
        <w:t>Potassium Chloride</w:t>
      </w:r>
      <w:r>
        <w:t>)</w:t>
      </w:r>
      <w:bookmarkEnd w:id="638"/>
    </w:p>
    <w:p w14:paraId="48F892B7" w14:textId="223BC642" w:rsidR="005521B5" w:rsidRDefault="005521B5" w:rsidP="005521B5">
      <w:ins w:id="639" w:author="TIPS" w:date="2024-02-19T12:22:00Z">
        <w:r>
          <w:rPr>
            <w:b/>
            <w:bCs/>
          </w:rPr>
          <w:t xml:space="preserve">Step 1: </w:t>
        </w:r>
      </w:ins>
      <w:r>
        <w:t>1.</w:t>
      </w:r>
      <w:r w:rsidR="00FD37E9">
        <w:t>490</w:t>
      </w:r>
      <w:r w:rsidRPr="00080B02">
        <w:t xml:space="preserve">g of </w:t>
      </w:r>
      <w:r w:rsidR="00FD37E9">
        <w:t>Potassium Chloride</w:t>
      </w:r>
      <w:r>
        <w:t xml:space="preserve"> was weighed on a digital scale.</w:t>
      </w:r>
    </w:p>
    <w:p w14:paraId="032145D5" w14:textId="77777777" w:rsidR="005521B5" w:rsidRDefault="005521B5" w:rsidP="005521B5">
      <w:ins w:id="640" w:author="TIPS" w:date="2024-02-19T12:22:00Z">
        <w:r>
          <w:rPr>
            <w:b/>
            <w:bCs/>
          </w:rPr>
          <w:t xml:space="preserve">Step </w:t>
        </w:r>
      </w:ins>
      <w:r>
        <w:rPr>
          <w:b/>
          <w:bCs/>
        </w:rPr>
        <w:t>2:</w:t>
      </w:r>
      <w:r>
        <w:t xml:space="preserve"> The salt was then transferred to a beaker containing 50cm</w:t>
      </w:r>
      <w:r w:rsidRPr="00905E43">
        <w:rPr>
          <w:vertAlign w:val="superscript"/>
        </w:rPr>
        <w:t>3</w:t>
      </w:r>
      <w:r>
        <w:t xml:space="preserve"> distilled water and the solution was stirred thoroughly.</w:t>
      </w:r>
    </w:p>
    <w:p w14:paraId="2E80BD91" w14:textId="77777777" w:rsidR="005521B5" w:rsidRDefault="005521B5" w:rsidP="005521B5">
      <w:r>
        <w:rPr>
          <w:b/>
          <w:bCs/>
        </w:rPr>
        <w:t>Step 3:</w:t>
      </w:r>
      <w:r>
        <w:t xml:space="preserve"> The solution was transferred to a 100cm</w:t>
      </w:r>
      <w:r w:rsidRPr="008520FB">
        <w:rPr>
          <w:vertAlign w:val="superscript"/>
        </w:rPr>
        <w:t>3</w:t>
      </w:r>
      <w:r>
        <w:t xml:space="preserve"> standard flask and the standard flask was filled with distilled water until the 100cm</w:t>
      </w:r>
      <w:r w:rsidRPr="00211953">
        <w:rPr>
          <w:vertAlign w:val="superscript"/>
        </w:rPr>
        <w:t>3</w:t>
      </w:r>
      <w:r>
        <w:t xml:space="preserve"> mark.</w:t>
      </w:r>
    </w:p>
    <w:p w14:paraId="1BF53E92" w14:textId="7AE64E0E" w:rsidR="005521B5" w:rsidRDefault="005521B5" w:rsidP="005521B5">
      <w:pPr>
        <w:pStyle w:val="Heading3"/>
      </w:pPr>
      <w:bookmarkStart w:id="641" w:name="_Toc162731388"/>
      <w:r>
        <w:t>8.</w:t>
      </w:r>
      <w:r w:rsidR="00602273">
        <w:t>4.</w:t>
      </w:r>
      <w:r>
        <w:t>3 Buffer Preparation</w:t>
      </w:r>
      <w:bookmarkEnd w:id="641"/>
    </w:p>
    <w:p w14:paraId="2A6E17D2" w14:textId="3AC0221D" w:rsidR="005521B5" w:rsidRDefault="005521B5" w:rsidP="005521B5">
      <w:r>
        <w:rPr>
          <w:b/>
          <w:bCs/>
        </w:rPr>
        <w:t xml:space="preserve">Step 1: </w:t>
      </w:r>
      <w:r>
        <w:t xml:space="preserve">Using a measuring cylinder, </w:t>
      </w:r>
      <w:r w:rsidR="00A65B53">
        <w:t>13</w:t>
      </w:r>
      <w:r>
        <w:t>.0</w:t>
      </w:r>
      <w:r>
        <w:rPr>
          <w:rFonts w:cs="Times New Roman"/>
        </w:rPr>
        <w:t>±</w:t>
      </w:r>
      <w:r>
        <w:t>0.5 cm</w:t>
      </w:r>
      <w:r w:rsidRPr="00555344">
        <w:rPr>
          <w:vertAlign w:val="superscript"/>
        </w:rPr>
        <w:t>3</w:t>
      </w:r>
      <w:r>
        <w:rPr>
          <w:b/>
          <w:bCs/>
        </w:rPr>
        <w:t xml:space="preserve"> </w:t>
      </w:r>
      <w:r>
        <w:t>of Reagent 1 was measured and transferred to a 250cm</w:t>
      </w:r>
      <w:r w:rsidRPr="00183C2F">
        <w:rPr>
          <w:vertAlign w:val="superscript"/>
        </w:rPr>
        <w:t>3</w:t>
      </w:r>
      <w:r>
        <w:t xml:space="preserve"> beaker.</w:t>
      </w:r>
    </w:p>
    <w:p w14:paraId="3663CF2D" w14:textId="2C7FDC99" w:rsidR="005521B5" w:rsidRDefault="005521B5" w:rsidP="00BA620D">
      <w:r>
        <w:rPr>
          <w:b/>
          <w:bCs/>
        </w:rPr>
        <w:t>Step 2:</w:t>
      </w:r>
      <w:r>
        <w:t xml:space="preserve"> Using a measuring cylinder, </w:t>
      </w:r>
      <w:r w:rsidR="00922D4B">
        <w:t>50</w:t>
      </w:r>
      <w:r>
        <w:rPr>
          <w:rFonts w:cs="Times New Roman"/>
        </w:rPr>
        <w:t>±</w:t>
      </w:r>
      <w:r>
        <w:t>0.5 cm</w:t>
      </w:r>
      <w:r w:rsidRPr="00555344">
        <w:rPr>
          <w:vertAlign w:val="superscript"/>
        </w:rPr>
        <w:t>3</w:t>
      </w:r>
      <w:r>
        <w:rPr>
          <w:b/>
          <w:bCs/>
        </w:rPr>
        <w:t xml:space="preserve"> </w:t>
      </w:r>
      <w:r>
        <w:t>of Reagent 2 was measured and transferred to the same 250cm</w:t>
      </w:r>
      <w:r w:rsidRPr="00183C2F">
        <w:rPr>
          <w:vertAlign w:val="superscript"/>
        </w:rPr>
        <w:t>3</w:t>
      </w:r>
      <w:r>
        <w:t xml:space="preserve"> beaker containing Reagent 1</w:t>
      </w:r>
      <w:r w:rsidR="00484073">
        <w:t>.</w:t>
      </w:r>
    </w:p>
    <w:p w14:paraId="3FD7EF05" w14:textId="635038C3" w:rsidR="00484073" w:rsidRPr="00484073" w:rsidRDefault="00484073" w:rsidP="00BA620D">
      <w:r>
        <w:rPr>
          <w:b/>
          <w:bCs/>
        </w:rPr>
        <w:t>Step 3:</w:t>
      </w:r>
      <w:r>
        <w:t xml:space="preserve"> Using a measuring cylinder, 137</w:t>
      </w:r>
      <w:r w:rsidR="004D4B4F">
        <w:rPr>
          <w:rFonts w:cs="Times New Roman"/>
        </w:rPr>
        <w:t>±</w:t>
      </w:r>
      <w:r w:rsidR="004D4B4F">
        <w:t>0.5 cm</w:t>
      </w:r>
      <w:r w:rsidR="004D4B4F" w:rsidRPr="00555344">
        <w:rPr>
          <w:vertAlign w:val="superscript"/>
        </w:rPr>
        <w:t>3</w:t>
      </w:r>
      <w:r w:rsidR="004D4B4F">
        <w:t xml:space="preserve"> of distilled water was measured and transferred to the aforementioned 250cm</w:t>
      </w:r>
      <w:r w:rsidR="004D4B4F" w:rsidRPr="004D4B4F">
        <w:rPr>
          <w:vertAlign w:val="superscript"/>
        </w:rPr>
        <w:t>3</w:t>
      </w:r>
      <w:r w:rsidR="004D4B4F">
        <w:t xml:space="preserve"> beaker to obtain pH 2 buffer solution.</w:t>
      </w:r>
    </w:p>
    <w:p w14:paraId="3FE2EAF4" w14:textId="77C16AE9" w:rsidR="000F5060" w:rsidRDefault="000F5060" w:rsidP="000F5060">
      <w:pPr>
        <w:pStyle w:val="Heading2"/>
        <w:rPr>
          <w:ins w:id="642" w:author="TIPS" w:date="2024-02-19T12:22:00Z"/>
        </w:rPr>
      </w:pPr>
      <w:bookmarkStart w:id="643" w:name="_Toc162731389"/>
      <w:ins w:id="644" w:author="TIPS" w:date="2024-02-19T12:22:00Z">
        <w:r>
          <w:t>8.</w:t>
        </w:r>
      </w:ins>
      <w:r w:rsidR="005521B5">
        <w:t>5</w:t>
      </w:r>
      <w:ins w:id="645" w:author="TIPS" w:date="2024-02-19T12:22:00Z">
        <w:r>
          <w:t xml:space="preserve"> Preparation of </w:t>
        </w:r>
      </w:ins>
      <w:r>
        <w:t>pH 5 buffer</w:t>
      </w:r>
      <w:bookmarkEnd w:id="643"/>
    </w:p>
    <w:p w14:paraId="7F5C57DF" w14:textId="01B463E5" w:rsidR="000F5060" w:rsidRDefault="000F5060" w:rsidP="000F5060">
      <w:pPr>
        <w:pStyle w:val="Heading3"/>
      </w:pPr>
      <w:bookmarkStart w:id="646" w:name="_Toc162731390"/>
      <w:r>
        <w:t>8.</w:t>
      </w:r>
      <w:r w:rsidR="005521B5">
        <w:t>5</w:t>
      </w:r>
      <w:r>
        <w:t>.1</w:t>
      </w:r>
      <w:r w:rsidR="00C56637">
        <w:t xml:space="preserve"> </w:t>
      </w:r>
      <w:r w:rsidR="00B52ECD">
        <w:t xml:space="preserve">Reagent </w:t>
      </w:r>
      <w:r w:rsidR="004D5FC2">
        <w:t>1 Preparation (0.10 moldm</w:t>
      </w:r>
      <w:r w:rsidR="004D5FC2" w:rsidRPr="004D5FC2">
        <w:rPr>
          <w:vertAlign w:val="superscript"/>
        </w:rPr>
        <w:t>-3</w:t>
      </w:r>
      <w:r w:rsidR="004D5FC2">
        <w:t xml:space="preserve"> Glacial Acetic Acid)</w:t>
      </w:r>
      <w:bookmarkEnd w:id="646"/>
    </w:p>
    <w:p w14:paraId="14A3FFEC" w14:textId="77777777" w:rsidR="000F5060" w:rsidRDefault="000F5060" w:rsidP="000F5060">
      <w:ins w:id="647" w:author="TIPS" w:date="2024-02-19T12:22:00Z">
        <w:r>
          <w:rPr>
            <w:b/>
            <w:bCs/>
          </w:rPr>
          <w:t xml:space="preserve">Step 1: </w:t>
        </w:r>
      </w:ins>
      <w:r w:rsidR="00080B02" w:rsidRPr="00080B02">
        <w:t xml:space="preserve">0.600g of </w:t>
      </w:r>
      <w:r w:rsidR="00905E43">
        <w:t>Glacial Acetic Acid was weighed on a digital scale.</w:t>
      </w:r>
    </w:p>
    <w:p w14:paraId="729DC896" w14:textId="77777777" w:rsidR="00905E43" w:rsidRDefault="00905E43" w:rsidP="000F5060">
      <w:ins w:id="648" w:author="TIPS" w:date="2024-02-19T12:22:00Z">
        <w:r>
          <w:rPr>
            <w:b/>
            <w:bCs/>
          </w:rPr>
          <w:t xml:space="preserve">Step </w:t>
        </w:r>
      </w:ins>
      <w:r>
        <w:rPr>
          <w:b/>
          <w:bCs/>
        </w:rPr>
        <w:t>2:</w:t>
      </w:r>
      <w:r>
        <w:t xml:space="preserve"> The salt was then transferred to a beaker containing 50cm</w:t>
      </w:r>
      <w:r w:rsidRPr="00905E43">
        <w:rPr>
          <w:vertAlign w:val="superscript"/>
        </w:rPr>
        <w:t>3</w:t>
      </w:r>
      <w:r>
        <w:t xml:space="preserve"> </w:t>
      </w:r>
      <w:r w:rsidR="000B2E35">
        <w:t>distilled water and the solution was stirred thoroughly.</w:t>
      </w:r>
    </w:p>
    <w:p w14:paraId="2A252A1D" w14:textId="77777777" w:rsidR="00B52ECD" w:rsidRDefault="000B2E35" w:rsidP="000F5060">
      <w:r>
        <w:rPr>
          <w:b/>
          <w:bCs/>
        </w:rPr>
        <w:t>Step 3:</w:t>
      </w:r>
      <w:r>
        <w:t xml:space="preserve"> </w:t>
      </w:r>
      <w:r w:rsidR="008520FB">
        <w:t>The solution was transferred to a 100cm</w:t>
      </w:r>
      <w:r w:rsidR="008520FB" w:rsidRPr="008520FB">
        <w:rPr>
          <w:vertAlign w:val="superscript"/>
        </w:rPr>
        <w:t>3</w:t>
      </w:r>
      <w:r w:rsidR="008520FB">
        <w:t xml:space="preserve"> standard flask and </w:t>
      </w:r>
      <w:r w:rsidR="00211953">
        <w:t>the standard flask was filled with distilled water until the 100cm</w:t>
      </w:r>
      <w:r w:rsidR="00211953" w:rsidRPr="00211953">
        <w:rPr>
          <w:vertAlign w:val="superscript"/>
        </w:rPr>
        <w:t>3</w:t>
      </w:r>
      <w:r w:rsidR="00211953">
        <w:t xml:space="preserve"> mark.</w:t>
      </w:r>
    </w:p>
    <w:p w14:paraId="6ECD6BAE" w14:textId="55AE4AC1" w:rsidR="00B52ECD" w:rsidRDefault="00B52ECD" w:rsidP="00B52ECD">
      <w:pPr>
        <w:pStyle w:val="Heading3"/>
      </w:pPr>
      <w:bookmarkStart w:id="649" w:name="_Toc162731391"/>
      <w:r>
        <w:lastRenderedPageBreak/>
        <w:t>8.</w:t>
      </w:r>
      <w:r w:rsidR="005521B5">
        <w:t>5</w:t>
      </w:r>
      <w:r>
        <w:t xml:space="preserve">.2 </w:t>
      </w:r>
      <w:r w:rsidR="004D5FC2">
        <w:t>Reagent 2 Preparation (0.10 moldm</w:t>
      </w:r>
      <w:r w:rsidR="004D5FC2" w:rsidRPr="004D5FC2">
        <w:rPr>
          <w:vertAlign w:val="superscript"/>
        </w:rPr>
        <w:t>-3</w:t>
      </w:r>
      <w:r w:rsidR="004D5FC2">
        <w:t xml:space="preserve"> Sodium Acetate Trihydrate)</w:t>
      </w:r>
      <w:bookmarkEnd w:id="649"/>
    </w:p>
    <w:p w14:paraId="59A8E78C" w14:textId="77777777" w:rsidR="00B52ECD" w:rsidRDefault="00B52ECD" w:rsidP="00B52ECD">
      <w:ins w:id="650" w:author="TIPS" w:date="2024-02-19T12:22:00Z">
        <w:r>
          <w:rPr>
            <w:b/>
            <w:bCs/>
          </w:rPr>
          <w:t xml:space="preserve">Step 1: </w:t>
        </w:r>
      </w:ins>
      <w:r w:rsidR="004D5FC2">
        <w:t>1.362</w:t>
      </w:r>
      <w:r w:rsidRPr="00080B02">
        <w:t xml:space="preserve">g of </w:t>
      </w:r>
      <w:r w:rsidR="004D5FC2">
        <w:t>Sodium Acetate Trihydrate</w:t>
      </w:r>
      <w:r>
        <w:t xml:space="preserve"> was weighed on a digital scale.</w:t>
      </w:r>
    </w:p>
    <w:p w14:paraId="3FC7D115" w14:textId="77777777" w:rsidR="00B52ECD" w:rsidRDefault="00B52ECD" w:rsidP="00B52ECD">
      <w:ins w:id="651" w:author="TIPS" w:date="2024-02-19T12:22:00Z">
        <w:r>
          <w:rPr>
            <w:b/>
            <w:bCs/>
          </w:rPr>
          <w:t xml:space="preserve">Step </w:t>
        </w:r>
      </w:ins>
      <w:r>
        <w:rPr>
          <w:b/>
          <w:bCs/>
        </w:rPr>
        <w:t>2:</w:t>
      </w:r>
      <w:r>
        <w:t xml:space="preserve"> The salt was then transferred to a beaker containing 50cm</w:t>
      </w:r>
      <w:r w:rsidRPr="00905E43">
        <w:rPr>
          <w:vertAlign w:val="superscript"/>
        </w:rPr>
        <w:t>3</w:t>
      </w:r>
      <w:r>
        <w:t xml:space="preserve"> distilled water and the solution was stirred thoroughly.</w:t>
      </w:r>
    </w:p>
    <w:p w14:paraId="6FACE9B1" w14:textId="77777777" w:rsidR="00B52ECD" w:rsidRDefault="00B52ECD" w:rsidP="00B52ECD">
      <w:r>
        <w:rPr>
          <w:b/>
          <w:bCs/>
        </w:rPr>
        <w:t>Step 3:</w:t>
      </w:r>
      <w:r>
        <w:t xml:space="preserve"> The solution was transferred to a 100cm</w:t>
      </w:r>
      <w:r w:rsidRPr="008520FB">
        <w:rPr>
          <w:vertAlign w:val="superscript"/>
        </w:rPr>
        <w:t>3</w:t>
      </w:r>
      <w:r>
        <w:t xml:space="preserve"> standard flask and the standard flask was filled with distilled water until the 100cm</w:t>
      </w:r>
      <w:r w:rsidRPr="00211953">
        <w:rPr>
          <w:vertAlign w:val="superscript"/>
        </w:rPr>
        <w:t>3</w:t>
      </w:r>
      <w:r>
        <w:t xml:space="preserve"> mark.</w:t>
      </w:r>
    </w:p>
    <w:p w14:paraId="578E2E0D" w14:textId="5446E000" w:rsidR="005D1F83" w:rsidRDefault="005D1F83" w:rsidP="005D1F83">
      <w:pPr>
        <w:pStyle w:val="Heading3"/>
      </w:pPr>
      <w:bookmarkStart w:id="652" w:name="_Toc162731392"/>
      <w:r>
        <w:t>8.</w:t>
      </w:r>
      <w:r w:rsidR="005521B5">
        <w:t>5</w:t>
      </w:r>
      <w:r>
        <w:t>.3 Buffer Preparation</w:t>
      </w:r>
      <w:bookmarkEnd w:id="652"/>
    </w:p>
    <w:p w14:paraId="04898138" w14:textId="77777777" w:rsidR="005D1F83" w:rsidRDefault="005D1F83" w:rsidP="005D1F83">
      <w:r>
        <w:rPr>
          <w:b/>
          <w:bCs/>
        </w:rPr>
        <w:t xml:space="preserve">Step 1: </w:t>
      </w:r>
      <w:r w:rsidR="00B22570">
        <w:t xml:space="preserve">Using a measuring cylinder, </w:t>
      </w:r>
      <w:r w:rsidR="00555344">
        <w:t>59.0</w:t>
      </w:r>
      <w:r w:rsidR="00555344">
        <w:rPr>
          <w:rFonts w:cs="Times New Roman"/>
        </w:rPr>
        <w:t>±</w:t>
      </w:r>
      <w:r w:rsidR="00555344">
        <w:t>0.5 cm</w:t>
      </w:r>
      <w:r w:rsidR="00555344" w:rsidRPr="00555344">
        <w:rPr>
          <w:vertAlign w:val="superscript"/>
        </w:rPr>
        <w:t>3</w:t>
      </w:r>
      <w:r>
        <w:rPr>
          <w:b/>
          <w:bCs/>
        </w:rPr>
        <w:t xml:space="preserve"> </w:t>
      </w:r>
      <w:r w:rsidR="00183C2F">
        <w:t xml:space="preserve">of Reagent 1 was </w:t>
      </w:r>
      <w:r w:rsidR="00B22570">
        <w:t xml:space="preserve">measured and </w:t>
      </w:r>
      <w:r w:rsidR="00183C2F">
        <w:t>transferred to a 250cm</w:t>
      </w:r>
      <w:r w:rsidR="00183C2F" w:rsidRPr="00183C2F">
        <w:rPr>
          <w:vertAlign w:val="superscript"/>
        </w:rPr>
        <w:t>3</w:t>
      </w:r>
      <w:r w:rsidR="00183C2F">
        <w:t xml:space="preserve"> beaker.</w:t>
      </w:r>
    </w:p>
    <w:p w14:paraId="2A2EE250" w14:textId="77777777" w:rsidR="00B22570" w:rsidRDefault="00B22570" w:rsidP="005D1F83">
      <w:r>
        <w:rPr>
          <w:b/>
          <w:bCs/>
        </w:rPr>
        <w:t>Step 2:</w:t>
      </w:r>
      <w:r>
        <w:t xml:space="preserve"> </w:t>
      </w:r>
      <w:r w:rsidR="00874BC3">
        <w:t>Using a measuring cylinder, 141</w:t>
      </w:r>
      <w:r w:rsidR="00874BC3">
        <w:rPr>
          <w:rFonts w:cs="Times New Roman"/>
        </w:rPr>
        <w:t>±</w:t>
      </w:r>
      <w:r w:rsidR="00874BC3">
        <w:t>0.5 cm</w:t>
      </w:r>
      <w:r w:rsidR="00874BC3" w:rsidRPr="00555344">
        <w:rPr>
          <w:vertAlign w:val="superscript"/>
        </w:rPr>
        <w:t>3</w:t>
      </w:r>
      <w:r w:rsidR="00874BC3">
        <w:rPr>
          <w:b/>
          <w:bCs/>
        </w:rPr>
        <w:t xml:space="preserve"> </w:t>
      </w:r>
      <w:r w:rsidR="00874BC3">
        <w:t>of Reagent 2 was measured and transferred to the same 250cm</w:t>
      </w:r>
      <w:r w:rsidR="00874BC3" w:rsidRPr="00183C2F">
        <w:rPr>
          <w:vertAlign w:val="superscript"/>
        </w:rPr>
        <w:t>3</w:t>
      </w:r>
      <w:r w:rsidR="00874BC3">
        <w:t xml:space="preserve"> beaker containing Reagent 1</w:t>
      </w:r>
      <w:r w:rsidR="004E6DCE">
        <w:t xml:space="preserve"> to obtain pH 5 buffer solution</w:t>
      </w:r>
      <w:r w:rsidR="00874BC3">
        <w:t>.</w:t>
      </w:r>
    </w:p>
    <w:p w14:paraId="63ACEDE7" w14:textId="77D70A78" w:rsidR="005977BE" w:rsidRDefault="005977BE" w:rsidP="005977BE">
      <w:pPr>
        <w:pStyle w:val="Heading2"/>
      </w:pPr>
      <w:bookmarkStart w:id="653" w:name="_Toc162731393"/>
      <w:ins w:id="654" w:author="TIPS" w:date="2024-02-19T12:22:00Z">
        <w:r>
          <w:t>8.</w:t>
        </w:r>
      </w:ins>
      <w:r w:rsidR="005521B5">
        <w:t>6</w:t>
      </w:r>
      <w:ins w:id="655" w:author="TIPS" w:date="2024-02-19T12:22:00Z">
        <w:r>
          <w:t xml:space="preserve"> Preparation of </w:t>
        </w:r>
      </w:ins>
      <w:r>
        <w:t>pH 7 buffer</w:t>
      </w:r>
      <w:bookmarkEnd w:id="653"/>
    </w:p>
    <w:p w14:paraId="7C2FA4C2" w14:textId="77777777" w:rsidR="005977BE" w:rsidRDefault="005977BE" w:rsidP="005977BE">
      <w:r>
        <w:rPr>
          <w:b/>
          <w:bCs/>
        </w:rPr>
        <w:t>Step 1:</w:t>
      </w:r>
      <w:r>
        <w:t xml:space="preserve"> </w:t>
      </w:r>
      <w:r w:rsidR="00554E06">
        <w:t>Using a measuring cylinder, 100</w:t>
      </w:r>
      <w:r w:rsidR="00554E06">
        <w:rPr>
          <w:rFonts w:cs="Times New Roman"/>
        </w:rPr>
        <w:t>±</w:t>
      </w:r>
      <w:r w:rsidR="00554E06">
        <w:t>0.5 cm</w:t>
      </w:r>
      <w:r w:rsidR="00554E06" w:rsidRPr="00555344">
        <w:rPr>
          <w:vertAlign w:val="superscript"/>
        </w:rPr>
        <w:t>3</w:t>
      </w:r>
      <w:r w:rsidR="00554E06">
        <w:t xml:space="preserve"> of </w:t>
      </w:r>
      <w:r w:rsidR="003060C1">
        <w:t>distilled water was measured and transferred to a 100cm</w:t>
      </w:r>
      <w:r w:rsidR="003060C1" w:rsidRPr="003060C1">
        <w:rPr>
          <w:vertAlign w:val="superscript"/>
        </w:rPr>
        <w:t>3</w:t>
      </w:r>
      <w:r w:rsidR="003060C1">
        <w:t xml:space="preserve"> beaker.</w:t>
      </w:r>
    </w:p>
    <w:p w14:paraId="4AD0B19E" w14:textId="77777777" w:rsidR="003060C1" w:rsidRPr="003060C1" w:rsidRDefault="003060C1" w:rsidP="005977BE">
      <w:pPr>
        <w:rPr>
          <w:ins w:id="656" w:author="TIPS" w:date="2024-02-19T12:22:00Z"/>
        </w:rPr>
      </w:pPr>
      <w:r>
        <w:rPr>
          <w:b/>
          <w:bCs/>
        </w:rPr>
        <w:t>Step 2:</w:t>
      </w:r>
      <w:r>
        <w:t xml:space="preserve"> The contents of a pH 7 buffer preparation capsule was added to the beaker and the solution was stirred thoroughly</w:t>
      </w:r>
      <w:r w:rsidR="00282428">
        <w:t xml:space="preserve"> to obtain pH 7 buffer solution</w:t>
      </w:r>
      <w:r>
        <w:t>.</w:t>
      </w:r>
    </w:p>
    <w:p w14:paraId="433AE014" w14:textId="77777777" w:rsidR="00DE28B3" w:rsidRDefault="00DE28B3" w:rsidP="00326D8F">
      <w:pPr>
        <w:pStyle w:val="Heading1"/>
      </w:pPr>
      <w:bookmarkStart w:id="657" w:name="_Toc162731394"/>
      <w:ins w:id="658" w:author="TIPS" w:date="2024-02-13T23:00:00Z">
        <w:r w:rsidRPr="00DE28B3">
          <w:t xml:space="preserve">9 </w:t>
        </w:r>
      </w:ins>
      <w:ins w:id="659" w:author="TIPS" w:date="2024-02-19T13:44:00Z">
        <w:r w:rsidR="004E4678">
          <w:t>Data Collection</w:t>
        </w:r>
      </w:ins>
      <w:bookmarkEnd w:id="657"/>
    </w:p>
    <w:p w14:paraId="44B32566" w14:textId="77777777" w:rsidR="0087789F" w:rsidRPr="0087789F" w:rsidRDefault="007441C2" w:rsidP="0087789F">
      <w:pPr>
        <w:rPr>
          <w:ins w:id="660" w:author="TIPS" w:date="2024-02-19T13:44:00Z"/>
        </w:rPr>
      </w:pPr>
      <w:r>
        <w:t>The calculations for the u</w:t>
      </w:r>
      <w:r w:rsidR="00E26DE0">
        <w:t xml:space="preserve">ncertainties </w:t>
      </w:r>
      <w:r>
        <w:t xml:space="preserve">of the varying concentrations of metal ion solutions are given in </w:t>
      </w:r>
      <w:r w:rsidR="00114963">
        <w:t xml:space="preserve">the Appendix (Section </w:t>
      </w:r>
      <w:r w:rsidR="00FE1D2F">
        <w:fldChar w:fldCharType="begin"/>
      </w:r>
      <w:r w:rsidR="00114963">
        <w:instrText xml:space="preserve"> REF _Ref159874278 \h </w:instrText>
      </w:r>
      <w:r w:rsidR="00FE1D2F">
        <w:fldChar w:fldCharType="separate"/>
      </w:r>
      <w:r w:rsidR="00114963">
        <w:t>16.1.1</w:t>
      </w:r>
      <w:r w:rsidR="00FE1D2F">
        <w:fldChar w:fldCharType="end"/>
      </w:r>
      <w:r w:rsidR="00114963">
        <w:t>)</w:t>
      </w:r>
      <w:r w:rsidR="00CD278A">
        <w:t>.</w:t>
      </w:r>
    </w:p>
    <w:p w14:paraId="27AE947F" w14:textId="77777777" w:rsidR="006F2124" w:rsidRDefault="004E4678">
      <w:pPr>
        <w:pStyle w:val="Heading2"/>
        <w:rPr>
          <w:ins w:id="661" w:author="TIPS" w:date="2024-02-13T23:32:00Z"/>
        </w:rPr>
        <w:pPrChange w:id="662" w:author="TIPS" w:date="2024-02-19T13:44:00Z">
          <w:pPr>
            <w:pStyle w:val="Heading1"/>
          </w:pPr>
        </w:pPrChange>
      </w:pPr>
      <w:bookmarkStart w:id="663" w:name="_Toc162731395"/>
      <w:ins w:id="664" w:author="TIPS" w:date="2024-02-19T13:44:00Z">
        <w:r>
          <w:lastRenderedPageBreak/>
          <w:t xml:space="preserve">9.1 </w:t>
        </w:r>
      </w:ins>
      <w:ins w:id="665" w:author="TIPS" w:date="2024-02-19T13:45:00Z">
        <w:r>
          <w:t>Qualitative Data</w:t>
        </w:r>
      </w:ins>
      <w:bookmarkEnd w:id="66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6875F0" w:rsidRPr="00A36612" w14:paraId="24250BCD" w14:textId="77777777" w:rsidTr="006875F0">
        <w:tc>
          <w:tcPr>
            <w:tcW w:w="5000" w:type="pct"/>
            <w:gridSpan w:val="2"/>
          </w:tcPr>
          <w:p w14:paraId="6F8388D3" w14:textId="77777777" w:rsidR="006F2124" w:rsidRDefault="006875F0">
            <w:pPr>
              <w:pStyle w:val="Heading3"/>
              <w:spacing w:before="120" w:after="120" w:line="240" w:lineRule="auto"/>
              <w:jc w:val="center"/>
              <w:pPrChange w:id="666" w:author="TIPS" w:date="2024-02-19T22:15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667" w:name="_Toc162731396"/>
            <w:r>
              <w:t>9.1.1 Complex Solutions for Varying Solvents</w:t>
            </w:r>
            <w:bookmarkEnd w:id="667"/>
          </w:p>
        </w:tc>
      </w:tr>
      <w:tr w:rsidR="006875F0" w14:paraId="2AB58D27" w14:textId="77777777" w:rsidTr="006875F0">
        <w:trPr>
          <w:ins w:id="668" w:author="TIPS" w:date="2024-02-13T23:32:00Z"/>
        </w:trPr>
        <w:tc>
          <w:tcPr>
            <w:tcW w:w="2500" w:type="pct"/>
          </w:tcPr>
          <w:p w14:paraId="3C4288C5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ins w:id="669" w:author="TIPS" w:date="2024-02-13T23:32:00Z"/>
                <w:b/>
                <w:bCs/>
              </w:rPr>
            </w:pPr>
            <w:ins w:id="670" w:author="TIPS" w:date="2024-02-13T23:32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2500" w:type="pct"/>
          </w:tcPr>
          <w:p w14:paraId="5F85CA7A" w14:textId="77777777" w:rsidR="006875F0" w:rsidRDefault="006875F0" w:rsidP="003C1D80">
            <w:pPr>
              <w:spacing w:before="120" w:after="120" w:line="240" w:lineRule="auto"/>
              <w:jc w:val="center"/>
              <w:rPr>
                <w:ins w:id="671" w:author="TIPS" w:date="2024-02-13T23:32:00Z"/>
              </w:rPr>
            </w:pPr>
          </w:p>
        </w:tc>
      </w:tr>
      <w:tr w:rsidR="006875F0" w14:paraId="608970BB" w14:textId="77777777" w:rsidTr="006875F0">
        <w:trPr>
          <w:ins w:id="672" w:author="TIPS" w:date="2024-02-13T23:32:00Z"/>
        </w:trPr>
        <w:tc>
          <w:tcPr>
            <w:tcW w:w="2500" w:type="pct"/>
          </w:tcPr>
          <w:p w14:paraId="11F4DB0D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ins w:id="673" w:author="TIPS" w:date="2024-02-13T23:32:00Z"/>
                <w:b/>
                <w:bCs/>
              </w:rPr>
            </w:pPr>
            <w:ins w:id="674" w:author="TIPS" w:date="2024-02-13T23:32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500" w:type="pct"/>
          </w:tcPr>
          <w:p w14:paraId="798438F1" w14:textId="77777777" w:rsidR="006875F0" w:rsidRDefault="006875F0" w:rsidP="003C1D80">
            <w:pPr>
              <w:spacing w:before="120" w:after="120" w:line="240" w:lineRule="auto"/>
              <w:jc w:val="center"/>
              <w:rPr>
                <w:ins w:id="675" w:author="TIPS" w:date="2024-02-13T23:32:00Z"/>
              </w:rPr>
            </w:pPr>
          </w:p>
        </w:tc>
      </w:tr>
      <w:tr w:rsidR="006875F0" w14:paraId="59F552C8" w14:textId="77777777" w:rsidTr="006875F0">
        <w:trPr>
          <w:ins w:id="676" w:author="TIPS" w:date="2024-02-13T23:32:00Z"/>
        </w:trPr>
        <w:tc>
          <w:tcPr>
            <w:tcW w:w="2500" w:type="pct"/>
          </w:tcPr>
          <w:p w14:paraId="13B6A774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ins w:id="677" w:author="TIPS" w:date="2024-02-13T23:32:00Z"/>
                <w:b/>
                <w:bCs/>
              </w:rPr>
            </w:pPr>
            <w:ins w:id="678" w:author="TIPS" w:date="2024-02-13T23:32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2500" w:type="pct"/>
          </w:tcPr>
          <w:p w14:paraId="6142C7BC" w14:textId="77777777" w:rsidR="006875F0" w:rsidRDefault="006875F0" w:rsidP="003C1D80">
            <w:pPr>
              <w:spacing w:before="120" w:after="120" w:line="240" w:lineRule="auto"/>
              <w:jc w:val="center"/>
              <w:rPr>
                <w:ins w:id="679" w:author="TIPS" w:date="2024-02-13T23:32:00Z"/>
              </w:rPr>
            </w:pPr>
          </w:p>
        </w:tc>
      </w:tr>
      <w:tr w:rsidR="006875F0" w14:paraId="0BC30DC0" w14:textId="77777777" w:rsidTr="006875F0">
        <w:trPr>
          <w:ins w:id="680" w:author="TIPS" w:date="2024-02-13T23:32:00Z"/>
        </w:trPr>
        <w:tc>
          <w:tcPr>
            <w:tcW w:w="2500" w:type="pct"/>
          </w:tcPr>
          <w:p w14:paraId="3375BA8B" w14:textId="77777777" w:rsidR="006875F0" w:rsidRPr="007F05C2" w:rsidRDefault="006875F0" w:rsidP="003C1D80">
            <w:pPr>
              <w:spacing w:before="120" w:after="120" w:line="240" w:lineRule="auto"/>
              <w:jc w:val="center"/>
              <w:rPr>
                <w:ins w:id="681" w:author="TIPS" w:date="2024-02-13T23:32:00Z"/>
                <w:b/>
                <w:bCs/>
              </w:rPr>
            </w:pPr>
            <w:ins w:id="682" w:author="TIPS" w:date="2024-02-13T23:32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2500" w:type="pct"/>
          </w:tcPr>
          <w:p w14:paraId="468231F3" w14:textId="77777777" w:rsidR="006875F0" w:rsidRDefault="006875F0" w:rsidP="003C1D80">
            <w:pPr>
              <w:spacing w:before="120" w:after="120" w:line="240" w:lineRule="auto"/>
              <w:jc w:val="center"/>
              <w:rPr>
                <w:ins w:id="683" w:author="TIPS" w:date="2024-02-13T23:32:00Z"/>
              </w:rPr>
            </w:pPr>
          </w:p>
        </w:tc>
      </w:tr>
      <w:tr w:rsidR="006875F0" w14:paraId="65ABE80F" w14:textId="77777777" w:rsidTr="006875F0">
        <w:trPr>
          <w:ins w:id="684" w:author="TIPS" w:date="2024-02-13T23:32:00Z"/>
        </w:trPr>
        <w:tc>
          <w:tcPr>
            <w:tcW w:w="2500" w:type="pct"/>
          </w:tcPr>
          <w:p w14:paraId="54F32364" w14:textId="77777777" w:rsidR="006875F0" w:rsidRDefault="006875F0" w:rsidP="003C1D80">
            <w:pPr>
              <w:spacing w:before="120" w:after="120" w:line="240" w:lineRule="auto"/>
              <w:jc w:val="center"/>
              <w:rPr>
                <w:ins w:id="685" w:author="TIPS" w:date="2024-02-13T23:32:00Z"/>
                <w:b/>
                <w:bCs/>
              </w:rPr>
            </w:pPr>
            <w:ins w:id="686" w:author="TIPS" w:date="2024-02-13T23:32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2500" w:type="pct"/>
          </w:tcPr>
          <w:p w14:paraId="0EA1865A" w14:textId="77777777" w:rsidR="006875F0" w:rsidRDefault="006875F0" w:rsidP="003C1D80">
            <w:pPr>
              <w:spacing w:before="120" w:after="120" w:line="240" w:lineRule="auto"/>
              <w:jc w:val="center"/>
              <w:rPr>
                <w:ins w:id="687" w:author="TIPS" w:date="2024-02-13T23:32:00Z"/>
              </w:rPr>
            </w:pPr>
          </w:p>
        </w:tc>
      </w:tr>
    </w:tbl>
    <w:p w14:paraId="07EF12FE" w14:textId="19DF768A" w:rsidR="006F2124" w:rsidRDefault="00CB5D7A">
      <w:pPr>
        <w:rPr>
          <w:ins w:id="688" w:author="TIPS" w:date="2024-02-13T23:01:00Z"/>
        </w:rPr>
        <w:pPrChange w:id="689" w:author="TIPS" w:date="2024-02-13T23:32:00Z">
          <w:pPr>
            <w:pStyle w:val="Heading1"/>
          </w:pPr>
        </w:pPrChange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D38DD19" wp14:editId="145FE98A">
                <wp:simplePos x="0" y="0"/>
                <wp:positionH relativeFrom="column">
                  <wp:posOffset>7621</wp:posOffset>
                </wp:positionH>
                <wp:positionV relativeFrom="paragraph">
                  <wp:posOffset>54610</wp:posOffset>
                </wp:positionV>
                <wp:extent cx="5913120" cy="311150"/>
                <wp:effectExtent l="0" t="0" r="11430" b="12700"/>
                <wp:wrapNone/>
                <wp:docPr id="225969108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04019" w14:textId="32B8CB54" w:rsidR="006F2124" w:rsidRPr="006F2124" w:rsidRDefault="00FE1D2F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  <w:rPrChange w:id="690" w:author="TIPS" w:date="2024-02-13T23:35:00Z">
                                  <w:rPr/>
                                </w:rPrChange>
                              </w:rPr>
                              <w:pPrChange w:id="691" w:author="TIPS" w:date="2024-02-13T23:34:00Z">
                                <w:pPr/>
                              </w:pPrChange>
                            </w:pPr>
                            <w:ins w:id="692" w:author="TIPS" w:date="2024-02-13T23:34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693" w:author="TIPS" w:date="2024-02-13T23:35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Table </w:t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694" w:author="TIPS" w:date="2024-02-13T23:35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695" w:author="TIPS" w:date="2024-02-13T23:35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instrText xml:space="preserve"> SEQ Table \* ARABIC </w:instrText>
                              </w:r>
                            </w:ins>
                            <w:r w:rsidRP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rPrChange w:id="696" w:author="TIPS" w:date="2024-02-13T23:35:00Z">
                                  <w:rPr>
                                    <w:b/>
                                    <w:bCs/>
                                  </w:rPr>
                                </w:rPrChange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ins w:id="697" w:author="TIPS" w:date="2024-02-13T23:34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698" w:author="TIPS" w:date="2024-02-13T23:35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fldChar w:fldCharType="end"/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699" w:author="TIPS" w:date="2024-02-13T23:35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Qualitative data for the complexed solutions for varying </w:t>
                              </w:r>
                            </w:ins>
                            <w:ins w:id="700" w:author="TIPS" w:date="2024-02-13T23:35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solvents</w:t>
                              </w:r>
                            </w:ins>
                            <w:ins w:id="701" w:author="TIPS" w:date="2024-02-13T23:34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8DD19" id="Text Box 62" o:spid="_x0000_s1045" type="#_x0000_t202" style="position:absolute;margin-left:.6pt;margin-top:4.3pt;width:465.6pt;height:24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">
                <v:textbox>
                  <w:txbxContent>
                    <w:p w14:paraId="53C04019" w14:textId="32B8CB54" w:rsidR="006F2124" w:rsidRPr="006F2124" w:rsidRDefault="00FE1D2F">
                      <w:pPr>
                        <w:pStyle w:val="Caption"/>
                        <w:rPr>
                          <w:i/>
                          <w:iCs/>
                          <w:sz w:val="20"/>
                          <w:rPrChange w:id="702" w:author="TIPS" w:date="2024-02-13T23:35:00Z">
                            <w:rPr/>
                          </w:rPrChange>
                        </w:rPr>
                        <w:pPrChange w:id="703" w:author="TIPS" w:date="2024-02-13T23:34:00Z">
                          <w:pPr/>
                        </w:pPrChange>
                      </w:pPr>
                      <w:ins w:id="704" w:author="TIPS" w:date="2024-02-13T23:34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705" w:author="TIPS" w:date="2024-02-13T23:35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Table </w:t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706" w:author="TIPS" w:date="2024-02-13T23:35:00Z">
                              <w:rPr>
                                <w:b/>
                                <w:bCs/>
                              </w:rPr>
                            </w:rPrChange>
                          </w:rPr>
                          <w:fldChar w:fldCharType="begin"/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707" w:author="TIPS" w:date="2024-02-13T23:35:00Z">
                              <w:rPr>
                                <w:b/>
                                <w:bCs/>
                              </w:rPr>
                            </w:rPrChange>
                          </w:rPr>
                          <w:instrText xml:space="preserve"> SEQ Table \* ARABIC </w:instrText>
                        </w:r>
                      </w:ins>
                      <w:r w:rsidRP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rPrChange w:id="708" w:author="TIPS" w:date="2024-02-13T23:35:00Z">
                            <w:rPr>
                              <w:b/>
                              <w:bCs/>
                            </w:rPr>
                          </w:rPrChange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ins w:id="709" w:author="TIPS" w:date="2024-02-13T23:34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710" w:author="TIPS" w:date="2024-02-13T23:35:00Z">
                              <w:rPr>
                                <w:b/>
                                <w:bCs/>
                              </w:rPr>
                            </w:rPrChange>
                          </w:rPr>
                          <w:fldChar w:fldCharType="end"/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711" w:author="TIPS" w:date="2024-02-13T23:35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Qualitative data for the complexed solutions for varying </w:t>
                        </w:r>
                      </w:ins>
                      <w:ins w:id="712" w:author="TIPS" w:date="2024-02-13T23:35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solvents</w:t>
                        </w:r>
                      </w:ins>
                      <w:ins w:id="713" w:author="TIPS" w:date="2024-02-13T23:34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29"/>
        <w:gridCol w:w="2329"/>
        <w:gridCol w:w="2329"/>
      </w:tblGrid>
      <w:tr w:rsidR="00325538" w14:paraId="2E777154" w14:textId="77777777" w:rsidTr="003C1D80">
        <w:tc>
          <w:tcPr>
            <w:tcW w:w="9576" w:type="dxa"/>
            <w:gridSpan w:val="4"/>
          </w:tcPr>
          <w:p w14:paraId="79B84D39" w14:textId="77777777" w:rsidR="006F2124" w:rsidRDefault="00066FD6">
            <w:pPr>
              <w:pStyle w:val="Heading3"/>
              <w:spacing w:before="120" w:after="120" w:line="240" w:lineRule="auto"/>
              <w:jc w:val="center"/>
              <w:pPrChange w:id="714" w:author="TIPS" w:date="2024-02-19T22:16:00Z">
                <w:pPr>
                  <w:spacing w:after="200"/>
                </w:pPr>
              </w:pPrChange>
            </w:pPr>
            <w:bookmarkStart w:id="715" w:name="_Toc162731397"/>
            <w:ins w:id="716" w:author="TIPS" w:date="2024-02-19T22:16:00Z">
              <w:r>
                <w:t>9.1.2</w:t>
              </w:r>
            </w:ins>
            <w:ins w:id="717" w:author="TIPS" w:date="2024-02-13T23:10:00Z">
              <w:r w:rsidR="00325538">
                <w:t xml:space="preserve"> Complex Solutions at Varying </w:t>
              </w:r>
            </w:ins>
            <w:ins w:id="718" w:author="TIPS" w:date="2024-02-13T23:11:00Z">
              <w:r w:rsidR="00325538">
                <w:t>PPP Mass</w:t>
              </w:r>
            </w:ins>
            <w:ins w:id="719" w:author="TIPS" w:date="2024-02-13T23:12:00Z">
              <w:r w:rsidR="007F05C2">
                <w:t xml:space="preserve"> </w:t>
              </w:r>
            </w:ins>
            <w:r w:rsidR="00874053" w:rsidRPr="006867F6">
              <w:t>(± 0.001)</w:t>
            </w:r>
            <w:r w:rsidR="00874053">
              <w:t xml:space="preserve"> </w:t>
            </w:r>
            <w:ins w:id="720" w:author="TIPS" w:date="2024-02-13T23:12:00Z">
              <w:r w:rsidR="007F05C2">
                <w:t>(g)</w:t>
              </w:r>
            </w:ins>
            <w:bookmarkEnd w:id="715"/>
          </w:p>
        </w:tc>
      </w:tr>
      <w:tr w:rsidR="00325538" w14:paraId="5BCE3648" w14:textId="77777777" w:rsidTr="00325538">
        <w:trPr>
          <w:ins w:id="721" w:author="TIPS" w:date="2024-02-13T23:09:00Z"/>
        </w:trPr>
        <w:tc>
          <w:tcPr>
            <w:tcW w:w="2394" w:type="dxa"/>
          </w:tcPr>
          <w:p w14:paraId="37437377" w14:textId="77777777" w:rsidR="006F2124" w:rsidRPr="006F2124" w:rsidRDefault="00FE1D2F">
            <w:pPr>
              <w:spacing w:before="120" w:after="120" w:line="240" w:lineRule="auto"/>
              <w:jc w:val="center"/>
              <w:rPr>
                <w:ins w:id="722" w:author="TIPS" w:date="2024-02-13T23:09:00Z"/>
                <w:b/>
                <w:bCs/>
                <w:sz w:val="22"/>
                <w:rPrChange w:id="723" w:author="TIPS" w:date="2024-02-13T23:12:00Z">
                  <w:rPr>
                    <w:ins w:id="724" w:author="TIPS" w:date="2024-02-13T23:09:00Z"/>
                  </w:rPr>
                </w:rPrChange>
              </w:rPr>
              <w:pPrChange w:id="725" w:author="TIPS" w:date="2024-02-13T23:12:00Z">
                <w:pPr>
                  <w:spacing w:after="200"/>
                </w:pPr>
              </w:pPrChange>
            </w:pPr>
            <w:ins w:id="726" w:author="TIPS" w:date="2024-02-13T23:12:00Z">
              <w:r w:rsidRPr="00FE1D2F">
                <w:rPr>
                  <w:b/>
                  <w:bCs/>
                  <w:rPrChange w:id="727" w:author="TIPS" w:date="2024-02-13T23:12:00Z">
                    <w:rPr/>
                  </w:rPrChange>
                </w:rPr>
                <w:t>Sol</w:t>
              </w:r>
              <w:r w:rsidR="00325538">
                <w:rPr>
                  <w:b/>
                  <w:bCs/>
                </w:rPr>
                <w:t>vent</w:t>
              </w:r>
            </w:ins>
            <w:ins w:id="728" w:author="TIPS" w:date="2024-02-13T23:29:00Z">
              <w:r w:rsidR="002131BD">
                <w:rPr>
                  <w:b/>
                  <w:bCs/>
                </w:rPr>
                <w:t>/Mass</w:t>
              </w:r>
            </w:ins>
          </w:p>
        </w:tc>
        <w:tc>
          <w:tcPr>
            <w:tcW w:w="2394" w:type="dxa"/>
          </w:tcPr>
          <w:p w14:paraId="31B16ECD" w14:textId="77777777" w:rsidR="006F2124" w:rsidRPr="006F2124" w:rsidRDefault="007F05C2">
            <w:pPr>
              <w:spacing w:before="120" w:after="120" w:line="240" w:lineRule="auto"/>
              <w:jc w:val="center"/>
              <w:rPr>
                <w:ins w:id="729" w:author="TIPS" w:date="2024-02-13T23:09:00Z"/>
                <w:b/>
                <w:bCs/>
                <w:sz w:val="22"/>
                <w:rPrChange w:id="730" w:author="TIPS" w:date="2024-02-13T23:12:00Z">
                  <w:rPr>
                    <w:ins w:id="731" w:author="TIPS" w:date="2024-02-13T23:09:00Z"/>
                  </w:rPr>
                </w:rPrChange>
              </w:rPr>
              <w:pPrChange w:id="732" w:author="TIPS" w:date="2024-02-13T23:12:00Z">
                <w:pPr>
                  <w:spacing w:after="200"/>
                </w:pPr>
              </w:pPrChange>
            </w:pPr>
            <w:ins w:id="733" w:author="TIPS" w:date="2024-02-13T23:12:00Z">
              <w:r>
                <w:rPr>
                  <w:b/>
                  <w:bCs/>
                </w:rPr>
                <w:t>0.01</w:t>
              </w:r>
            </w:ins>
            <w:r w:rsidR="00B866A9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14:paraId="7EF48EC1" w14:textId="77777777" w:rsidR="006F2124" w:rsidRPr="006F2124" w:rsidRDefault="007F05C2">
            <w:pPr>
              <w:spacing w:before="120" w:after="120" w:line="240" w:lineRule="auto"/>
              <w:jc w:val="center"/>
              <w:rPr>
                <w:ins w:id="734" w:author="TIPS" w:date="2024-02-13T23:09:00Z"/>
                <w:b/>
                <w:bCs/>
                <w:sz w:val="22"/>
                <w:rPrChange w:id="735" w:author="TIPS" w:date="2024-02-13T23:12:00Z">
                  <w:rPr>
                    <w:ins w:id="736" w:author="TIPS" w:date="2024-02-13T23:09:00Z"/>
                  </w:rPr>
                </w:rPrChange>
              </w:rPr>
              <w:pPrChange w:id="737" w:author="TIPS" w:date="2024-02-13T23:12:00Z">
                <w:pPr>
                  <w:spacing w:after="200"/>
                </w:pPr>
              </w:pPrChange>
            </w:pPr>
            <w:ins w:id="738" w:author="TIPS" w:date="2024-02-13T23:12:00Z">
              <w:r>
                <w:rPr>
                  <w:b/>
                  <w:bCs/>
                </w:rPr>
                <w:t>0.025</w:t>
              </w:r>
            </w:ins>
          </w:p>
        </w:tc>
        <w:tc>
          <w:tcPr>
            <w:tcW w:w="2394" w:type="dxa"/>
          </w:tcPr>
          <w:p w14:paraId="07156B9E" w14:textId="77777777" w:rsidR="006F2124" w:rsidRPr="006F2124" w:rsidRDefault="007F05C2">
            <w:pPr>
              <w:spacing w:before="120" w:after="120" w:line="240" w:lineRule="auto"/>
              <w:jc w:val="center"/>
              <w:rPr>
                <w:ins w:id="739" w:author="TIPS" w:date="2024-02-13T23:09:00Z"/>
                <w:b/>
                <w:bCs/>
                <w:sz w:val="22"/>
                <w:rPrChange w:id="740" w:author="TIPS" w:date="2024-02-13T23:12:00Z">
                  <w:rPr>
                    <w:ins w:id="741" w:author="TIPS" w:date="2024-02-13T23:09:00Z"/>
                  </w:rPr>
                </w:rPrChange>
              </w:rPr>
              <w:pPrChange w:id="742" w:author="TIPS" w:date="2024-02-13T23:12:00Z">
                <w:pPr>
                  <w:spacing w:after="200"/>
                </w:pPr>
              </w:pPrChange>
            </w:pPr>
            <w:ins w:id="743" w:author="TIPS" w:date="2024-02-13T23:12:00Z">
              <w:r>
                <w:rPr>
                  <w:b/>
                  <w:bCs/>
                </w:rPr>
                <w:t>0.05</w:t>
              </w:r>
            </w:ins>
            <w:r w:rsidR="00AB23C7">
              <w:rPr>
                <w:b/>
                <w:bCs/>
              </w:rPr>
              <w:t>0</w:t>
            </w:r>
          </w:p>
        </w:tc>
      </w:tr>
      <w:tr w:rsidR="00325538" w14:paraId="6954235A" w14:textId="77777777" w:rsidTr="00325538">
        <w:trPr>
          <w:ins w:id="744" w:author="TIPS" w:date="2024-02-13T23:09:00Z"/>
        </w:trPr>
        <w:tc>
          <w:tcPr>
            <w:tcW w:w="2394" w:type="dxa"/>
          </w:tcPr>
          <w:p w14:paraId="1105569B" w14:textId="77777777" w:rsidR="006F2124" w:rsidRPr="006F2124" w:rsidRDefault="00953772">
            <w:pPr>
              <w:spacing w:before="120" w:after="120" w:line="240" w:lineRule="auto"/>
              <w:jc w:val="center"/>
              <w:rPr>
                <w:ins w:id="745" w:author="TIPS" w:date="2024-02-13T23:09:00Z"/>
                <w:b/>
                <w:bCs/>
                <w:sz w:val="22"/>
                <w:rPrChange w:id="746" w:author="TIPS" w:date="2024-02-13T23:13:00Z">
                  <w:rPr>
                    <w:ins w:id="747" w:author="TIPS" w:date="2024-02-13T23:09:00Z"/>
                  </w:rPr>
                </w:rPrChange>
              </w:rPr>
              <w:pPrChange w:id="748" w:author="TIPS" w:date="2024-02-13T23:13:00Z">
                <w:pPr>
                  <w:spacing w:after="200"/>
                </w:pPr>
              </w:pPrChange>
            </w:pPr>
            <w:ins w:id="749" w:author="TIPS" w:date="2024-02-13T23:13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2394" w:type="dxa"/>
          </w:tcPr>
          <w:p w14:paraId="14D821BF" w14:textId="77777777" w:rsidR="006F2124" w:rsidRDefault="006F2124">
            <w:pPr>
              <w:spacing w:before="120" w:after="120" w:line="240" w:lineRule="auto"/>
              <w:jc w:val="center"/>
              <w:rPr>
                <w:ins w:id="750" w:author="TIPS" w:date="2024-02-13T23:09:00Z"/>
              </w:rPr>
              <w:pPrChange w:id="751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42936105" w14:textId="77777777" w:rsidR="006F2124" w:rsidRDefault="006F2124">
            <w:pPr>
              <w:spacing w:before="120" w:after="120" w:line="240" w:lineRule="auto"/>
              <w:jc w:val="center"/>
              <w:rPr>
                <w:ins w:id="752" w:author="TIPS" w:date="2024-02-13T23:09:00Z"/>
              </w:rPr>
              <w:pPrChange w:id="753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2AFDE558" w14:textId="77777777" w:rsidR="006F2124" w:rsidRDefault="006F2124">
            <w:pPr>
              <w:spacing w:before="120" w:after="120" w:line="240" w:lineRule="auto"/>
              <w:jc w:val="center"/>
              <w:rPr>
                <w:ins w:id="754" w:author="TIPS" w:date="2024-02-13T23:09:00Z"/>
              </w:rPr>
              <w:pPrChange w:id="755" w:author="TIPS" w:date="2024-02-13T23:15:00Z">
                <w:pPr>
                  <w:spacing w:after="200"/>
                </w:pPr>
              </w:pPrChange>
            </w:pPr>
          </w:p>
        </w:tc>
      </w:tr>
      <w:tr w:rsidR="00325538" w14:paraId="3E309CED" w14:textId="77777777" w:rsidTr="00325538">
        <w:trPr>
          <w:ins w:id="756" w:author="TIPS" w:date="2024-02-13T23:09:00Z"/>
        </w:trPr>
        <w:tc>
          <w:tcPr>
            <w:tcW w:w="2394" w:type="dxa"/>
          </w:tcPr>
          <w:p w14:paraId="5BDD3159" w14:textId="77777777" w:rsidR="006F2124" w:rsidRPr="006F2124" w:rsidRDefault="00953772">
            <w:pPr>
              <w:spacing w:before="120" w:after="120" w:line="240" w:lineRule="auto"/>
              <w:jc w:val="center"/>
              <w:rPr>
                <w:ins w:id="757" w:author="TIPS" w:date="2024-02-13T23:09:00Z"/>
                <w:b/>
                <w:bCs/>
                <w:sz w:val="22"/>
                <w:rPrChange w:id="758" w:author="TIPS" w:date="2024-02-13T23:13:00Z">
                  <w:rPr>
                    <w:ins w:id="759" w:author="TIPS" w:date="2024-02-13T23:09:00Z"/>
                  </w:rPr>
                </w:rPrChange>
              </w:rPr>
              <w:pPrChange w:id="760" w:author="TIPS" w:date="2024-02-13T23:13:00Z">
                <w:pPr>
                  <w:spacing w:after="200"/>
                </w:pPr>
              </w:pPrChange>
            </w:pPr>
            <w:ins w:id="761" w:author="TIPS" w:date="2024-02-13T23:13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394" w:type="dxa"/>
          </w:tcPr>
          <w:p w14:paraId="4FBB149F" w14:textId="77777777" w:rsidR="006F2124" w:rsidRDefault="006F2124">
            <w:pPr>
              <w:spacing w:before="120" w:after="120" w:line="240" w:lineRule="auto"/>
              <w:jc w:val="center"/>
              <w:rPr>
                <w:ins w:id="762" w:author="TIPS" w:date="2024-02-13T23:09:00Z"/>
              </w:rPr>
              <w:pPrChange w:id="763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57130A2D" w14:textId="77777777" w:rsidR="006F2124" w:rsidRDefault="006F2124">
            <w:pPr>
              <w:spacing w:before="120" w:after="120" w:line="240" w:lineRule="auto"/>
              <w:jc w:val="center"/>
              <w:rPr>
                <w:ins w:id="764" w:author="TIPS" w:date="2024-02-13T23:09:00Z"/>
              </w:rPr>
              <w:pPrChange w:id="765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107A4834" w14:textId="77777777" w:rsidR="006F2124" w:rsidRDefault="006F2124">
            <w:pPr>
              <w:spacing w:before="120" w:after="120" w:line="240" w:lineRule="auto"/>
              <w:jc w:val="center"/>
              <w:rPr>
                <w:ins w:id="766" w:author="TIPS" w:date="2024-02-13T23:09:00Z"/>
              </w:rPr>
              <w:pPrChange w:id="767" w:author="TIPS" w:date="2024-02-13T23:15:00Z">
                <w:pPr>
                  <w:spacing w:after="200"/>
                </w:pPr>
              </w:pPrChange>
            </w:pPr>
          </w:p>
        </w:tc>
      </w:tr>
      <w:tr w:rsidR="00325538" w14:paraId="7A2213E3" w14:textId="77777777" w:rsidTr="00325538">
        <w:trPr>
          <w:ins w:id="768" w:author="TIPS" w:date="2024-02-13T23:09:00Z"/>
        </w:trPr>
        <w:tc>
          <w:tcPr>
            <w:tcW w:w="2394" w:type="dxa"/>
          </w:tcPr>
          <w:p w14:paraId="6A01061D" w14:textId="77777777" w:rsidR="006F2124" w:rsidRPr="006F2124" w:rsidRDefault="00953772">
            <w:pPr>
              <w:spacing w:before="120" w:after="120" w:line="240" w:lineRule="auto"/>
              <w:jc w:val="center"/>
              <w:rPr>
                <w:ins w:id="769" w:author="TIPS" w:date="2024-02-13T23:09:00Z"/>
                <w:b/>
                <w:bCs/>
                <w:sz w:val="22"/>
                <w:rPrChange w:id="770" w:author="TIPS" w:date="2024-02-13T23:13:00Z">
                  <w:rPr>
                    <w:ins w:id="771" w:author="TIPS" w:date="2024-02-13T23:09:00Z"/>
                  </w:rPr>
                </w:rPrChange>
              </w:rPr>
              <w:pPrChange w:id="772" w:author="TIPS" w:date="2024-02-13T23:13:00Z">
                <w:pPr>
                  <w:spacing w:after="200"/>
                </w:pPr>
              </w:pPrChange>
            </w:pPr>
            <w:ins w:id="773" w:author="TIPS" w:date="2024-02-13T23:13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2394" w:type="dxa"/>
          </w:tcPr>
          <w:p w14:paraId="44547474" w14:textId="77777777" w:rsidR="006F2124" w:rsidRDefault="006F2124">
            <w:pPr>
              <w:spacing w:before="120" w:after="120" w:line="240" w:lineRule="auto"/>
              <w:jc w:val="center"/>
              <w:rPr>
                <w:ins w:id="774" w:author="TIPS" w:date="2024-02-13T23:09:00Z"/>
              </w:rPr>
              <w:pPrChange w:id="775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770471E2" w14:textId="77777777" w:rsidR="006F2124" w:rsidRDefault="006F2124">
            <w:pPr>
              <w:spacing w:before="120" w:after="120" w:line="240" w:lineRule="auto"/>
              <w:jc w:val="center"/>
              <w:rPr>
                <w:ins w:id="776" w:author="TIPS" w:date="2024-02-13T23:09:00Z"/>
              </w:rPr>
              <w:pPrChange w:id="777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0091F2F3" w14:textId="77777777" w:rsidR="006F2124" w:rsidRDefault="006F2124">
            <w:pPr>
              <w:spacing w:before="120" w:after="120" w:line="240" w:lineRule="auto"/>
              <w:jc w:val="center"/>
              <w:rPr>
                <w:ins w:id="778" w:author="TIPS" w:date="2024-02-13T23:09:00Z"/>
              </w:rPr>
              <w:pPrChange w:id="779" w:author="TIPS" w:date="2024-02-13T23:15:00Z">
                <w:pPr>
                  <w:spacing w:after="200"/>
                </w:pPr>
              </w:pPrChange>
            </w:pPr>
          </w:p>
        </w:tc>
      </w:tr>
      <w:tr w:rsidR="00325538" w14:paraId="7F5B74BF" w14:textId="77777777" w:rsidTr="00325538">
        <w:trPr>
          <w:ins w:id="780" w:author="TIPS" w:date="2024-02-13T23:09:00Z"/>
        </w:trPr>
        <w:tc>
          <w:tcPr>
            <w:tcW w:w="2394" w:type="dxa"/>
          </w:tcPr>
          <w:p w14:paraId="0861F3D7" w14:textId="77777777" w:rsidR="006F2124" w:rsidRPr="006F2124" w:rsidRDefault="00953772">
            <w:pPr>
              <w:spacing w:before="120" w:after="120" w:line="240" w:lineRule="auto"/>
              <w:jc w:val="center"/>
              <w:rPr>
                <w:ins w:id="781" w:author="TIPS" w:date="2024-02-13T23:09:00Z"/>
                <w:b/>
                <w:bCs/>
                <w:sz w:val="22"/>
                <w:rPrChange w:id="782" w:author="TIPS" w:date="2024-02-13T23:13:00Z">
                  <w:rPr>
                    <w:ins w:id="783" w:author="TIPS" w:date="2024-02-13T23:09:00Z"/>
                  </w:rPr>
                </w:rPrChange>
              </w:rPr>
              <w:pPrChange w:id="784" w:author="TIPS" w:date="2024-02-13T23:13:00Z">
                <w:pPr>
                  <w:spacing w:after="200"/>
                </w:pPr>
              </w:pPrChange>
            </w:pPr>
            <w:ins w:id="785" w:author="TIPS" w:date="2024-02-13T23:13:00Z">
              <w:r>
                <w:rPr>
                  <w:b/>
                  <w:bCs/>
                </w:rPr>
                <w:t xml:space="preserve">50% </w:t>
              </w:r>
            </w:ins>
            <w:ins w:id="786" w:author="TIPS" w:date="2024-02-13T23:14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394" w:type="dxa"/>
          </w:tcPr>
          <w:p w14:paraId="30D42E3D" w14:textId="77777777" w:rsidR="006F2124" w:rsidRDefault="006F2124">
            <w:pPr>
              <w:spacing w:before="120" w:after="120" w:line="240" w:lineRule="auto"/>
              <w:jc w:val="center"/>
              <w:rPr>
                <w:ins w:id="787" w:author="TIPS" w:date="2024-02-13T23:09:00Z"/>
              </w:rPr>
              <w:pPrChange w:id="788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56FE974D" w14:textId="77777777" w:rsidR="006F2124" w:rsidRDefault="006F2124">
            <w:pPr>
              <w:spacing w:before="120" w:after="120" w:line="240" w:lineRule="auto"/>
              <w:jc w:val="center"/>
              <w:rPr>
                <w:ins w:id="789" w:author="TIPS" w:date="2024-02-13T23:09:00Z"/>
              </w:rPr>
              <w:pPrChange w:id="790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7FFF4733" w14:textId="77777777" w:rsidR="006F2124" w:rsidRDefault="006F2124">
            <w:pPr>
              <w:spacing w:before="120" w:after="120" w:line="240" w:lineRule="auto"/>
              <w:jc w:val="center"/>
              <w:rPr>
                <w:ins w:id="791" w:author="TIPS" w:date="2024-02-13T23:09:00Z"/>
              </w:rPr>
              <w:pPrChange w:id="792" w:author="TIPS" w:date="2024-02-13T23:15:00Z">
                <w:pPr>
                  <w:spacing w:after="200"/>
                </w:pPr>
              </w:pPrChange>
            </w:pPr>
          </w:p>
        </w:tc>
      </w:tr>
      <w:tr w:rsidR="00FC0AA5" w14:paraId="48C1A4B0" w14:textId="77777777" w:rsidTr="00325538">
        <w:trPr>
          <w:ins w:id="793" w:author="TIPS" w:date="2024-02-13T23:14:00Z"/>
        </w:trPr>
        <w:tc>
          <w:tcPr>
            <w:tcW w:w="2394" w:type="dxa"/>
          </w:tcPr>
          <w:p w14:paraId="729AC216" w14:textId="77777777" w:rsidR="00FC0AA5" w:rsidRDefault="00FC0AA5" w:rsidP="007F05C2">
            <w:pPr>
              <w:spacing w:before="120" w:after="120" w:line="240" w:lineRule="auto"/>
              <w:jc w:val="center"/>
              <w:rPr>
                <w:ins w:id="794" w:author="TIPS" w:date="2024-02-13T23:14:00Z"/>
                <w:b/>
                <w:bCs/>
              </w:rPr>
            </w:pPr>
            <w:ins w:id="795" w:author="TIPS" w:date="2024-02-13T23:14:00Z">
              <w:r>
                <w:rPr>
                  <w:b/>
                  <w:bCs/>
                </w:rPr>
                <w:t>50%</w:t>
              </w:r>
            </w:ins>
            <w:ins w:id="796" w:author="TIPS" w:date="2024-02-13T23:15:00Z">
              <w:r>
                <w:rPr>
                  <w:b/>
                  <w:bCs/>
                </w:rPr>
                <w:t xml:space="preserve"> Methanol</w:t>
              </w:r>
            </w:ins>
          </w:p>
        </w:tc>
        <w:tc>
          <w:tcPr>
            <w:tcW w:w="2394" w:type="dxa"/>
          </w:tcPr>
          <w:p w14:paraId="3614CC31" w14:textId="77777777" w:rsidR="006F2124" w:rsidRDefault="006F2124">
            <w:pPr>
              <w:spacing w:before="120" w:after="120" w:line="240" w:lineRule="auto"/>
              <w:jc w:val="center"/>
              <w:rPr>
                <w:ins w:id="797" w:author="TIPS" w:date="2024-02-13T23:14:00Z"/>
              </w:rPr>
              <w:pPrChange w:id="798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56EA3390" w14:textId="77777777" w:rsidR="006F2124" w:rsidRDefault="006F2124">
            <w:pPr>
              <w:spacing w:before="120" w:after="120" w:line="240" w:lineRule="auto"/>
              <w:jc w:val="center"/>
              <w:rPr>
                <w:ins w:id="799" w:author="TIPS" w:date="2024-02-13T23:14:00Z"/>
              </w:rPr>
              <w:pPrChange w:id="800" w:author="TIPS" w:date="2024-02-13T23:15:00Z">
                <w:pPr>
                  <w:spacing w:after="200"/>
                </w:pPr>
              </w:pPrChange>
            </w:pPr>
          </w:p>
        </w:tc>
        <w:tc>
          <w:tcPr>
            <w:tcW w:w="2394" w:type="dxa"/>
          </w:tcPr>
          <w:p w14:paraId="71C90B41" w14:textId="77777777" w:rsidR="006F2124" w:rsidRDefault="006F2124">
            <w:pPr>
              <w:spacing w:before="120" w:after="120" w:line="240" w:lineRule="auto"/>
              <w:jc w:val="center"/>
              <w:rPr>
                <w:ins w:id="801" w:author="TIPS" w:date="2024-02-13T23:14:00Z"/>
              </w:rPr>
              <w:pPrChange w:id="802" w:author="TIPS" w:date="2024-02-13T23:15:00Z">
                <w:pPr>
                  <w:spacing w:after="200"/>
                </w:pPr>
              </w:pPrChange>
            </w:pPr>
          </w:p>
        </w:tc>
      </w:tr>
    </w:tbl>
    <w:p w14:paraId="3EB8C90D" w14:textId="094FF56B" w:rsidR="006F2124" w:rsidRDefault="00CB5D7A">
      <w:pPr>
        <w:rPr>
          <w:ins w:id="803" w:author="TIPS" w:date="2024-02-13T23:16:00Z"/>
        </w:rPr>
        <w:pPrChange w:id="804" w:author="TIPS" w:date="2024-02-13T23:01:00Z">
          <w:pPr>
            <w:pStyle w:val="Heading1"/>
          </w:pPr>
        </w:pPrChange>
      </w:pPr>
      <w:ins w:id="805" w:author="TIPS" w:date="2024-02-13T23:1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2608" behindDoc="0" locked="0" layoutInCell="1" allowOverlap="1" wp14:anchorId="1986D45D" wp14:editId="490C4D5C">
                  <wp:simplePos x="0" y="0"/>
                  <wp:positionH relativeFrom="column">
                    <wp:posOffset>7621</wp:posOffset>
                  </wp:positionH>
                  <wp:positionV relativeFrom="paragraph">
                    <wp:posOffset>44450</wp:posOffset>
                  </wp:positionV>
                  <wp:extent cx="5913120" cy="311785"/>
                  <wp:effectExtent l="0" t="0" r="11430" b="12065"/>
                  <wp:wrapNone/>
                  <wp:docPr id="1752945400" name="Text Box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3120" cy="3117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83CCB5" w14:textId="3C842090" w:rsidR="006F2124" w:rsidRDefault="00FE1D2F">
                              <w:pPr>
                                <w:pStyle w:val="Caption"/>
                                <w:rPr>
                                  <w:sz w:val="20"/>
                                </w:rPr>
                                <w:pPrChange w:id="806" w:author="TIPS" w:date="2024-02-13T23:21:00Z">
                                  <w:pPr/>
                                </w:pPrChange>
                              </w:pPr>
                              <w:ins w:id="807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08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Table 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09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fldChar w:fldCharType="begin"/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10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instrText xml:space="preserve"> SEQ Table \* ARABIC </w:instrText>
                                </w:r>
                              </w:ins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811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="00587BF4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4</w:t>
                              </w:r>
                              <w:ins w:id="812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13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fldChar w:fldCharType="end"/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14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:</w:t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15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Qualitative data for the c</w:t>
                                </w:r>
                              </w:ins>
                              <w:ins w:id="816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17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omplex</w:t>
                                </w:r>
                              </w:ins>
                              <w:ins w:id="818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19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ed</w:t>
                                </w:r>
                              </w:ins>
                              <w:ins w:id="820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21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822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23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s</w:t>
                                </w:r>
                              </w:ins>
                              <w:ins w:id="824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25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olutions </w:t>
                                </w:r>
                              </w:ins>
                              <w:ins w:id="826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27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for</w:t>
                                </w:r>
                              </w:ins>
                              <w:ins w:id="828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29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830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31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v</w:t>
                                </w:r>
                              </w:ins>
                              <w:ins w:id="832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33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arying PPP </w:t>
                                </w:r>
                              </w:ins>
                              <w:ins w:id="834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35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m</w:t>
                                </w:r>
                              </w:ins>
                              <w:ins w:id="836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837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ass (g)</w:t>
                                </w:r>
                              </w:ins>
                              <w:ins w:id="838" w:author="TIPS" w:date="2024-02-13T23:25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.</w:t>
                                </w:r>
                              </w:ins>
                              <w:del w:id="839" w:author="TIPS" w:date="2024-02-13T23:20:00Z"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Text xml:space="preserve">Table </w:delText>
                                </w:r>
                                <w:r w:rsidRPr="00595B89" w:rsidDel="00783160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InstrText xml:space="preserve"> SEQ Table \* ARABIC </w:delInstrText>
                                </w:r>
                                <w:r w:rsidRPr="00595B89" w:rsidDel="00783160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Text>2</w:delText>
                                </w:r>
                                <w:r w:rsidRPr="00595B89" w:rsidDel="00783160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Text>: Dependent variables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986D45D" id="Text Box 59" o:spid="_x0000_s1046" type="#_x0000_t202" style="position:absolute;margin-left:.6pt;margin-top:3.5pt;width:465.6pt;height:24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">
                  <v:textbox>
                    <w:txbxContent>
                      <w:p w14:paraId="5783CCB5" w14:textId="3C842090" w:rsidR="006F2124" w:rsidRDefault="00FE1D2F">
                        <w:pPr>
                          <w:pStyle w:val="Caption"/>
                          <w:rPr>
                            <w:sz w:val="20"/>
                          </w:rPr>
                          <w:pPrChange w:id="840" w:author="TIPS" w:date="2024-02-13T23:21:00Z">
                            <w:pPr/>
                          </w:pPrChange>
                        </w:pPr>
                        <w:ins w:id="841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42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Table 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43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fldChar w:fldCharType="begin"/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44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instrText xml:space="preserve"> SEQ Table \* ARABIC </w:instrText>
                          </w:r>
                        </w:ins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845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fldChar w:fldCharType="separate"/>
                        </w:r>
                        <w:r w:rsidR="00587BF4">
                          <w:rPr>
                            <w:b w:val="0"/>
                            <w:bCs w:val="0"/>
                            <w:i/>
                            <w:iCs/>
                            <w:noProof/>
                            <w:color w:val="auto"/>
                            <w:sz w:val="20"/>
                            <w:szCs w:val="20"/>
                          </w:rPr>
                          <w:t>4</w:t>
                        </w:r>
                        <w:ins w:id="846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47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fldChar w:fldCharType="end"/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48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:</w:t>
                          </w:r>
                          <w:r w:rsidR="005531F3" w:rsidRPr="00595B89">
                            <w:rPr>
                              <w:b w:val="0"/>
                              <w:bCs w:val="0"/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49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Qualitative data for the c</w:t>
                          </w:r>
                        </w:ins>
                        <w:ins w:id="850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51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omplex</w:t>
                          </w:r>
                        </w:ins>
                        <w:ins w:id="852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53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ed</w:t>
                          </w:r>
                        </w:ins>
                        <w:ins w:id="854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55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856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57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s</w:t>
                          </w:r>
                        </w:ins>
                        <w:ins w:id="858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59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olutions </w:t>
                          </w:r>
                        </w:ins>
                        <w:ins w:id="860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61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for</w:t>
                          </w:r>
                        </w:ins>
                        <w:ins w:id="862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63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864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65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v</w:t>
                          </w:r>
                        </w:ins>
                        <w:ins w:id="866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67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arying PPP </w:t>
                          </w:r>
                        </w:ins>
                        <w:ins w:id="868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69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m</w:t>
                          </w:r>
                        </w:ins>
                        <w:ins w:id="870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871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ass (g)</w:t>
                          </w:r>
                        </w:ins>
                        <w:ins w:id="872" w:author="TIPS" w:date="2024-02-13T23:25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.</w:t>
                          </w:r>
                        </w:ins>
                        <w:del w:id="873" w:author="TIPS" w:date="2024-02-13T23:20:00Z"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Text xml:space="preserve">Table </w:delText>
                          </w:r>
                          <w:r w:rsidRPr="00595B89" w:rsidDel="00783160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InstrText xml:space="preserve"> SEQ Table \* ARABIC </w:delInstrText>
                          </w:r>
                          <w:r w:rsidRPr="00595B89" w:rsidDel="00783160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Text>2</w:delText>
                          </w:r>
                          <w:r w:rsidRPr="00595B89" w:rsidDel="00783160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Text>: Dependent variables</w:delText>
                          </w:r>
                        </w:del>
                      </w:p>
                    </w:txbxContent>
                  </v:textbox>
                </v:shape>
              </w:pict>
            </mc:Fallback>
          </mc:AlternateConten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2275"/>
        <w:gridCol w:w="2276"/>
        <w:gridCol w:w="2276"/>
      </w:tblGrid>
      <w:tr w:rsidR="00017D82" w14:paraId="4114F7B7" w14:textId="77777777" w:rsidTr="003C1D80">
        <w:tc>
          <w:tcPr>
            <w:tcW w:w="9576" w:type="dxa"/>
            <w:gridSpan w:val="4"/>
          </w:tcPr>
          <w:p w14:paraId="5205BC48" w14:textId="77777777" w:rsidR="006F2124" w:rsidRDefault="00017D82">
            <w:pPr>
              <w:pStyle w:val="Heading3"/>
              <w:spacing w:before="120" w:after="120" w:line="240" w:lineRule="auto"/>
              <w:jc w:val="center"/>
              <w:pPrChange w:id="874" w:author="TIPS" w:date="2024-02-19T22:16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875" w:name="_Toc162731398"/>
            <w:r>
              <w:t>9.</w:t>
            </w:r>
            <w:ins w:id="876" w:author="TIPS" w:date="2024-02-19T22:17:00Z">
              <w:r w:rsidR="00066FD6">
                <w:t>1.</w:t>
              </w:r>
            </w:ins>
            <w:ins w:id="877" w:author="TIPS" w:date="2024-02-13T23:32:00Z">
              <w:r w:rsidR="00DD6EC6">
                <w:t>3</w:t>
              </w:r>
            </w:ins>
            <w:del w:id="878" w:author="TIPS" w:date="2024-02-13T23:32:00Z">
              <w:r w:rsidDel="00DD6EC6">
                <w:delText>2</w:delText>
              </w:r>
            </w:del>
            <w:r>
              <w:t xml:space="preserve"> Complex Solutions at Varying Copper Concentrations (moldm</w:t>
            </w:r>
            <w:r w:rsidR="00FE1D2F" w:rsidRPr="00FE1D2F">
              <w:rPr>
                <w:vertAlign w:val="superscript"/>
                <w:rPrChange w:id="879" w:author="TIPS" w:date="2024-02-13T23:16:00Z">
                  <w:rPr>
                    <w:bCs/>
                    <w:szCs w:val="25"/>
                    <w:u w:val="single"/>
                  </w:rPr>
                </w:rPrChange>
              </w:rPr>
              <w:t>-3</w:t>
            </w:r>
            <w:r>
              <w:t>)</w:t>
            </w:r>
            <w:bookmarkEnd w:id="875"/>
          </w:p>
        </w:tc>
      </w:tr>
      <w:tr w:rsidR="002E4117" w:rsidRPr="00325538" w14:paraId="7D745370" w14:textId="77777777" w:rsidTr="003C1D80">
        <w:trPr>
          <w:ins w:id="880" w:author="TIPS" w:date="2024-02-13T23:16:00Z"/>
        </w:trPr>
        <w:tc>
          <w:tcPr>
            <w:tcW w:w="2394" w:type="dxa"/>
          </w:tcPr>
          <w:p w14:paraId="5C6FEDFD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ins w:id="881" w:author="TIPS" w:date="2024-02-13T23:16:00Z"/>
                <w:b/>
                <w:bCs/>
              </w:rPr>
            </w:pPr>
            <w:ins w:id="882" w:author="TIPS" w:date="2024-02-13T23:1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883" w:author="TIPS" w:date="2024-02-13T23:29:00Z">
              <w:r w:rsidR="00B57A0D">
                <w:rPr>
                  <w:b/>
                  <w:bCs/>
                </w:rPr>
                <w:t>/Concentration</w:t>
              </w:r>
            </w:ins>
          </w:p>
        </w:tc>
        <w:tc>
          <w:tcPr>
            <w:tcW w:w="2394" w:type="dxa"/>
          </w:tcPr>
          <w:p w14:paraId="4D09D9D4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ins w:id="884" w:author="TIPS" w:date="2024-02-13T23:16:00Z"/>
                <w:b/>
                <w:bCs/>
              </w:rPr>
            </w:pPr>
            <w:ins w:id="885" w:author="TIPS" w:date="2024-02-13T23:16:00Z">
              <w:r>
                <w:rPr>
                  <w:b/>
                  <w:bCs/>
                </w:rPr>
                <w:t>0.0</w:t>
              </w:r>
            </w:ins>
            <w:ins w:id="886" w:author="TIPS" w:date="2024-02-13T23:17:00Z">
              <w:r w:rsidR="00066136">
                <w:rPr>
                  <w:b/>
                  <w:bCs/>
                </w:rPr>
                <w:t>25</w:t>
              </w:r>
            </w:ins>
            <w:r w:rsidR="00D13F89">
              <w:rPr>
                <w:b/>
                <w:bCs/>
              </w:rPr>
              <w:t xml:space="preserve"> </w:t>
            </w:r>
            <w:r w:rsidR="00816697" w:rsidRPr="00816697">
              <w:rPr>
                <w:b/>
                <w:bCs/>
              </w:rPr>
              <w:t>±</w:t>
            </w:r>
            <w:r w:rsidR="00816697">
              <w:rPr>
                <w:b/>
                <w:bCs/>
              </w:rPr>
              <w:t xml:space="preserve"> </w:t>
            </w:r>
            <w:r w:rsidR="00816697" w:rsidRPr="00816697">
              <w:rPr>
                <w:b/>
                <w:bCs/>
              </w:rPr>
              <w:t>1.65×10</w:t>
            </w:r>
            <w:r w:rsidR="00816697" w:rsidRPr="00816697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0DF66878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ins w:id="887" w:author="TIPS" w:date="2024-02-13T23:16:00Z"/>
                <w:b/>
                <w:bCs/>
              </w:rPr>
            </w:pPr>
            <w:ins w:id="888" w:author="TIPS" w:date="2024-02-13T23:16:00Z">
              <w:r>
                <w:rPr>
                  <w:b/>
                  <w:bCs/>
                </w:rPr>
                <w:t>0.05</w:t>
              </w:r>
            </w:ins>
            <w:r w:rsidR="00C24B4E">
              <w:rPr>
                <w:b/>
                <w:bCs/>
              </w:rPr>
              <w:t>0</w:t>
            </w:r>
            <w:r w:rsidR="00816697">
              <w:rPr>
                <w:b/>
                <w:bCs/>
              </w:rPr>
              <w:t xml:space="preserve"> </w:t>
            </w:r>
            <w:r w:rsidR="00816697" w:rsidRPr="00816697">
              <w:rPr>
                <w:rFonts w:cs="Times New Roman"/>
                <w:b/>
                <w:bCs/>
              </w:rPr>
              <w:t>±</w:t>
            </w:r>
            <w:r w:rsidR="00816697">
              <w:rPr>
                <w:rFonts w:cs="Times New Roman"/>
                <w:b/>
                <w:bCs/>
              </w:rPr>
              <w:t xml:space="preserve"> </w:t>
            </w:r>
            <w:r w:rsidR="00816697" w:rsidRPr="00816697">
              <w:rPr>
                <w:b/>
                <w:bCs/>
              </w:rPr>
              <w:t>1.45</w:t>
            </w:r>
            <w:r w:rsidR="00816697" w:rsidRPr="00816697">
              <w:rPr>
                <w:rFonts w:cs="Times New Roman"/>
                <w:b/>
                <w:bCs/>
              </w:rPr>
              <w:t>×</w:t>
            </w:r>
            <w:r w:rsidR="00816697" w:rsidRPr="00816697">
              <w:rPr>
                <w:b/>
                <w:bCs/>
              </w:rPr>
              <w:t>10</w:t>
            </w:r>
            <w:r w:rsidR="00816697" w:rsidRPr="00816697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41127DE3" w14:textId="77777777" w:rsidR="002E4117" w:rsidRPr="00325538" w:rsidRDefault="002E4117" w:rsidP="003C1D80">
            <w:pPr>
              <w:spacing w:before="120" w:after="120" w:line="240" w:lineRule="auto"/>
              <w:jc w:val="center"/>
              <w:rPr>
                <w:ins w:id="889" w:author="TIPS" w:date="2024-02-13T23:16:00Z"/>
                <w:b/>
                <w:bCs/>
              </w:rPr>
            </w:pPr>
            <w:ins w:id="890" w:author="TIPS" w:date="2024-02-13T23:16:00Z">
              <w:r>
                <w:rPr>
                  <w:b/>
                  <w:bCs/>
                </w:rPr>
                <w:t>0.0</w:t>
              </w:r>
            </w:ins>
            <w:ins w:id="891" w:author="TIPS" w:date="2024-02-13T23:17:00Z">
              <w:r w:rsidR="00066136">
                <w:rPr>
                  <w:b/>
                  <w:bCs/>
                </w:rPr>
                <w:t>7</w:t>
              </w:r>
            </w:ins>
            <w:ins w:id="892" w:author="TIPS" w:date="2024-02-13T23:16:00Z">
              <w:r>
                <w:rPr>
                  <w:b/>
                  <w:bCs/>
                </w:rPr>
                <w:t>5</w:t>
              </w:r>
            </w:ins>
            <w:r w:rsidR="00816697">
              <w:rPr>
                <w:b/>
                <w:bCs/>
              </w:rPr>
              <w:t xml:space="preserve"> </w:t>
            </w:r>
            <w:r w:rsidR="00816697" w:rsidRPr="00816697">
              <w:rPr>
                <w:rFonts w:cs="Times New Roman"/>
                <w:b/>
                <w:bCs/>
              </w:rPr>
              <w:t>± 1.38×10</w:t>
            </w:r>
            <w:r w:rsidR="00816697" w:rsidRPr="00816697">
              <w:rPr>
                <w:rFonts w:cs="Times New Roman"/>
                <w:b/>
                <w:bCs/>
                <w:vertAlign w:val="superscript"/>
              </w:rPr>
              <w:t>-4</w:t>
            </w:r>
          </w:p>
        </w:tc>
      </w:tr>
      <w:tr w:rsidR="002E4117" w14:paraId="6A6000F3" w14:textId="77777777" w:rsidTr="003C1D80">
        <w:trPr>
          <w:ins w:id="893" w:author="TIPS" w:date="2024-02-13T23:16:00Z"/>
        </w:trPr>
        <w:tc>
          <w:tcPr>
            <w:tcW w:w="2394" w:type="dxa"/>
          </w:tcPr>
          <w:p w14:paraId="72B1F80E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ins w:id="894" w:author="TIPS" w:date="2024-02-13T23:16:00Z"/>
                <w:b/>
                <w:bCs/>
              </w:rPr>
            </w:pPr>
            <w:ins w:id="895" w:author="TIPS" w:date="2024-02-13T23:1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2394" w:type="dxa"/>
          </w:tcPr>
          <w:p w14:paraId="30862168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896" w:author="TIPS" w:date="2024-02-13T23:16:00Z"/>
              </w:rPr>
            </w:pPr>
          </w:p>
        </w:tc>
        <w:tc>
          <w:tcPr>
            <w:tcW w:w="2394" w:type="dxa"/>
          </w:tcPr>
          <w:p w14:paraId="24BC510C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897" w:author="TIPS" w:date="2024-02-13T23:16:00Z"/>
              </w:rPr>
            </w:pPr>
          </w:p>
        </w:tc>
        <w:tc>
          <w:tcPr>
            <w:tcW w:w="2394" w:type="dxa"/>
          </w:tcPr>
          <w:p w14:paraId="677E1106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898" w:author="TIPS" w:date="2024-02-13T23:16:00Z"/>
              </w:rPr>
            </w:pPr>
          </w:p>
        </w:tc>
      </w:tr>
      <w:tr w:rsidR="002E4117" w14:paraId="64ECBC35" w14:textId="77777777" w:rsidTr="003C1D80">
        <w:trPr>
          <w:ins w:id="899" w:author="TIPS" w:date="2024-02-13T23:16:00Z"/>
        </w:trPr>
        <w:tc>
          <w:tcPr>
            <w:tcW w:w="2394" w:type="dxa"/>
          </w:tcPr>
          <w:p w14:paraId="00114817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ins w:id="900" w:author="TIPS" w:date="2024-02-13T23:16:00Z"/>
                <w:b/>
                <w:bCs/>
              </w:rPr>
            </w:pPr>
            <w:ins w:id="901" w:author="TIPS" w:date="2024-02-13T23:1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394" w:type="dxa"/>
          </w:tcPr>
          <w:p w14:paraId="32075DB8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02" w:author="TIPS" w:date="2024-02-13T23:16:00Z"/>
              </w:rPr>
            </w:pPr>
          </w:p>
        </w:tc>
        <w:tc>
          <w:tcPr>
            <w:tcW w:w="2394" w:type="dxa"/>
          </w:tcPr>
          <w:p w14:paraId="5FA31AA2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03" w:author="TIPS" w:date="2024-02-13T23:16:00Z"/>
              </w:rPr>
            </w:pPr>
          </w:p>
        </w:tc>
        <w:tc>
          <w:tcPr>
            <w:tcW w:w="2394" w:type="dxa"/>
          </w:tcPr>
          <w:p w14:paraId="0F41A893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04" w:author="TIPS" w:date="2024-02-13T23:16:00Z"/>
              </w:rPr>
            </w:pPr>
          </w:p>
        </w:tc>
      </w:tr>
      <w:tr w:rsidR="002E4117" w14:paraId="160A58A3" w14:textId="77777777" w:rsidTr="003C1D80">
        <w:trPr>
          <w:ins w:id="905" w:author="TIPS" w:date="2024-02-13T23:16:00Z"/>
        </w:trPr>
        <w:tc>
          <w:tcPr>
            <w:tcW w:w="2394" w:type="dxa"/>
          </w:tcPr>
          <w:p w14:paraId="68FD2EEB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ins w:id="906" w:author="TIPS" w:date="2024-02-13T23:16:00Z"/>
                <w:b/>
                <w:bCs/>
              </w:rPr>
            </w:pPr>
            <w:ins w:id="907" w:author="TIPS" w:date="2024-02-13T23:16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2394" w:type="dxa"/>
          </w:tcPr>
          <w:p w14:paraId="53FDDC44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08" w:author="TIPS" w:date="2024-02-13T23:16:00Z"/>
              </w:rPr>
            </w:pPr>
          </w:p>
        </w:tc>
        <w:tc>
          <w:tcPr>
            <w:tcW w:w="2394" w:type="dxa"/>
          </w:tcPr>
          <w:p w14:paraId="4CF7EFF3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09" w:author="TIPS" w:date="2024-02-13T23:16:00Z"/>
              </w:rPr>
            </w:pPr>
          </w:p>
        </w:tc>
        <w:tc>
          <w:tcPr>
            <w:tcW w:w="2394" w:type="dxa"/>
          </w:tcPr>
          <w:p w14:paraId="5EBD0F8C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10" w:author="TIPS" w:date="2024-02-13T23:16:00Z"/>
              </w:rPr>
            </w:pPr>
          </w:p>
        </w:tc>
      </w:tr>
      <w:tr w:rsidR="002E4117" w14:paraId="6A78DA93" w14:textId="77777777" w:rsidTr="003C1D80">
        <w:trPr>
          <w:ins w:id="911" w:author="TIPS" w:date="2024-02-13T23:16:00Z"/>
        </w:trPr>
        <w:tc>
          <w:tcPr>
            <w:tcW w:w="2394" w:type="dxa"/>
          </w:tcPr>
          <w:p w14:paraId="25F71279" w14:textId="77777777" w:rsidR="002E4117" w:rsidRPr="007F05C2" w:rsidRDefault="002E4117" w:rsidP="003C1D80">
            <w:pPr>
              <w:spacing w:before="120" w:after="120" w:line="240" w:lineRule="auto"/>
              <w:jc w:val="center"/>
              <w:rPr>
                <w:ins w:id="912" w:author="TIPS" w:date="2024-02-13T23:16:00Z"/>
                <w:b/>
                <w:bCs/>
              </w:rPr>
            </w:pPr>
            <w:ins w:id="913" w:author="TIPS" w:date="2024-02-13T23:16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2394" w:type="dxa"/>
          </w:tcPr>
          <w:p w14:paraId="128C7AB6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14" w:author="TIPS" w:date="2024-02-13T23:16:00Z"/>
              </w:rPr>
            </w:pPr>
          </w:p>
        </w:tc>
        <w:tc>
          <w:tcPr>
            <w:tcW w:w="2394" w:type="dxa"/>
          </w:tcPr>
          <w:p w14:paraId="324C47EC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15" w:author="TIPS" w:date="2024-02-13T23:16:00Z"/>
              </w:rPr>
            </w:pPr>
          </w:p>
        </w:tc>
        <w:tc>
          <w:tcPr>
            <w:tcW w:w="2394" w:type="dxa"/>
          </w:tcPr>
          <w:p w14:paraId="336FFE3B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16" w:author="TIPS" w:date="2024-02-13T23:16:00Z"/>
              </w:rPr>
            </w:pPr>
          </w:p>
        </w:tc>
      </w:tr>
      <w:tr w:rsidR="002E4117" w14:paraId="4B862FA4" w14:textId="77777777" w:rsidTr="003C1D80">
        <w:trPr>
          <w:ins w:id="917" w:author="TIPS" w:date="2024-02-13T23:16:00Z"/>
        </w:trPr>
        <w:tc>
          <w:tcPr>
            <w:tcW w:w="2394" w:type="dxa"/>
          </w:tcPr>
          <w:p w14:paraId="39661BA2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18" w:author="TIPS" w:date="2024-02-13T23:16:00Z"/>
                <w:b/>
                <w:bCs/>
              </w:rPr>
            </w:pPr>
            <w:ins w:id="919" w:author="TIPS" w:date="2024-02-13T23:16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2394" w:type="dxa"/>
          </w:tcPr>
          <w:p w14:paraId="1D3EF4B7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20" w:author="TIPS" w:date="2024-02-13T23:16:00Z"/>
              </w:rPr>
            </w:pPr>
          </w:p>
        </w:tc>
        <w:tc>
          <w:tcPr>
            <w:tcW w:w="2394" w:type="dxa"/>
          </w:tcPr>
          <w:p w14:paraId="133EC250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21" w:author="TIPS" w:date="2024-02-13T23:16:00Z"/>
              </w:rPr>
            </w:pPr>
          </w:p>
        </w:tc>
        <w:tc>
          <w:tcPr>
            <w:tcW w:w="2394" w:type="dxa"/>
          </w:tcPr>
          <w:p w14:paraId="69B12285" w14:textId="77777777" w:rsidR="002E4117" w:rsidRDefault="002E4117" w:rsidP="003C1D80">
            <w:pPr>
              <w:spacing w:before="120" w:after="120" w:line="240" w:lineRule="auto"/>
              <w:jc w:val="center"/>
              <w:rPr>
                <w:ins w:id="922" w:author="TIPS" w:date="2024-02-13T23:16:00Z"/>
              </w:rPr>
            </w:pPr>
          </w:p>
        </w:tc>
      </w:tr>
    </w:tbl>
    <w:p w14:paraId="76B75A99" w14:textId="4F353D51" w:rsidR="006F2124" w:rsidRDefault="00CB5D7A">
      <w:pPr>
        <w:rPr>
          <w:ins w:id="923" w:author="TIPS" w:date="2024-02-13T23:00:00Z"/>
        </w:rPr>
        <w:pPrChange w:id="924" w:author="TIPS" w:date="2024-02-13T23:01:00Z">
          <w:pPr>
            <w:pStyle w:val="Heading1"/>
          </w:pPr>
        </w:pPrChange>
      </w:pPr>
      <w:ins w:id="925" w:author="TIPS" w:date="2024-02-13T23:22:00Z">
        <w:r>
          <w:rPr>
            <w:noProof/>
            <w:lang w:eastAsia="zh-TW" w:bidi="ar-SA"/>
          </w:rPr>
          <mc:AlternateContent>
            <mc:Choice Requires="wps">
              <w:drawing>
                <wp:anchor distT="0" distB="0" distL="114300" distR="114300" simplePos="0" relativeHeight="251653632" behindDoc="0" locked="0" layoutInCell="1" allowOverlap="1" wp14:anchorId="648DA3D0" wp14:editId="13AC624A">
                  <wp:simplePos x="0" y="0"/>
                  <wp:positionH relativeFrom="column">
                    <wp:posOffset>7621</wp:posOffset>
                  </wp:positionH>
                  <wp:positionV relativeFrom="paragraph">
                    <wp:posOffset>50165</wp:posOffset>
                  </wp:positionV>
                  <wp:extent cx="5913120" cy="311150"/>
                  <wp:effectExtent l="0" t="0" r="11430" b="12700"/>
                  <wp:wrapNone/>
                  <wp:docPr id="1773150684" name="Text Box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3120" cy="31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7FFE6" w14:textId="6EDE7240" w:rsidR="006F2124" w:rsidRPr="006F2124" w:rsidRDefault="00FE1D2F">
                              <w:pPr>
                                <w:pStyle w:val="Caption"/>
                                <w:rPr>
                                  <w:i/>
                                  <w:iCs/>
                                  <w:sz w:val="20"/>
                                  <w:rPrChange w:id="926" w:author="TIPS" w:date="2024-02-13T23:24:00Z">
                                    <w:rPr/>
                                  </w:rPrChange>
                                </w:rPr>
                                <w:pPrChange w:id="927" w:author="TIPS" w:date="2024-02-13T23:24:00Z">
                                  <w:pPr/>
                                </w:pPrChange>
                              </w:pPr>
                              <w:ins w:id="928" w:author="TIPS" w:date="2024-02-13T23:24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29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Table 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30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fldChar w:fldCharType="begin"/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31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instrText xml:space="preserve"> SEQ Table \* ARABIC </w:instrText>
                                </w:r>
                              </w:ins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932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="00587BF4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5</w:t>
                              </w:r>
                              <w:ins w:id="933" w:author="TIPS" w:date="2024-02-13T23:24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34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fldChar w:fldCharType="end"/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35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: Qualitative data for the complexed solutions for varying </w:t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copper concentration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36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(moldm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vertAlign w:val="superscript"/>
                                    <w:rPrChange w:id="937" w:author="TIPS" w:date="2024-02-13T23:24:00Z">
                                      <w:rPr>
                                        <w:b/>
                                        <w:bCs/>
                                        <w:vertAlign w:val="superscript"/>
                                      </w:rPr>
                                    </w:rPrChange>
                                  </w:rPr>
                                  <w:t>-3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938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)</w:t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.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48DA3D0" id="Text Box 60" o:spid="_x0000_s1047" type="#_x0000_t202" style="position:absolute;margin-left:.6pt;margin-top:3.95pt;width:465.6pt;height:24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">
                  <v:textbox>
                    <w:txbxContent>
                      <w:p w14:paraId="21F7FFE6" w14:textId="6EDE7240" w:rsidR="006F2124" w:rsidRPr="006F2124" w:rsidRDefault="00FE1D2F">
                        <w:pPr>
                          <w:pStyle w:val="Caption"/>
                          <w:rPr>
                            <w:i/>
                            <w:iCs/>
                            <w:sz w:val="20"/>
                            <w:rPrChange w:id="939" w:author="TIPS" w:date="2024-02-13T23:24:00Z">
                              <w:rPr/>
                            </w:rPrChange>
                          </w:rPr>
                          <w:pPrChange w:id="940" w:author="TIPS" w:date="2024-02-13T23:24:00Z">
                            <w:pPr/>
                          </w:pPrChange>
                        </w:pPr>
                        <w:ins w:id="941" w:author="TIPS" w:date="2024-02-13T23:24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42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Table 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43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fldChar w:fldCharType="begin"/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44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instrText xml:space="preserve"> SEQ Table \* ARABIC </w:instrText>
                          </w:r>
                        </w:ins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945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fldChar w:fldCharType="separate"/>
                        </w:r>
                        <w:r w:rsidR="00587BF4">
                          <w:rPr>
                            <w:b w:val="0"/>
                            <w:bCs w:val="0"/>
                            <w:i/>
                            <w:iCs/>
                            <w:noProof/>
                            <w:color w:val="auto"/>
                            <w:sz w:val="20"/>
                            <w:szCs w:val="20"/>
                          </w:rPr>
                          <w:t>5</w:t>
                        </w:r>
                        <w:ins w:id="946" w:author="TIPS" w:date="2024-02-13T23:24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47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fldChar w:fldCharType="end"/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48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: Qualitative data for the complexed solutions for varying </w:t>
                          </w:r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copper concentration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49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(moldm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vertAlign w:val="superscript"/>
                              <w:rPrChange w:id="950" w:author="TIPS" w:date="2024-02-13T23:24:00Z">
                                <w:rPr>
                                  <w:b/>
                                  <w:bCs/>
                                  <w:vertAlign w:val="superscript"/>
                                </w:rPr>
                              </w:rPrChange>
                            </w:rPr>
                            <w:t>-3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951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)</w:t>
                          </w:r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.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1134"/>
        <w:gridCol w:w="1133"/>
        <w:gridCol w:w="1133"/>
        <w:gridCol w:w="1078"/>
        <w:gridCol w:w="1078"/>
        <w:gridCol w:w="1078"/>
        <w:gridCol w:w="1078"/>
        <w:tblGridChange w:id="952">
          <w:tblGrid>
            <w:gridCol w:w="113"/>
            <w:gridCol w:w="1629"/>
            <w:gridCol w:w="1333"/>
            <w:gridCol w:w="1332"/>
            <w:gridCol w:w="1332"/>
            <w:gridCol w:w="1279"/>
            <w:gridCol w:w="1279"/>
            <w:gridCol w:w="1166"/>
            <w:gridCol w:w="113"/>
            <w:gridCol w:w="1279"/>
          </w:tblGrid>
        </w:tblGridChange>
      </w:tblGrid>
      <w:tr w:rsidR="00017D82" w14:paraId="02AE97B9" w14:textId="77777777" w:rsidTr="003C1D80">
        <w:tc>
          <w:tcPr>
            <w:tcW w:w="9576" w:type="dxa"/>
            <w:gridSpan w:val="8"/>
          </w:tcPr>
          <w:p w14:paraId="731B8AF4" w14:textId="77777777" w:rsidR="006F2124" w:rsidRDefault="00017D82">
            <w:pPr>
              <w:pStyle w:val="Heading3"/>
              <w:spacing w:before="120" w:after="120" w:line="240" w:lineRule="auto"/>
              <w:jc w:val="center"/>
              <w:pPrChange w:id="953" w:author="TIPS" w:date="2024-02-19T22:17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954" w:name="_Toc162731399"/>
            <w:r>
              <w:lastRenderedPageBreak/>
              <w:t>9.</w:t>
            </w:r>
            <w:ins w:id="955" w:author="TIPS" w:date="2024-02-19T22:17:00Z">
              <w:r w:rsidR="00066FD6">
                <w:t>1.</w:t>
              </w:r>
            </w:ins>
            <w:ins w:id="956" w:author="TIPS" w:date="2024-02-13T23:32:00Z">
              <w:r w:rsidR="00DD6EC6">
                <w:t>4</w:t>
              </w:r>
            </w:ins>
            <w:del w:id="957" w:author="TIPS" w:date="2024-02-13T23:32:00Z">
              <w:r w:rsidDel="00DD6EC6">
                <w:delText>3</w:delText>
              </w:r>
            </w:del>
            <w:r>
              <w:t xml:space="preserve"> Complex Solutions at Varying</w:t>
            </w:r>
            <w:r w:rsidRPr="00076337">
              <w:t xml:space="preserve"> </w:t>
            </w:r>
            <w:r w:rsidR="00FE1D2F" w:rsidRPr="00FE1D2F">
              <w:rPr>
                <w:rPrChange w:id="958" w:author="TIPS" w:date="2024-02-13T23:26:00Z">
                  <w:rPr>
                    <w:b w:val="0"/>
                    <w:bCs/>
                    <w:szCs w:val="25"/>
                    <w:u w:val="single"/>
                  </w:rPr>
                </w:rPrChange>
              </w:rPr>
              <w:t>Solution:Cu</w:t>
            </w:r>
            <w:r w:rsidR="00FE1D2F" w:rsidRPr="00FE1D2F">
              <w:rPr>
                <w:vertAlign w:val="superscript"/>
                <w:rPrChange w:id="959" w:author="TIPS" w:date="2024-02-13T23:29:00Z">
                  <w:rPr>
                    <w:b w:val="0"/>
                    <w:bCs/>
                    <w:szCs w:val="25"/>
                    <w:u w:val="single"/>
                    <w:vertAlign w:val="superscript"/>
                  </w:rPr>
                </w:rPrChange>
              </w:rPr>
              <w:t>2+</w:t>
            </w:r>
            <w:r w:rsidR="00FE1D2F" w:rsidRPr="00FE1D2F">
              <w:rPr>
                <w:rPrChange w:id="960" w:author="TIPS" w:date="2024-02-13T23:26:00Z">
                  <w:rPr>
                    <w:b w:val="0"/>
                    <w:bCs/>
                    <w:szCs w:val="25"/>
                    <w:u w:val="single"/>
                  </w:rPr>
                </w:rPrChange>
              </w:rPr>
              <w:t xml:space="preserve"> Voluminal Ratio</w:t>
            </w:r>
            <w:r>
              <w:t>s (</w:t>
            </w:r>
            <w:r w:rsidR="00905E43">
              <w:t>cm</w:t>
            </w:r>
            <w:r w:rsidR="00905E43" w:rsidRPr="00905E43">
              <w:rPr>
                <w:vertAlign w:val="superscript"/>
              </w:rPr>
              <w:t>3</w:t>
            </w:r>
            <w:r>
              <w:t>)</w:t>
            </w:r>
            <w:bookmarkEnd w:id="954"/>
          </w:p>
        </w:tc>
      </w:tr>
      <w:tr w:rsidR="00017D82" w:rsidRPr="00325538" w14:paraId="1968D96B" w14:textId="77777777" w:rsidTr="00017D82">
        <w:tblPrEx>
          <w:tblW w:w="0" w:type="auto"/>
          <w:tblPrExChange w:id="961" w:author="TIPS" w:date="2024-02-13T23:28:00Z">
            <w:tblPrEx>
              <w:tblW w:w="0" w:type="auto"/>
            </w:tblPrEx>
          </w:tblPrExChange>
        </w:tblPrEx>
        <w:trPr>
          <w:ins w:id="962" w:author="TIPS" w:date="2024-02-13T23:26:00Z"/>
        </w:trPr>
        <w:tc>
          <w:tcPr>
            <w:tcW w:w="1642" w:type="dxa"/>
            <w:tcPrChange w:id="963" w:author="TIPS" w:date="2024-02-13T23:28:00Z">
              <w:tcPr>
                <w:tcW w:w="1742" w:type="dxa"/>
                <w:gridSpan w:val="2"/>
              </w:tcPr>
            </w:tcPrChange>
          </w:tcPr>
          <w:p w14:paraId="7EFF4907" w14:textId="77777777" w:rsidR="00017D82" w:rsidRPr="00325538" w:rsidRDefault="00017D82" w:rsidP="003C1D80">
            <w:pPr>
              <w:spacing w:before="120" w:after="120" w:line="240" w:lineRule="auto"/>
              <w:jc w:val="center"/>
              <w:rPr>
                <w:ins w:id="964" w:author="TIPS" w:date="2024-02-13T23:26:00Z"/>
                <w:b/>
                <w:bCs/>
              </w:rPr>
            </w:pPr>
            <w:ins w:id="965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966" w:author="TIPS" w:date="2024-02-13T23:29:00Z">
              <w:r w:rsidR="00B57A0D">
                <w:rPr>
                  <w:b/>
                  <w:bCs/>
                </w:rPr>
                <w:t>/Ratio</w:t>
              </w:r>
            </w:ins>
          </w:p>
        </w:tc>
        <w:tc>
          <w:tcPr>
            <w:tcW w:w="1170" w:type="dxa"/>
            <w:tcPrChange w:id="967" w:author="TIPS" w:date="2024-02-13T23:28:00Z">
              <w:tcPr>
                <w:tcW w:w="1333" w:type="dxa"/>
              </w:tcPr>
            </w:tcPrChange>
          </w:tcPr>
          <w:p w14:paraId="22A193EC" w14:textId="77777777" w:rsidR="00017D82" w:rsidRPr="00325538" w:rsidRDefault="00B57A0D" w:rsidP="003C1D80">
            <w:pPr>
              <w:spacing w:before="120" w:after="120" w:line="240" w:lineRule="auto"/>
              <w:jc w:val="center"/>
              <w:rPr>
                <w:ins w:id="968" w:author="TIPS" w:date="2024-02-13T23:26:00Z"/>
                <w:b/>
                <w:bCs/>
              </w:rPr>
            </w:pPr>
            <w:ins w:id="969" w:author="TIPS" w:date="2024-02-13T23:29:00Z">
              <w:r>
                <w:rPr>
                  <w:b/>
                  <w:bCs/>
                </w:rPr>
                <w:t>1</w:t>
              </w:r>
            </w:ins>
            <w:ins w:id="970" w:author="TIPS" w:date="2024-02-13T23:26:00Z">
              <w:r w:rsidR="00017D82">
                <w:rPr>
                  <w:b/>
                  <w:bCs/>
                </w:rPr>
                <w:t>0</w:t>
              </w:r>
            </w:ins>
            <w:ins w:id="971" w:author="TIPS" w:date="2024-02-13T23:29:00Z">
              <w:r>
                <w:rPr>
                  <w:b/>
                  <w:bCs/>
                </w:rPr>
                <w:t>:10</w:t>
              </w:r>
            </w:ins>
          </w:p>
        </w:tc>
        <w:tc>
          <w:tcPr>
            <w:tcW w:w="1168" w:type="dxa"/>
            <w:tcPrChange w:id="972" w:author="TIPS" w:date="2024-02-13T23:28:00Z">
              <w:tcPr>
                <w:tcW w:w="1332" w:type="dxa"/>
              </w:tcPr>
            </w:tcPrChange>
          </w:tcPr>
          <w:p w14:paraId="2BB49163" w14:textId="77777777" w:rsidR="00017D82" w:rsidRPr="00325538" w:rsidRDefault="00B57A0D" w:rsidP="003C1D80">
            <w:pPr>
              <w:spacing w:before="120" w:after="120" w:line="240" w:lineRule="auto"/>
              <w:jc w:val="center"/>
              <w:rPr>
                <w:ins w:id="973" w:author="TIPS" w:date="2024-02-13T23:26:00Z"/>
                <w:b/>
                <w:bCs/>
              </w:rPr>
            </w:pPr>
            <w:ins w:id="974" w:author="TIPS" w:date="2024-02-13T23:29:00Z">
              <w:r>
                <w:rPr>
                  <w:b/>
                  <w:bCs/>
                </w:rPr>
                <w:t>1</w:t>
              </w:r>
            </w:ins>
            <w:ins w:id="975" w:author="TIPS" w:date="2024-02-13T23:26:00Z">
              <w:r w:rsidR="00017D82">
                <w:rPr>
                  <w:b/>
                  <w:bCs/>
                </w:rPr>
                <w:t>0</w:t>
              </w:r>
            </w:ins>
            <w:ins w:id="976" w:author="TIPS" w:date="2024-02-13T23:29:00Z">
              <w:r>
                <w:rPr>
                  <w:b/>
                  <w:bCs/>
                </w:rPr>
                <w:t>:20</w:t>
              </w:r>
            </w:ins>
          </w:p>
        </w:tc>
        <w:tc>
          <w:tcPr>
            <w:tcW w:w="1168" w:type="dxa"/>
            <w:tcPrChange w:id="977" w:author="TIPS" w:date="2024-02-13T23:28:00Z">
              <w:tcPr>
                <w:tcW w:w="1332" w:type="dxa"/>
              </w:tcPr>
            </w:tcPrChange>
          </w:tcPr>
          <w:p w14:paraId="493A55D6" w14:textId="77777777" w:rsidR="00017D82" w:rsidRPr="00325538" w:rsidRDefault="00B57A0D" w:rsidP="003C1D80">
            <w:pPr>
              <w:spacing w:before="120" w:after="120" w:line="240" w:lineRule="auto"/>
              <w:jc w:val="center"/>
              <w:rPr>
                <w:ins w:id="978" w:author="TIPS" w:date="2024-02-13T23:26:00Z"/>
                <w:b/>
                <w:bCs/>
              </w:rPr>
            </w:pPr>
            <w:ins w:id="979" w:author="TIPS" w:date="2024-02-13T23:29:00Z">
              <w:r>
                <w:rPr>
                  <w:b/>
                  <w:bCs/>
                </w:rPr>
                <w:t>1</w:t>
              </w:r>
            </w:ins>
            <w:ins w:id="980" w:author="TIPS" w:date="2024-02-13T23:26:00Z">
              <w:r w:rsidR="00017D82">
                <w:rPr>
                  <w:b/>
                  <w:bCs/>
                </w:rPr>
                <w:t>0</w:t>
              </w:r>
            </w:ins>
            <w:ins w:id="981" w:author="TIPS" w:date="2024-02-13T23:29:00Z">
              <w:r>
                <w:rPr>
                  <w:b/>
                  <w:bCs/>
                </w:rPr>
                <w:t>:30</w:t>
              </w:r>
            </w:ins>
          </w:p>
        </w:tc>
        <w:tc>
          <w:tcPr>
            <w:tcW w:w="1107" w:type="dxa"/>
            <w:tcPrChange w:id="982" w:author="TIPS" w:date="2024-02-13T23:28:00Z">
              <w:tcPr>
                <w:tcW w:w="1279" w:type="dxa"/>
              </w:tcPr>
            </w:tcPrChange>
          </w:tcPr>
          <w:p w14:paraId="5DFBC889" w14:textId="77777777" w:rsidR="00017D82" w:rsidRDefault="00B57A0D" w:rsidP="003C1D80">
            <w:pPr>
              <w:spacing w:before="120" w:after="120" w:line="240" w:lineRule="auto"/>
              <w:jc w:val="center"/>
              <w:rPr>
                <w:ins w:id="983" w:author="TIPS" w:date="2024-02-13T23:28:00Z"/>
                <w:b/>
                <w:bCs/>
              </w:rPr>
            </w:pPr>
            <w:ins w:id="984" w:author="TIPS" w:date="2024-02-13T23:29:00Z">
              <w:r>
                <w:rPr>
                  <w:b/>
                  <w:bCs/>
                </w:rPr>
                <w:t>2</w:t>
              </w:r>
            </w:ins>
            <w:ins w:id="985" w:author="TIPS" w:date="2024-02-13T23:28:00Z">
              <w:r w:rsidR="00017D82">
                <w:rPr>
                  <w:b/>
                  <w:bCs/>
                </w:rPr>
                <w:t>0</w:t>
              </w:r>
            </w:ins>
            <w:ins w:id="986" w:author="TIPS" w:date="2024-02-13T23:29:00Z">
              <w:r>
                <w:rPr>
                  <w:b/>
                  <w:bCs/>
                </w:rPr>
                <w:t>:</w:t>
              </w:r>
            </w:ins>
            <w:ins w:id="987" w:author="TIPS" w:date="2024-02-13T23:30:00Z">
              <w:r>
                <w:rPr>
                  <w:b/>
                  <w:bCs/>
                </w:rPr>
                <w:t>10</w:t>
              </w:r>
            </w:ins>
          </w:p>
        </w:tc>
        <w:tc>
          <w:tcPr>
            <w:tcW w:w="1107" w:type="dxa"/>
            <w:tcPrChange w:id="988" w:author="TIPS" w:date="2024-02-13T23:28:00Z">
              <w:tcPr>
                <w:tcW w:w="1279" w:type="dxa"/>
              </w:tcPr>
            </w:tcPrChange>
          </w:tcPr>
          <w:p w14:paraId="1F4908C9" w14:textId="77777777" w:rsidR="00017D82" w:rsidRDefault="00B57A0D" w:rsidP="003C1D80">
            <w:pPr>
              <w:spacing w:before="120" w:after="120" w:line="240" w:lineRule="auto"/>
              <w:jc w:val="center"/>
              <w:rPr>
                <w:ins w:id="989" w:author="TIPS" w:date="2024-02-13T23:28:00Z"/>
                <w:b/>
                <w:bCs/>
              </w:rPr>
            </w:pPr>
            <w:ins w:id="990" w:author="TIPS" w:date="2024-02-13T23:30:00Z">
              <w:r>
                <w:rPr>
                  <w:b/>
                  <w:bCs/>
                </w:rPr>
                <w:t>2</w:t>
              </w:r>
            </w:ins>
            <w:ins w:id="991" w:author="TIPS" w:date="2024-02-13T23:28:00Z">
              <w:r w:rsidR="00017D82">
                <w:rPr>
                  <w:b/>
                  <w:bCs/>
                </w:rPr>
                <w:t>0</w:t>
              </w:r>
            </w:ins>
            <w:ins w:id="992" w:author="TIPS" w:date="2024-02-13T23:30:00Z">
              <w:r>
                <w:rPr>
                  <w:b/>
                  <w:bCs/>
                </w:rPr>
                <w:t>:30</w:t>
              </w:r>
            </w:ins>
          </w:p>
        </w:tc>
        <w:tc>
          <w:tcPr>
            <w:tcW w:w="1107" w:type="dxa"/>
            <w:tcPrChange w:id="993" w:author="TIPS" w:date="2024-02-13T23:28:00Z">
              <w:tcPr>
                <w:tcW w:w="1279" w:type="dxa"/>
                <w:gridSpan w:val="2"/>
              </w:tcPr>
            </w:tcPrChange>
          </w:tcPr>
          <w:p w14:paraId="4FE2D8C4" w14:textId="77777777" w:rsidR="00017D82" w:rsidRDefault="00B57A0D" w:rsidP="003C1D80">
            <w:pPr>
              <w:spacing w:before="120" w:after="120" w:line="240" w:lineRule="auto"/>
              <w:jc w:val="center"/>
              <w:rPr>
                <w:ins w:id="994" w:author="TIPS" w:date="2024-02-13T23:28:00Z"/>
                <w:b/>
                <w:bCs/>
              </w:rPr>
            </w:pPr>
            <w:ins w:id="995" w:author="TIPS" w:date="2024-02-13T23:30:00Z">
              <w:r>
                <w:rPr>
                  <w:b/>
                  <w:bCs/>
                </w:rPr>
                <w:t>3</w:t>
              </w:r>
            </w:ins>
            <w:ins w:id="996" w:author="TIPS" w:date="2024-02-13T23:28:00Z">
              <w:r w:rsidR="00017D82">
                <w:rPr>
                  <w:b/>
                  <w:bCs/>
                </w:rPr>
                <w:t>0</w:t>
              </w:r>
            </w:ins>
            <w:ins w:id="997" w:author="TIPS" w:date="2024-02-13T23:30:00Z">
              <w:r>
                <w:rPr>
                  <w:b/>
                  <w:bCs/>
                </w:rPr>
                <w:t>:10</w:t>
              </w:r>
            </w:ins>
          </w:p>
        </w:tc>
        <w:tc>
          <w:tcPr>
            <w:tcW w:w="1107" w:type="dxa"/>
            <w:tcPrChange w:id="998" w:author="TIPS" w:date="2024-02-13T23:28:00Z">
              <w:tcPr>
                <w:tcW w:w="1279" w:type="dxa"/>
              </w:tcPr>
            </w:tcPrChange>
          </w:tcPr>
          <w:p w14:paraId="4CA2B78F" w14:textId="77777777" w:rsidR="00017D82" w:rsidRDefault="00B57A0D" w:rsidP="003C1D80">
            <w:pPr>
              <w:spacing w:before="120" w:after="120" w:line="240" w:lineRule="auto"/>
              <w:jc w:val="center"/>
              <w:rPr>
                <w:ins w:id="999" w:author="TIPS" w:date="2024-02-13T23:28:00Z"/>
                <w:b/>
                <w:bCs/>
              </w:rPr>
            </w:pPr>
            <w:ins w:id="1000" w:author="TIPS" w:date="2024-02-13T23:30:00Z">
              <w:r>
                <w:rPr>
                  <w:b/>
                  <w:bCs/>
                </w:rPr>
                <w:t>3</w:t>
              </w:r>
            </w:ins>
            <w:ins w:id="1001" w:author="TIPS" w:date="2024-02-13T23:28:00Z">
              <w:r w:rsidR="00017D82">
                <w:rPr>
                  <w:b/>
                  <w:bCs/>
                </w:rPr>
                <w:t>0</w:t>
              </w:r>
            </w:ins>
            <w:ins w:id="1002" w:author="TIPS" w:date="2024-02-13T23:30:00Z">
              <w:r>
                <w:rPr>
                  <w:b/>
                  <w:bCs/>
                </w:rPr>
                <w:t>:20</w:t>
              </w:r>
            </w:ins>
          </w:p>
        </w:tc>
      </w:tr>
      <w:tr w:rsidR="00017D82" w14:paraId="18331EB3" w14:textId="77777777" w:rsidTr="00017D82">
        <w:tblPrEx>
          <w:tblW w:w="0" w:type="auto"/>
          <w:tblPrExChange w:id="1003" w:author="TIPS" w:date="2024-02-13T23:28:00Z">
            <w:tblPrEx>
              <w:tblW w:w="0" w:type="auto"/>
            </w:tblPrEx>
          </w:tblPrExChange>
        </w:tblPrEx>
        <w:trPr>
          <w:ins w:id="1004" w:author="TIPS" w:date="2024-02-13T23:26:00Z"/>
        </w:trPr>
        <w:tc>
          <w:tcPr>
            <w:tcW w:w="1642" w:type="dxa"/>
            <w:tcPrChange w:id="1005" w:author="TIPS" w:date="2024-02-13T23:28:00Z">
              <w:tcPr>
                <w:tcW w:w="1742" w:type="dxa"/>
                <w:gridSpan w:val="2"/>
              </w:tcPr>
            </w:tcPrChange>
          </w:tcPr>
          <w:p w14:paraId="6669A9FF" w14:textId="77777777" w:rsidR="00017D82" w:rsidRPr="007F05C2" w:rsidRDefault="00017D82" w:rsidP="003C1D80">
            <w:pPr>
              <w:spacing w:before="120" w:after="120" w:line="240" w:lineRule="auto"/>
              <w:jc w:val="center"/>
              <w:rPr>
                <w:ins w:id="1006" w:author="TIPS" w:date="2024-02-13T23:26:00Z"/>
                <w:b/>
                <w:bCs/>
              </w:rPr>
            </w:pPr>
            <w:ins w:id="1007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1170" w:type="dxa"/>
            <w:tcPrChange w:id="1008" w:author="TIPS" w:date="2024-02-13T23:28:00Z">
              <w:tcPr>
                <w:tcW w:w="1333" w:type="dxa"/>
              </w:tcPr>
            </w:tcPrChange>
          </w:tcPr>
          <w:p w14:paraId="7EAB8A74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09" w:author="TIPS" w:date="2024-02-13T23:26:00Z"/>
              </w:rPr>
            </w:pPr>
          </w:p>
        </w:tc>
        <w:tc>
          <w:tcPr>
            <w:tcW w:w="1168" w:type="dxa"/>
            <w:tcPrChange w:id="1010" w:author="TIPS" w:date="2024-02-13T23:28:00Z">
              <w:tcPr>
                <w:tcW w:w="1332" w:type="dxa"/>
              </w:tcPr>
            </w:tcPrChange>
          </w:tcPr>
          <w:p w14:paraId="15EB76C9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11" w:author="TIPS" w:date="2024-02-13T23:26:00Z"/>
              </w:rPr>
            </w:pPr>
          </w:p>
        </w:tc>
        <w:tc>
          <w:tcPr>
            <w:tcW w:w="1168" w:type="dxa"/>
            <w:tcPrChange w:id="1012" w:author="TIPS" w:date="2024-02-13T23:28:00Z">
              <w:tcPr>
                <w:tcW w:w="1332" w:type="dxa"/>
              </w:tcPr>
            </w:tcPrChange>
          </w:tcPr>
          <w:p w14:paraId="0538AD34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13" w:author="TIPS" w:date="2024-02-13T23:26:00Z"/>
              </w:rPr>
            </w:pPr>
          </w:p>
        </w:tc>
        <w:tc>
          <w:tcPr>
            <w:tcW w:w="1107" w:type="dxa"/>
            <w:tcPrChange w:id="1014" w:author="TIPS" w:date="2024-02-13T23:28:00Z">
              <w:tcPr>
                <w:tcW w:w="1279" w:type="dxa"/>
              </w:tcPr>
            </w:tcPrChange>
          </w:tcPr>
          <w:p w14:paraId="6A594F7F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15" w:author="TIPS" w:date="2024-02-13T23:28:00Z"/>
              </w:rPr>
            </w:pPr>
          </w:p>
        </w:tc>
        <w:tc>
          <w:tcPr>
            <w:tcW w:w="1107" w:type="dxa"/>
            <w:tcPrChange w:id="1016" w:author="TIPS" w:date="2024-02-13T23:28:00Z">
              <w:tcPr>
                <w:tcW w:w="1279" w:type="dxa"/>
              </w:tcPr>
            </w:tcPrChange>
          </w:tcPr>
          <w:p w14:paraId="7F4BB065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17" w:author="TIPS" w:date="2024-02-13T23:28:00Z"/>
              </w:rPr>
            </w:pPr>
          </w:p>
        </w:tc>
        <w:tc>
          <w:tcPr>
            <w:tcW w:w="1107" w:type="dxa"/>
            <w:tcPrChange w:id="1018" w:author="TIPS" w:date="2024-02-13T23:28:00Z">
              <w:tcPr>
                <w:tcW w:w="1279" w:type="dxa"/>
                <w:gridSpan w:val="2"/>
              </w:tcPr>
            </w:tcPrChange>
          </w:tcPr>
          <w:p w14:paraId="15BB1D29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19" w:author="TIPS" w:date="2024-02-13T23:28:00Z"/>
              </w:rPr>
            </w:pPr>
          </w:p>
        </w:tc>
        <w:tc>
          <w:tcPr>
            <w:tcW w:w="1107" w:type="dxa"/>
            <w:tcPrChange w:id="1020" w:author="TIPS" w:date="2024-02-13T23:28:00Z">
              <w:tcPr>
                <w:tcW w:w="1279" w:type="dxa"/>
              </w:tcPr>
            </w:tcPrChange>
          </w:tcPr>
          <w:p w14:paraId="465A7B25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21" w:author="TIPS" w:date="2024-02-13T23:28:00Z"/>
              </w:rPr>
            </w:pPr>
          </w:p>
        </w:tc>
      </w:tr>
      <w:tr w:rsidR="00017D82" w14:paraId="3788E53A" w14:textId="77777777" w:rsidTr="00017D82">
        <w:tblPrEx>
          <w:tblW w:w="0" w:type="auto"/>
          <w:tblPrExChange w:id="1022" w:author="TIPS" w:date="2024-02-13T23:28:00Z">
            <w:tblPrEx>
              <w:tblW w:w="0" w:type="auto"/>
            </w:tblPrEx>
          </w:tblPrExChange>
        </w:tblPrEx>
        <w:trPr>
          <w:ins w:id="1023" w:author="TIPS" w:date="2024-02-13T23:26:00Z"/>
        </w:trPr>
        <w:tc>
          <w:tcPr>
            <w:tcW w:w="1642" w:type="dxa"/>
            <w:tcPrChange w:id="1024" w:author="TIPS" w:date="2024-02-13T23:28:00Z">
              <w:tcPr>
                <w:tcW w:w="1742" w:type="dxa"/>
                <w:gridSpan w:val="2"/>
              </w:tcPr>
            </w:tcPrChange>
          </w:tcPr>
          <w:p w14:paraId="7C2D6DD9" w14:textId="77777777" w:rsidR="00017D82" w:rsidRPr="007F05C2" w:rsidRDefault="00017D82" w:rsidP="003C1D80">
            <w:pPr>
              <w:spacing w:before="120" w:after="120" w:line="240" w:lineRule="auto"/>
              <w:jc w:val="center"/>
              <w:rPr>
                <w:ins w:id="1025" w:author="TIPS" w:date="2024-02-13T23:26:00Z"/>
                <w:b/>
                <w:bCs/>
              </w:rPr>
            </w:pPr>
            <w:ins w:id="1026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1170" w:type="dxa"/>
            <w:tcPrChange w:id="1027" w:author="TIPS" w:date="2024-02-13T23:28:00Z">
              <w:tcPr>
                <w:tcW w:w="1333" w:type="dxa"/>
              </w:tcPr>
            </w:tcPrChange>
          </w:tcPr>
          <w:p w14:paraId="75DC2034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28" w:author="TIPS" w:date="2024-02-13T23:26:00Z"/>
              </w:rPr>
            </w:pPr>
          </w:p>
        </w:tc>
        <w:tc>
          <w:tcPr>
            <w:tcW w:w="1168" w:type="dxa"/>
            <w:tcPrChange w:id="1029" w:author="TIPS" w:date="2024-02-13T23:28:00Z">
              <w:tcPr>
                <w:tcW w:w="1332" w:type="dxa"/>
              </w:tcPr>
            </w:tcPrChange>
          </w:tcPr>
          <w:p w14:paraId="18CC6D32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30" w:author="TIPS" w:date="2024-02-13T23:26:00Z"/>
              </w:rPr>
            </w:pPr>
          </w:p>
        </w:tc>
        <w:tc>
          <w:tcPr>
            <w:tcW w:w="1168" w:type="dxa"/>
            <w:tcPrChange w:id="1031" w:author="TIPS" w:date="2024-02-13T23:28:00Z">
              <w:tcPr>
                <w:tcW w:w="1332" w:type="dxa"/>
              </w:tcPr>
            </w:tcPrChange>
          </w:tcPr>
          <w:p w14:paraId="7585C5D7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32" w:author="TIPS" w:date="2024-02-13T23:26:00Z"/>
              </w:rPr>
            </w:pPr>
          </w:p>
        </w:tc>
        <w:tc>
          <w:tcPr>
            <w:tcW w:w="1107" w:type="dxa"/>
            <w:tcPrChange w:id="1033" w:author="TIPS" w:date="2024-02-13T23:28:00Z">
              <w:tcPr>
                <w:tcW w:w="1279" w:type="dxa"/>
              </w:tcPr>
            </w:tcPrChange>
          </w:tcPr>
          <w:p w14:paraId="2803CF87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34" w:author="TIPS" w:date="2024-02-13T23:28:00Z"/>
              </w:rPr>
            </w:pPr>
          </w:p>
        </w:tc>
        <w:tc>
          <w:tcPr>
            <w:tcW w:w="1107" w:type="dxa"/>
            <w:tcPrChange w:id="1035" w:author="TIPS" w:date="2024-02-13T23:28:00Z">
              <w:tcPr>
                <w:tcW w:w="1279" w:type="dxa"/>
              </w:tcPr>
            </w:tcPrChange>
          </w:tcPr>
          <w:p w14:paraId="353D42CA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36" w:author="TIPS" w:date="2024-02-13T23:28:00Z"/>
              </w:rPr>
            </w:pPr>
          </w:p>
        </w:tc>
        <w:tc>
          <w:tcPr>
            <w:tcW w:w="1107" w:type="dxa"/>
            <w:tcPrChange w:id="1037" w:author="TIPS" w:date="2024-02-13T23:28:00Z">
              <w:tcPr>
                <w:tcW w:w="1279" w:type="dxa"/>
                <w:gridSpan w:val="2"/>
              </w:tcPr>
            </w:tcPrChange>
          </w:tcPr>
          <w:p w14:paraId="0A380392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38" w:author="TIPS" w:date="2024-02-13T23:28:00Z"/>
              </w:rPr>
            </w:pPr>
          </w:p>
        </w:tc>
        <w:tc>
          <w:tcPr>
            <w:tcW w:w="1107" w:type="dxa"/>
            <w:tcPrChange w:id="1039" w:author="TIPS" w:date="2024-02-13T23:28:00Z">
              <w:tcPr>
                <w:tcW w:w="1279" w:type="dxa"/>
              </w:tcPr>
            </w:tcPrChange>
          </w:tcPr>
          <w:p w14:paraId="21EDB6C2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40" w:author="TIPS" w:date="2024-02-13T23:28:00Z"/>
              </w:rPr>
            </w:pPr>
          </w:p>
        </w:tc>
      </w:tr>
      <w:tr w:rsidR="00017D82" w14:paraId="0D1AE31D" w14:textId="77777777" w:rsidTr="00017D82">
        <w:tblPrEx>
          <w:tblW w:w="0" w:type="auto"/>
          <w:tblPrExChange w:id="1041" w:author="TIPS" w:date="2024-02-13T23:28:00Z">
            <w:tblPrEx>
              <w:tblW w:w="0" w:type="auto"/>
            </w:tblPrEx>
          </w:tblPrExChange>
        </w:tblPrEx>
        <w:trPr>
          <w:ins w:id="1042" w:author="TIPS" w:date="2024-02-13T23:26:00Z"/>
        </w:trPr>
        <w:tc>
          <w:tcPr>
            <w:tcW w:w="1642" w:type="dxa"/>
            <w:tcPrChange w:id="1043" w:author="TIPS" w:date="2024-02-13T23:28:00Z">
              <w:tcPr>
                <w:tcW w:w="1742" w:type="dxa"/>
                <w:gridSpan w:val="2"/>
              </w:tcPr>
            </w:tcPrChange>
          </w:tcPr>
          <w:p w14:paraId="19CEB71E" w14:textId="77777777" w:rsidR="00017D82" w:rsidRPr="007F05C2" w:rsidRDefault="00017D82" w:rsidP="003C1D80">
            <w:pPr>
              <w:spacing w:before="120" w:after="120" w:line="240" w:lineRule="auto"/>
              <w:jc w:val="center"/>
              <w:rPr>
                <w:ins w:id="1044" w:author="TIPS" w:date="2024-02-13T23:26:00Z"/>
                <w:b/>
                <w:bCs/>
              </w:rPr>
            </w:pPr>
            <w:ins w:id="1045" w:author="TIPS" w:date="2024-02-13T23:26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1170" w:type="dxa"/>
            <w:tcPrChange w:id="1046" w:author="TIPS" w:date="2024-02-13T23:28:00Z">
              <w:tcPr>
                <w:tcW w:w="1333" w:type="dxa"/>
              </w:tcPr>
            </w:tcPrChange>
          </w:tcPr>
          <w:p w14:paraId="2A53B398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47" w:author="TIPS" w:date="2024-02-13T23:26:00Z"/>
              </w:rPr>
            </w:pPr>
          </w:p>
        </w:tc>
        <w:tc>
          <w:tcPr>
            <w:tcW w:w="1168" w:type="dxa"/>
            <w:tcPrChange w:id="1048" w:author="TIPS" w:date="2024-02-13T23:28:00Z">
              <w:tcPr>
                <w:tcW w:w="1332" w:type="dxa"/>
              </w:tcPr>
            </w:tcPrChange>
          </w:tcPr>
          <w:p w14:paraId="681DA2D0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49" w:author="TIPS" w:date="2024-02-13T23:26:00Z"/>
              </w:rPr>
            </w:pPr>
          </w:p>
        </w:tc>
        <w:tc>
          <w:tcPr>
            <w:tcW w:w="1168" w:type="dxa"/>
            <w:tcPrChange w:id="1050" w:author="TIPS" w:date="2024-02-13T23:28:00Z">
              <w:tcPr>
                <w:tcW w:w="1332" w:type="dxa"/>
              </w:tcPr>
            </w:tcPrChange>
          </w:tcPr>
          <w:p w14:paraId="53FBE22C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51" w:author="TIPS" w:date="2024-02-13T23:26:00Z"/>
              </w:rPr>
            </w:pPr>
          </w:p>
        </w:tc>
        <w:tc>
          <w:tcPr>
            <w:tcW w:w="1107" w:type="dxa"/>
            <w:tcPrChange w:id="1052" w:author="TIPS" w:date="2024-02-13T23:28:00Z">
              <w:tcPr>
                <w:tcW w:w="1279" w:type="dxa"/>
              </w:tcPr>
            </w:tcPrChange>
          </w:tcPr>
          <w:p w14:paraId="01209F4F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53" w:author="TIPS" w:date="2024-02-13T23:28:00Z"/>
              </w:rPr>
            </w:pPr>
          </w:p>
        </w:tc>
        <w:tc>
          <w:tcPr>
            <w:tcW w:w="1107" w:type="dxa"/>
            <w:tcPrChange w:id="1054" w:author="TIPS" w:date="2024-02-13T23:28:00Z">
              <w:tcPr>
                <w:tcW w:w="1279" w:type="dxa"/>
              </w:tcPr>
            </w:tcPrChange>
          </w:tcPr>
          <w:p w14:paraId="5B8C4DB3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55" w:author="TIPS" w:date="2024-02-13T23:28:00Z"/>
              </w:rPr>
            </w:pPr>
          </w:p>
        </w:tc>
        <w:tc>
          <w:tcPr>
            <w:tcW w:w="1107" w:type="dxa"/>
            <w:tcPrChange w:id="1056" w:author="TIPS" w:date="2024-02-13T23:28:00Z">
              <w:tcPr>
                <w:tcW w:w="1279" w:type="dxa"/>
                <w:gridSpan w:val="2"/>
              </w:tcPr>
            </w:tcPrChange>
          </w:tcPr>
          <w:p w14:paraId="308DA81E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57" w:author="TIPS" w:date="2024-02-13T23:28:00Z"/>
              </w:rPr>
            </w:pPr>
          </w:p>
        </w:tc>
        <w:tc>
          <w:tcPr>
            <w:tcW w:w="1107" w:type="dxa"/>
            <w:tcPrChange w:id="1058" w:author="TIPS" w:date="2024-02-13T23:28:00Z">
              <w:tcPr>
                <w:tcW w:w="1279" w:type="dxa"/>
              </w:tcPr>
            </w:tcPrChange>
          </w:tcPr>
          <w:p w14:paraId="45774EE8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59" w:author="TIPS" w:date="2024-02-13T23:28:00Z"/>
              </w:rPr>
            </w:pPr>
          </w:p>
        </w:tc>
      </w:tr>
      <w:tr w:rsidR="00017D82" w14:paraId="0D4EE2CE" w14:textId="77777777" w:rsidTr="00017D82">
        <w:tblPrEx>
          <w:tblW w:w="0" w:type="auto"/>
          <w:tblPrExChange w:id="1060" w:author="TIPS" w:date="2024-02-13T23:28:00Z">
            <w:tblPrEx>
              <w:tblW w:w="0" w:type="auto"/>
            </w:tblPrEx>
          </w:tblPrExChange>
        </w:tblPrEx>
        <w:trPr>
          <w:ins w:id="1061" w:author="TIPS" w:date="2024-02-13T23:26:00Z"/>
        </w:trPr>
        <w:tc>
          <w:tcPr>
            <w:tcW w:w="1642" w:type="dxa"/>
            <w:tcPrChange w:id="1062" w:author="TIPS" w:date="2024-02-13T23:28:00Z">
              <w:tcPr>
                <w:tcW w:w="1742" w:type="dxa"/>
                <w:gridSpan w:val="2"/>
              </w:tcPr>
            </w:tcPrChange>
          </w:tcPr>
          <w:p w14:paraId="5B87984A" w14:textId="77777777" w:rsidR="00017D82" w:rsidRPr="007F05C2" w:rsidRDefault="00017D82" w:rsidP="003C1D80">
            <w:pPr>
              <w:spacing w:before="120" w:after="120" w:line="240" w:lineRule="auto"/>
              <w:jc w:val="center"/>
              <w:rPr>
                <w:ins w:id="1063" w:author="TIPS" w:date="2024-02-13T23:26:00Z"/>
                <w:b/>
                <w:bCs/>
              </w:rPr>
            </w:pPr>
            <w:ins w:id="1064" w:author="TIPS" w:date="2024-02-13T23:26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1170" w:type="dxa"/>
            <w:tcPrChange w:id="1065" w:author="TIPS" w:date="2024-02-13T23:28:00Z">
              <w:tcPr>
                <w:tcW w:w="1333" w:type="dxa"/>
              </w:tcPr>
            </w:tcPrChange>
          </w:tcPr>
          <w:p w14:paraId="7BEA3708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66" w:author="TIPS" w:date="2024-02-13T23:26:00Z"/>
              </w:rPr>
            </w:pPr>
          </w:p>
        </w:tc>
        <w:tc>
          <w:tcPr>
            <w:tcW w:w="1168" w:type="dxa"/>
            <w:tcPrChange w:id="1067" w:author="TIPS" w:date="2024-02-13T23:28:00Z">
              <w:tcPr>
                <w:tcW w:w="1332" w:type="dxa"/>
              </w:tcPr>
            </w:tcPrChange>
          </w:tcPr>
          <w:p w14:paraId="634E1A2D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68" w:author="TIPS" w:date="2024-02-13T23:26:00Z"/>
              </w:rPr>
            </w:pPr>
          </w:p>
        </w:tc>
        <w:tc>
          <w:tcPr>
            <w:tcW w:w="1168" w:type="dxa"/>
            <w:tcPrChange w:id="1069" w:author="TIPS" w:date="2024-02-13T23:28:00Z">
              <w:tcPr>
                <w:tcW w:w="1332" w:type="dxa"/>
              </w:tcPr>
            </w:tcPrChange>
          </w:tcPr>
          <w:p w14:paraId="464F1C52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70" w:author="TIPS" w:date="2024-02-13T23:26:00Z"/>
              </w:rPr>
            </w:pPr>
          </w:p>
        </w:tc>
        <w:tc>
          <w:tcPr>
            <w:tcW w:w="1107" w:type="dxa"/>
            <w:tcPrChange w:id="1071" w:author="TIPS" w:date="2024-02-13T23:28:00Z">
              <w:tcPr>
                <w:tcW w:w="1279" w:type="dxa"/>
              </w:tcPr>
            </w:tcPrChange>
          </w:tcPr>
          <w:p w14:paraId="63FE45D0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72" w:author="TIPS" w:date="2024-02-13T23:28:00Z"/>
              </w:rPr>
            </w:pPr>
          </w:p>
        </w:tc>
        <w:tc>
          <w:tcPr>
            <w:tcW w:w="1107" w:type="dxa"/>
            <w:tcPrChange w:id="1073" w:author="TIPS" w:date="2024-02-13T23:28:00Z">
              <w:tcPr>
                <w:tcW w:w="1279" w:type="dxa"/>
              </w:tcPr>
            </w:tcPrChange>
          </w:tcPr>
          <w:p w14:paraId="2CC9161A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74" w:author="TIPS" w:date="2024-02-13T23:28:00Z"/>
              </w:rPr>
            </w:pPr>
          </w:p>
        </w:tc>
        <w:tc>
          <w:tcPr>
            <w:tcW w:w="1107" w:type="dxa"/>
            <w:tcPrChange w:id="1075" w:author="TIPS" w:date="2024-02-13T23:28:00Z">
              <w:tcPr>
                <w:tcW w:w="1279" w:type="dxa"/>
                <w:gridSpan w:val="2"/>
              </w:tcPr>
            </w:tcPrChange>
          </w:tcPr>
          <w:p w14:paraId="3961BF9C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76" w:author="TIPS" w:date="2024-02-13T23:28:00Z"/>
              </w:rPr>
            </w:pPr>
          </w:p>
        </w:tc>
        <w:tc>
          <w:tcPr>
            <w:tcW w:w="1107" w:type="dxa"/>
            <w:tcPrChange w:id="1077" w:author="TIPS" w:date="2024-02-13T23:28:00Z">
              <w:tcPr>
                <w:tcW w:w="1279" w:type="dxa"/>
              </w:tcPr>
            </w:tcPrChange>
          </w:tcPr>
          <w:p w14:paraId="7600872E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78" w:author="TIPS" w:date="2024-02-13T23:28:00Z"/>
              </w:rPr>
            </w:pPr>
          </w:p>
        </w:tc>
      </w:tr>
      <w:tr w:rsidR="00017D82" w14:paraId="6169A2BC" w14:textId="77777777" w:rsidTr="00017D82">
        <w:tblPrEx>
          <w:tblW w:w="0" w:type="auto"/>
          <w:tblPrExChange w:id="1079" w:author="TIPS" w:date="2024-02-13T23:28:00Z">
            <w:tblPrEx>
              <w:tblW w:w="0" w:type="auto"/>
            </w:tblPrEx>
          </w:tblPrExChange>
        </w:tblPrEx>
        <w:trPr>
          <w:ins w:id="1080" w:author="TIPS" w:date="2024-02-13T23:26:00Z"/>
        </w:trPr>
        <w:tc>
          <w:tcPr>
            <w:tcW w:w="1642" w:type="dxa"/>
            <w:tcPrChange w:id="1081" w:author="TIPS" w:date="2024-02-13T23:28:00Z">
              <w:tcPr>
                <w:tcW w:w="1742" w:type="dxa"/>
                <w:gridSpan w:val="2"/>
              </w:tcPr>
            </w:tcPrChange>
          </w:tcPr>
          <w:p w14:paraId="265FAC50" w14:textId="59DCC866" w:rsidR="00017D82" w:rsidRDefault="00017D82" w:rsidP="003C1D80">
            <w:pPr>
              <w:spacing w:before="120" w:after="120" w:line="240" w:lineRule="auto"/>
              <w:jc w:val="center"/>
              <w:rPr>
                <w:ins w:id="1082" w:author="TIPS" w:date="2024-02-13T23:26:00Z"/>
                <w:b/>
                <w:bCs/>
              </w:rPr>
            </w:pPr>
            <w:ins w:id="1083" w:author="TIPS" w:date="2024-02-13T23:26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1170" w:type="dxa"/>
            <w:tcPrChange w:id="1084" w:author="TIPS" w:date="2024-02-13T23:28:00Z">
              <w:tcPr>
                <w:tcW w:w="1333" w:type="dxa"/>
              </w:tcPr>
            </w:tcPrChange>
          </w:tcPr>
          <w:p w14:paraId="3F624ABC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85" w:author="TIPS" w:date="2024-02-13T23:26:00Z"/>
              </w:rPr>
            </w:pPr>
          </w:p>
        </w:tc>
        <w:tc>
          <w:tcPr>
            <w:tcW w:w="1168" w:type="dxa"/>
            <w:tcPrChange w:id="1086" w:author="TIPS" w:date="2024-02-13T23:28:00Z">
              <w:tcPr>
                <w:tcW w:w="1332" w:type="dxa"/>
              </w:tcPr>
            </w:tcPrChange>
          </w:tcPr>
          <w:p w14:paraId="38D9E7B0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87" w:author="TIPS" w:date="2024-02-13T23:26:00Z"/>
              </w:rPr>
            </w:pPr>
          </w:p>
        </w:tc>
        <w:tc>
          <w:tcPr>
            <w:tcW w:w="1168" w:type="dxa"/>
            <w:tcPrChange w:id="1088" w:author="TIPS" w:date="2024-02-13T23:28:00Z">
              <w:tcPr>
                <w:tcW w:w="1332" w:type="dxa"/>
              </w:tcPr>
            </w:tcPrChange>
          </w:tcPr>
          <w:p w14:paraId="1A9A192A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89" w:author="TIPS" w:date="2024-02-13T23:26:00Z"/>
              </w:rPr>
            </w:pPr>
          </w:p>
        </w:tc>
        <w:tc>
          <w:tcPr>
            <w:tcW w:w="1107" w:type="dxa"/>
            <w:tcPrChange w:id="1090" w:author="TIPS" w:date="2024-02-13T23:28:00Z">
              <w:tcPr>
                <w:tcW w:w="1279" w:type="dxa"/>
              </w:tcPr>
            </w:tcPrChange>
          </w:tcPr>
          <w:p w14:paraId="24C42C03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91" w:author="TIPS" w:date="2024-02-13T23:28:00Z"/>
              </w:rPr>
            </w:pPr>
          </w:p>
        </w:tc>
        <w:tc>
          <w:tcPr>
            <w:tcW w:w="1107" w:type="dxa"/>
            <w:tcPrChange w:id="1092" w:author="TIPS" w:date="2024-02-13T23:28:00Z">
              <w:tcPr>
                <w:tcW w:w="1279" w:type="dxa"/>
              </w:tcPr>
            </w:tcPrChange>
          </w:tcPr>
          <w:p w14:paraId="14D93B12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93" w:author="TIPS" w:date="2024-02-13T23:28:00Z"/>
              </w:rPr>
            </w:pPr>
          </w:p>
        </w:tc>
        <w:tc>
          <w:tcPr>
            <w:tcW w:w="1107" w:type="dxa"/>
            <w:tcPrChange w:id="1094" w:author="TIPS" w:date="2024-02-13T23:28:00Z">
              <w:tcPr>
                <w:tcW w:w="1279" w:type="dxa"/>
                <w:gridSpan w:val="2"/>
              </w:tcPr>
            </w:tcPrChange>
          </w:tcPr>
          <w:p w14:paraId="6CBBDC0E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95" w:author="TIPS" w:date="2024-02-13T23:28:00Z"/>
              </w:rPr>
            </w:pPr>
          </w:p>
        </w:tc>
        <w:tc>
          <w:tcPr>
            <w:tcW w:w="1107" w:type="dxa"/>
            <w:tcPrChange w:id="1096" w:author="TIPS" w:date="2024-02-13T23:28:00Z">
              <w:tcPr>
                <w:tcW w:w="1279" w:type="dxa"/>
              </w:tcPr>
            </w:tcPrChange>
          </w:tcPr>
          <w:p w14:paraId="7DF5FFF7" w14:textId="77777777" w:rsidR="00017D82" w:rsidRDefault="00017D82" w:rsidP="003C1D80">
            <w:pPr>
              <w:spacing w:before="120" w:after="120" w:line="240" w:lineRule="auto"/>
              <w:jc w:val="center"/>
              <w:rPr>
                <w:ins w:id="1097" w:author="TIPS" w:date="2024-02-13T23:28:00Z"/>
              </w:rPr>
            </w:pPr>
          </w:p>
        </w:tc>
      </w:tr>
    </w:tbl>
    <w:p w14:paraId="69F3C784" w14:textId="0600CBDF" w:rsidR="006E41E3" w:rsidRPr="006E41E3" w:rsidRDefault="006C2EF6" w:rsidP="006E41E3">
      <w:pPr>
        <w:rPr>
          <w:ins w:id="1098" w:author="TIPS" w:date="2024-02-13T23:30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D24CF6" wp14:editId="1E19D2BB">
                <wp:simplePos x="0" y="0"/>
                <wp:positionH relativeFrom="column">
                  <wp:posOffset>-635</wp:posOffset>
                </wp:positionH>
                <wp:positionV relativeFrom="paragraph">
                  <wp:posOffset>53975</wp:posOffset>
                </wp:positionV>
                <wp:extent cx="5936615" cy="311150"/>
                <wp:effectExtent l="0" t="0" r="26035" b="12700"/>
                <wp:wrapNone/>
                <wp:docPr id="87195334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74033" w14:textId="46F75CB6" w:rsidR="006F2124" w:rsidRPr="006F2124" w:rsidRDefault="00FE1D2F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  <w:rPrChange w:id="1099" w:author="TIPS" w:date="2024-02-13T23:31:00Z">
                                  <w:rPr/>
                                </w:rPrChange>
                              </w:rPr>
                              <w:pPrChange w:id="1100" w:author="TIPS" w:date="2024-02-13T23:31:00Z">
                                <w:pPr/>
                              </w:pPrChange>
                            </w:pPr>
                            <w:ins w:id="1101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02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Table </w:t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03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04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instrText xml:space="preserve"> SEQ Table \* ARABIC </w:instrText>
                              </w:r>
                            </w:ins>
                            <w:r w:rsidRP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rPrChange w:id="1105" w:author="TIPS" w:date="2024-02-13T23:31:00Z">
                                  <w:rPr>
                                    <w:b/>
                                    <w:bCs/>
                                  </w:rPr>
                                </w:rPrChange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ins w:id="1106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07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fldChar w:fldCharType="end"/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08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Qualitative data for the complexed solutions for varying voluminal ratios (</w:t>
                              </w:r>
                            </w:ins>
                            <w:r w:rsidR="00905E4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905E43" w:rsidRPr="004E1F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ins w:id="1109" w:author="TIPS" w:date="2024-02-13T23:31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).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24CF6" id="Text Box 61" o:spid="_x0000_s1048" type="#_x0000_t202" style="position:absolute;margin-left:-.05pt;margin-top:4.25pt;width:467.45pt;height:24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">
                <v:textbox>
                  <w:txbxContent>
                    <w:p w14:paraId="01D74033" w14:textId="46F75CB6" w:rsidR="006F2124" w:rsidRPr="006F2124" w:rsidRDefault="00FE1D2F">
                      <w:pPr>
                        <w:pStyle w:val="Caption"/>
                        <w:rPr>
                          <w:i/>
                          <w:iCs/>
                          <w:sz w:val="20"/>
                          <w:rPrChange w:id="1110" w:author="TIPS" w:date="2024-02-13T23:31:00Z">
                            <w:rPr/>
                          </w:rPrChange>
                        </w:rPr>
                        <w:pPrChange w:id="1111" w:author="TIPS" w:date="2024-02-13T23:31:00Z">
                          <w:pPr/>
                        </w:pPrChange>
                      </w:pPr>
                      <w:ins w:id="1112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13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Table </w:t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14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fldChar w:fldCharType="begin"/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15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instrText xml:space="preserve"> SEQ Table \* ARABIC </w:instrText>
                        </w:r>
                      </w:ins>
                      <w:r w:rsidRP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rPrChange w:id="1116" w:author="TIPS" w:date="2024-02-13T23:31:00Z">
                            <w:rPr>
                              <w:b/>
                              <w:bCs/>
                            </w:rPr>
                          </w:rPrChange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ins w:id="1117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18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fldChar w:fldCharType="end"/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19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Qualitative data for the complexed solutions for varying voluminal ratios (</w:t>
                        </w:r>
                      </w:ins>
                      <w:r w:rsidR="00905E4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905E43" w:rsidRPr="004E1F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ins w:id="1120" w:author="TIPS" w:date="2024-02-13T23:31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).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7"/>
        <w:gridCol w:w="2803"/>
        <w:gridCol w:w="1535"/>
        <w:gridCol w:w="1533"/>
        <w:gridCol w:w="1532"/>
      </w:tblGrid>
      <w:tr w:rsidR="00927882" w14:paraId="1D41A136" w14:textId="77777777" w:rsidTr="00927882">
        <w:tc>
          <w:tcPr>
            <w:tcW w:w="5000" w:type="pct"/>
            <w:gridSpan w:val="5"/>
          </w:tcPr>
          <w:p w14:paraId="45064995" w14:textId="29122615" w:rsidR="00927882" w:rsidRDefault="00927882" w:rsidP="00927882">
            <w:pPr>
              <w:pStyle w:val="Heading3"/>
              <w:spacing w:before="120" w:after="120" w:line="240" w:lineRule="auto"/>
              <w:jc w:val="center"/>
            </w:pPr>
            <w:bookmarkStart w:id="1121" w:name="_Toc162731400"/>
            <w:r>
              <w:t>9.</w:t>
            </w:r>
            <w:ins w:id="1122" w:author="TIPS" w:date="2024-02-19T22:17:00Z">
              <w:r>
                <w:t>1.</w:t>
              </w:r>
            </w:ins>
            <w:r>
              <w:t>5</w:t>
            </w:r>
            <w:del w:id="1123" w:author="TIPS" w:date="2024-02-13T23:32:00Z">
              <w:r w:rsidDel="00DD6EC6">
                <w:delText>3</w:delText>
              </w:r>
            </w:del>
            <w:r>
              <w:t xml:space="preserve"> Complex Solutions at Varying</w:t>
            </w:r>
            <w:r w:rsidRPr="00076337">
              <w:t xml:space="preserve"> </w:t>
            </w:r>
            <w:r>
              <w:t>pH</w:t>
            </w:r>
            <w:r w:rsidRPr="00FE1D2F">
              <w:rPr>
                <w:rPrChange w:id="1124" w:author="TIPS" w:date="2024-02-13T23:26:00Z">
                  <w:rPr>
                    <w:b w:val="0"/>
                    <w:bCs w:val="0"/>
                    <w:color w:val="auto"/>
                    <w:szCs w:val="25"/>
                    <w:u w:val="single"/>
                  </w:rPr>
                </w:rPrChange>
              </w:rPr>
              <w:t xml:space="preserve"> </w:t>
            </w:r>
            <w:r>
              <w:t xml:space="preserve">and PPP Mass </w:t>
            </w:r>
            <w:r w:rsidRPr="006867F6">
              <w:t>(± 0.001)</w:t>
            </w:r>
            <w:r>
              <w:t xml:space="preserve"> </w:t>
            </w:r>
            <w:ins w:id="1125" w:author="TIPS" w:date="2024-02-13T23:12:00Z">
              <w:r>
                <w:t>(g)</w:t>
              </w:r>
            </w:ins>
            <w:bookmarkEnd w:id="1121"/>
          </w:p>
        </w:tc>
      </w:tr>
      <w:tr w:rsidR="00927882" w14:paraId="62D10D1F" w14:textId="77777777" w:rsidTr="002C02EF">
        <w:tc>
          <w:tcPr>
            <w:tcW w:w="1041" w:type="pct"/>
          </w:tcPr>
          <w:p w14:paraId="659333FB" w14:textId="27CFD866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499" w:type="pct"/>
          </w:tcPr>
          <w:p w14:paraId="49B6F172" w14:textId="1ECA823A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126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1127" w:author="TIPS" w:date="2024-02-13T23:29:00Z">
              <w:r>
                <w:rPr>
                  <w:b/>
                  <w:bCs/>
                </w:rPr>
                <w:t>/</w:t>
              </w:r>
            </w:ins>
            <w:r>
              <w:rPr>
                <w:b/>
                <w:bCs/>
              </w:rPr>
              <w:t>Mass</w:t>
            </w:r>
          </w:p>
        </w:tc>
        <w:tc>
          <w:tcPr>
            <w:tcW w:w="821" w:type="pct"/>
          </w:tcPr>
          <w:p w14:paraId="0A597BE2" w14:textId="388E92A7" w:rsidR="00927882" w:rsidRPr="00325538" w:rsidRDefault="00927882" w:rsidP="00927882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128" w:author="TIPS" w:date="2024-02-13T23:12:00Z">
              <w:r>
                <w:rPr>
                  <w:b/>
                  <w:bCs/>
                </w:rPr>
                <w:t>0.0</w:t>
              </w:r>
            </w:ins>
            <w:r w:rsidR="007D073F">
              <w:rPr>
                <w:b/>
                <w:bCs/>
              </w:rPr>
              <w:t>25</w:t>
            </w:r>
          </w:p>
        </w:tc>
        <w:tc>
          <w:tcPr>
            <w:tcW w:w="820" w:type="pct"/>
          </w:tcPr>
          <w:p w14:paraId="25F23BEF" w14:textId="2B485828" w:rsidR="00927882" w:rsidRPr="00325538" w:rsidRDefault="00927882" w:rsidP="00927882">
            <w:pPr>
              <w:spacing w:before="120" w:after="120" w:line="240" w:lineRule="auto"/>
              <w:jc w:val="center"/>
              <w:rPr>
                <w:ins w:id="1129" w:author="TIPS" w:date="2024-02-13T23:26:00Z"/>
                <w:b/>
                <w:bCs/>
              </w:rPr>
            </w:pPr>
            <w:ins w:id="1130" w:author="TIPS" w:date="2024-02-13T23:12:00Z">
              <w:r>
                <w:rPr>
                  <w:b/>
                  <w:bCs/>
                </w:rPr>
                <w:t>0.05</w:t>
              </w:r>
            </w:ins>
            <w:r w:rsidR="007D073F">
              <w:rPr>
                <w:b/>
                <w:bCs/>
              </w:rPr>
              <w:t>0</w:t>
            </w:r>
          </w:p>
        </w:tc>
        <w:tc>
          <w:tcPr>
            <w:tcW w:w="819" w:type="pct"/>
          </w:tcPr>
          <w:p w14:paraId="58F20774" w14:textId="45816F75" w:rsidR="00927882" w:rsidRPr="00325538" w:rsidRDefault="00927882" w:rsidP="00927882">
            <w:pPr>
              <w:spacing w:before="120" w:after="120" w:line="240" w:lineRule="auto"/>
              <w:jc w:val="center"/>
              <w:rPr>
                <w:ins w:id="1131" w:author="TIPS" w:date="2024-02-13T23:26:00Z"/>
                <w:b/>
                <w:bCs/>
              </w:rPr>
            </w:pPr>
            <w:ins w:id="1132" w:author="TIPS" w:date="2024-02-13T23:12:00Z">
              <w:r>
                <w:rPr>
                  <w:b/>
                  <w:bCs/>
                </w:rPr>
                <w:t>0.0</w:t>
              </w:r>
            </w:ins>
            <w:r w:rsidR="007D073F">
              <w:rPr>
                <w:b/>
                <w:bCs/>
              </w:rPr>
              <w:t>7</w:t>
            </w:r>
            <w:ins w:id="1133" w:author="TIPS" w:date="2024-02-13T23:12:00Z">
              <w:r>
                <w:rPr>
                  <w:b/>
                  <w:bCs/>
                </w:rPr>
                <w:t>5</w:t>
              </w:r>
            </w:ins>
          </w:p>
        </w:tc>
      </w:tr>
      <w:tr w:rsidR="002C02EF" w14:paraId="3F454DD3" w14:textId="77777777" w:rsidTr="00E24F98">
        <w:tc>
          <w:tcPr>
            <w:tcW w:w="1041" w:type="pct"/>
            <w:vMerge w:val="restart"/>
            <w:vAlign w:val="center"/>
          </w:tcPr>
          <w:p w14:paraId="7AC1E51C" w14:textId="6BAD7E0B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499" w:type="pct"/>
          </w:tcPr>
          <w:p w14:paraId="08F14451" w14:textId="65D6C148" w:rsidR="002C02EF" w:rsidRPr="007F05C2" w:rsidRDefault="002C02EF" w:rsidP="00927882">
            <w:pPr>
              <w:spacing w:before="120" w:after="120" w:line="240" w:lineRule="auto"/>
              <w:jc w:val="center"/>
              <w:rPr>
                <w:ins w:id="1134" w:author="TIPS" w:date="2024-02-13T23:26:00Z"/>
                <w:b/>
                <w:bCs/>
              </w:rPr>
            </w:pPr>
            <w:ins w:id="1135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821" w:type="pct"/>
          </w:tcPr>
          <w:p w14:paraId="2AD69A0A" w14:textId="77777777" w:rsidR="002C02EF" w:rsidRDefault="002C02EF" w:rsidP="00927882">
            <w:pPr>
              <w:spacing w:before="120" w:after="120" w:line="240" w:lineRule="auto"/>
              <w:jc w:val="center"/>
              <w:rPr>
                <w:ins w:id="1136" w:author="TIPS" w:date="2024-02-13T23:26:00Z"/>
              </w:rPr>
            </w:pPr>
          </w:p>
        </w:tc>
        <w:tc>
          <w:tcPr>
            <w:tcW w:w="820" w:type="pct"/>
          </w:tcPr>
          <w:p w14:paraId="05E03778" w14:textId="6F908A17" w:rsidR="002C02EF" w:rsidRDefault="002C02EF" w:rsidP="00927882">
            <w:pPr>
              <w:spacing w:before="120" w:after="120" w:line="240" w:lineRule="auto"/>
              <w:jc w:val="center"/>
              <w:rPr>
                <w:ins w:id="1137" w:author="TIPS" w:date="2024-02-13T23:26:00Z"/>
              </w:rPr>
            </w:pPr>
          </w:p>
        </w:tc>
        <w:tc>
          <w:tcPr>
            <w:tcW w:w="819" w:type="pct"/>
          </w:tcPr>
          <w:p w14:paraId="05BCB52A" w14:textId="77777777" w:rsidR="002C02EF" w:rsidRDefault="002C02EF" w:rsidP="00927882">
            <w:pPr>
              <w:spacing w:before="120" w:after="120" w:line="240" w:lineRule="auto"/>
              <w:jc w:val="center"/>
              <w:rPr>
                <w:ins w:id="1138" w:author="TIPS" w:date="2024-02-13T23:26:00Z"/>
              </w:rPr>
            </w:pPr>
          </w:p>
        </w:tc>
      </w:tr>
      <w:tr w:rsidR="002C02EF" w14:paraId="0C725DBA" w14:textId="77777777" w:rsidTr="00E24F98">
        <w:tc>
          <w:tcPr>
            <w:tcW w:w="1041" w:type="pct"/>
            <w:vMerge/>
            <w:vAlign w:val="center"/>
          </w:tcPr>
          <w:p w14:paraId="4F61D79B" w14:textId="77777777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60C75ADD" w14:textId="26583F16" w:rsidR="002C02EF" w:rsidRPr="007F05C2" w:rsidRDefault="002C02EF" w:rsidP="00927882">
            <w:pPr>
              <w:spacing w:before="120" w:after="120" w:line="240" w:lineRule="auto"/>
              <w:jc w:val="center"/>
              <w:rPr>
                <w:ins w:id="1139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140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821" w:type="pct"/>
          </w:tcPr>
          <w:p w14:paraId="5AF5A780" w14:textId="77777777" w:rsidR="002C02EF" w:rsidRDefault="002C02EF" w:rsidP="00927882">
            <w:pPr>
              <w:spacing w:before="120" w:after="120" w:line="240" w:lineRule="auto"/>
              <w:jc w:val="center"/>
              <w:rPr>
                <w:ins w:id="1141" w:author="TIPS" w:date="2024-02-13T23:26:00Z"/>
              </w:rPr>
            </w:pPr>
          </w:p>
        </w:tc>
        <w:tc>
          <w:tcPr>
            <w:tcW w:w="820" w:type="pct"/>
          </w:tcPr>
          <w:p w14:paraId="1D27C3D3" w14:textId="1CE86817" w:rsidR="002C02EF" w:rsidRDefault="002C02EF" w:rsidP="00927882">
            <w:pPr>
              <w:spacing w:before="120" w:after="120" w:line="240" w:lineRule="auto"/>
              <w:jc w:val="center"/>
              <w:rPr>
                <w:ins w:id="1142" w:author="TIPS" w:date="2024-02-13T23:26:00Z"/>
              </w:rPr>
            </w:pPr>
          </w:p>
        </w:tc>
        <w:tc>
          <w:tcPr>
            <w:tcW w:w="819" w:type="pct"/>
          </w:tcPr>
          <w:p w14:paraId="199045D4" w14:textId="77777777" w:rsidR="002C02EF" w:rsidRDefault="002C02EF" w:rsidP="00927882">
            <w:pPr>
              <w:spacing w:before="120" w:after="120" w:line="240" w:lineRule="auto"/>
              <w:jc w:val="center"/>
              <w:rPr>
                <w:ins w:id="1143" w:author="TIPS" w:date="2024-02-13T23:26:00Z"/>
              </w:rPr>
            </w:pPr>
          </w:p>
        </w:tc>
      </w:tr>
      <w:tr w:rsidR="002C02EF" w14:paraId="6E73D1E6" w14:textId="77777777" w:rsidTr="00E24F98">
        <w:tc>
          <w:tcPr>
            <w:tcW w:w="1041" w:type="pct"/>
            <w:vMerge w:val="restart"/>
            <w:vAlign w:val="center"/>
          </w:tcPr>
          <w:p w14:paraId="3DB23A41" w14:textId="18C9D1C4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99" w:type="pct"/>
          </w:tcPr>
          <w:p w14:paraId="1A8257A1" w14:textId="56E81743" w:rsidR="002C02EF" w:rsidRPr="007F05C2" w:rsidRDefault="002C02EF" w:rsidP="0089299D">
            <w:pPr>
              <w:spacing w:before="120" w:after="120" w:line="240" w:lineRule="auto"/>
              <w:jc w:val="center"/>
              <w:rPr>
                <w:ins w:id="1144" w:author="TIPS" w:date="2024-02-13T23:26:00Z"/>
                <w:b/>
                <w:bCs/>
              </w:rPr>
            </w:pPr>
            <w:ins w:id="1145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821" w:type="pct"/>
          </w:tcPr>
          <w:p w14:paraId="156871AA" w14:textId="77777777" w:rsidR="002C02EF" w:rsidRDefault="002C02EF" w:rsidP="0089299D">
            <w:pPr>
              <w:spacing w:before="120" w:after="120" w:line="240" w:lineRule="auto"/>
              <w:jc w:val="center"/>
              <w:rPr>
                <w:ins w:id="1146" w:author="TIPS" w:date="2024-02-13T23:26:00Z"/>
              </w:rPr>
            </w:pPr>
          </w:p>
        </w:tc>
        <w:tc>
          <w:tcPr>
            <w:tcW w:w="820" w:type="pct"/>
          </w:tcPr>
          <w:p w14:paraId="62DD46BF" w14:textId="0EC0EC7D" w:rsidR="002C02EF" w:rsidRDefault="002C02EF" w:rsidP="0089299D">
            <w:pPr>
              <w:spacing w:before="120" w:after="120" w:line="240" w:lineRule="auto"/>
              <w:jc w:val="center"/>
              <w:rPr>
                <w:ins w:id="1147" w:author="TIPS" w:date="2024-02-13T23:26:00Z"/>
              </w:rPr>
            </w:pPr>
          </w:p>
        </w:tc>
        <w:tc>
          <w:tcPr>
            <w:tcW w:w="819" w:type="pct"/>
          </w:tcPr>
          <w:p w14:paraId="5DEFEBDF" w14:textId="77777777" w:rsidR="002C02EF" w:rsidRDefault="002C02EF" w:rsidP="0089299D">
            <w:pPr>
              <w:spacing w:before="120" w:after="120" w:line="240" w:lineRule="auto"/>
              <w:jc w:val="center"/>
              <w:rPr>
                <w:ins w:id="1148" w:author="TIPS" w:date="2024-02-13T23:26:00Z"/>
              </w:rPr>
            </w:pPr>
          </w:p>
        </w:tc>
      </w:tr>
      <w:tr w:rsidR="002C02EF" w14:paraId="7591992F" w14:textId="77777777" w:rsidTr="00E24F98">
        <w:tc>
          <w:tcPr>
            <w:tcW w:w="1041" w:type="pct"/>
            <w:vMerge/>
            <w:vAlign w:val="center"/>
          </w:tcPr>
          <w:p w14:paraId="5A42AE25" w14:textId="77777777" w:rsid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6C48467C" w14:textId="1948D8AB" w:rsidR="002C02EF" w:rsidRPr="007F05C2" w:rsidRDefault="002C02EF" w:rsidP="0089299D">
            <w:pPr>
              <w:spacing w:before="120" w:after="120" w:line="240" w:lineRule="auto"/>
              <w:jc w:val="center"/>
              <w:rPr>
                <w:ins w:id="1149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150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821" w:type="pct"/>
          </w:tcPr>
          <w:p w14:paraId="2BC4EC79" w14:textId="77777777" w:rsidR="002C02EF" w:rsidRDefault="002C02EF" w:rsidP="0089299D">
            <w:pPr>
              <w:spacing w:before="120" w:after="120" w:line="240" w:lineRule="auto"/>
              <w:jc w:val="center"/>
              <w:rPr>
                <w:ins w:id="1151" w:author="TIPS" w:date="2024-02-13T23:26:00Z"/>
              </w:rPr>
            </w:pPr>
          </w:p>
        </w:tc>
        <w:tc>
          <w:tcPr>
            <w:tcW w:w="820" w:type="pct"/>
          </w:tcPr>
          <w:p w14:paraId="3CB0A750" w14:textId="71CD0731" w:rsidR="002C02EF" w:rsidRDefault="002C02EF" w:rsidP="0089299D">
            <w:pPr>
              <w:spacing w:before="120" w:after="120" w:line="240" w:lineRule="auto"/>
              <w:jc w:val="center"/>
              <w:rPr>
                <w:ins w:id="1152" w:author="TIPS" w:date="2024-02-13T23:26:00Z"/>
              </w:rPr>
            </w:pPr>
          </w:p>
        </w:tc>
        <w:tc>
          <w:tcPr>
            <w:tcW w:w="819" w:type="pct"/>
          </w:tcPr>
          <w:p w14:paraId="600F7B3B" w14:textId="77777777" w:rsidR="002C02EF" w:rsidRDefault="002C02EF" w:rsidP="0089299D">
            <w:pPr>
              <w:spacing w:before="120" w:after="120" w:line="240" w:lineRule="auto"/>
              <w:jc w:val="center"/>
              <w:rPr>
                <w:ins w:id="1153" w:author="TIPS" w:date="2024-02-13T23:26:00Z"/>
              </w:rPr>
            </w:pPr>
          </w:p>
        </w:tc>
      </w:tr>
      <w:tr w:rsidR="002C02EF" w14:paraId="26BEB803" w14:textId="77777777" w:rsidTr="00E24F98">
        <w:tc>
          <w:tcPr>
            <w:tcW w:w="1041" w:type="pct"/>
            <w:vMerge w:val="restart"/>
            <w:vAlign w:val="center"/>
          </w:tcPr>
          <w:p w14:paraId="3635688B" w14:textId="4F47C6E2" w:rsidR="002C02EF" w:rsidRPr="002C02EF" w:rsidRDefault="002C02EF" w:rsidP="00E24F98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1499" w:type="pct"/>
          </w:tcPr>
          <w:p w14:paraId="6DAE9A0E" w14:textId="70F4AACC" w:rsidR="002C02EF" w:rsidRDefault="002C02EF" w:rsidP="0089299D">
            <w:pPr>
              <w:spacing w:before="120" w:after="120" w:line="240" w:lineRule="auto"/>
              <w:jc w:val="center"/>
              <w:rPr>
                <w:ins w:id="1154" w:author="TIPS" w:date="2024-02-13T23:26:00Z"/>
                <w:b/>
                <w:bCs/>
              </w:rPr>
            </w:pPr>
            <w:ins w:id="1155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821" w:type="pct"/>
          </w:tcPr>
          <w:p w14:paraId="5E590033" w14:textId="77777777" w:rsidR="002C02EF" w:rsidRDefault="002C02EF" w:rsidP="0089299D">
            <w:pPr>
              <w:spacing w:before="120" w:after="120" w:line="240" w:lineRule="auto"/>
              <w:jc w:val="center"/>
              <w:rPr>
                <w:ins w:id="1156" w:author="TIPS" w:date="2024-02-13T23:26:00Z"/>
              </w:rPr>
            </w:pPr>
          </w:p>
        </w:tc>
        <w:tc>
          <w:tcPr>
            <w:tcW w:w="820" w:type="pct"/>
          </w:tcPr>
          <w:p w14:paraId="17697AC6" w14:textId="07B45467" w:rsidR="002C02EF" w:rsidRDefault="002C02EF" w:rsidP="0089299D">
            <w:pPr>
              <w:spacing w:before="120" w:after="120" w:line="240" w:lineRule="auto"/>
              <w:jc w:val="center"/>
              <w:rPr>
                <w:ins w:id="1157" w:author="TIPS" w:date="2024-02-13T23:26:00Z"/>
              </w:rPr>
            </w:pPr>
          </w:p>
        </w:tc>
        <w:tc>
          <w:tcPr>
            <w:tcW w:w="819" w:type="pct"/>
          </w:tcPr>
          <w:p w14:paraId="4497B407" w14:textId="77777777" w:rsidR="002C02EF" w:rsidRDefault="002C02EF" w:rsidP="0089299D">
            <w:pPr>
              <w:spacing w:before="120" w:after="120" w:line="240" w:lineRule="auto"/>
              <w:jc w:val="center"/>
              <w:rPr>
                <w:ins w:id="1158" w:author="TIPS" w:date="2024-02-13T23:26:00Z"/>
              </w:rPr>
            </w:pPr>
          </w:p>
        </w:tc>
      </w:tr>
      <w:tr w:rsidR="002C02EF" w14:paraId="5FADA74B" w14:textId="77777777" w:rsidTr="002C02EF">
        <w:tc>
          <w:tcPr>
            <w:tcW w:w="1041" w:type="pct"/>
            <w:vMerge/>
          </w:tcPr>
          <w:p w14:paraId="43868FD0" w14:textId="77777777" w:rsidR="002C02EF" w:rsidRDefault="002C02EF" w:rsidP="0089299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1499" w:type="pct"/>
          </w:tcPr>
          <w:p w14:paraId="1C47E4FF" w14:textId="75493D9B" w:rsidR="002C02EF" w:rsidRDefault="002C02EF" w:rsidP="0089299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159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821" w:type="pct"/>
          </w:tcPr>
          <w:p w14:paraId="0D28DA97" w14:textId="77777777" w:rsidR="002C02EF" w:rsidRDefault="002C02EF" w:rsidP="0089299D">
            <w:pPr>
              <w:spacing w:before="120" w:after="120" w:line="240" w:lineRule="auto"/>
              <w:jc w:val="center"/>
            </w:pPr>
          </w:p>
        </w:tc>
        <w:tc>
          <w:tcPr>
            <w:tcW w:w="820" w:type="pct"/>
          </w:tcPr>
          <w:p w14:paraId="73567F0F" w14:textId="77777777" w:rsidR="002C02EF" w:rsidRDefault="002C02EF" w:rsidP="0089299D">
            <w:pPr>
              <w:spacing w:before="120" w:after="120" w:line="240" w:lineRule="auto"/>
              <w:jc w:val="center"/>
            </w:pPr>
          </w:p>
        </w:tc>
        <w:tc>
          <w:tcPr>
            <w:tcW w:w="819" w:type="pct"/>
          </w:tcPr>
          <w:p w14:paraId="58556918" w14:textId="77777777" w:rsidR="002C02EF" w:rsidRDefault="002C02EF" w:rsidP="0089299D">
            <w:pPr>
              <w:spacing w:before="120" w:after="120" w:line="240" w:lineRule="auto"/>
              <w:jc w:val="center"/>
            </w:pPr>
          </w:p>
        </w:tc>
      </w:tr>
    </w:tbl>
    <w:p w14:paraId="157A6169" w14:textId="330D33AE" w:rsidR="00776F78" w:rsidRDefault="00CB5D7A" w:rsidP="00776F78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2F7C01B" wp14:editId="190ED405">
                <wp:simplePos x="0" y="0"/>
                <wp:positionH relativeFrom="column">
                  <wp:posOffset>0</wp:posOffset>
                </wp:positionH>
                <wp:positionV relativeFrom="paragraph">
                  <wp:posOffset>46990</wp:posOffset>
                </wp:positionV>
                <wp:extent cx="5936615" cy="311150"/>
                <wp:effectExtent l="0" t="0" r="26035" b="12700"/>
                <wp:wrapNone/>
                <wp:docPr id="57024634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7FCF" w14:textId="7DC67EFF" w:rsidR="00927882" w:rsidRPr="00927882" w:rsidRDefault="00927882">
                            <w:pPr>
                              <w:pStyle w:val="Caption"/>
                              <w:rPr>
                                <w:noProof/>
                                <w:rPrChange w:id="1160" w:author="TIPS" w:date="2024-02-13T23:31:00Z">
                                  <w:rPr/>
                                </w:rPrChange>
                              </w:rPr>
                              <w:pPrChange w:id="1161" w:author="TIPS" w:date="2024-02-13T23:31:00Z">
                                <w:pPr/>
                              </w:pPrChange>
                            </w:pPr>
                            <w:ins w:id="1162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63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Table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92788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164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165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Qualitative data for the complexed solutions for varying </w:t>
                              </w:r>
                            </w:ins>
                            <w:r w:rsidR="002B31CC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pH and </w:t>
                            </w:r>
                            <w:r w:rsidR="00D01A7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PPP </w:t>
                            </w:r>
                            <w:r w:rsidR="002B31CC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mass</w:t>
                            </w:r>
                            <w:ins w:id="1166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</w:ins>
                            <w:r w:rsidR="002B31CC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ins w:id="1167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).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7C01B" id="Text Box 108" o:spid="_x0000_s1049" type="#_x0000_t202" style="position:absolute;margin-left:0;margin-top:3.7pt;width:467.45pt;height:24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">
                <v:textbox>
                  <w:txbxContent>
                    <w:p w14:paraId="45917FCF" w14:textId="7DC67EFF" w:rsidR="00927882" w:rsidRPr="00927882" w:rsidRDefault="00927882">
                      <w:pPr>
                        <w:pStyle w:val="Caption"/>
                        <w:rPr>
                          <w:noProof/>
                          <w:rPrChange w:id="1168" w:author="TIPS" w:date="2024-02-13T23:31:00Z">
                            <w:rPr/>
                          </w:rPrChange>
                        </w:rPr>
                        <w:pPrChange w:id="1169" w:author="TIPS" w:date="2024-02-13T23:31:00Z">
                          <w:pPr/>
                        </w:pPrChange>
                      </w:pPr>
                      <w:ins w:id="1170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71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>Table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92788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172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173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Qualitative data for the complexed solutions for varying </w:t>
                        </w:r>
                      </w:ins>
                      <w:r w:rsidR="002B31CC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pH and </w:t>
                      </w:r>
                      <w:r w:rsidR="00D01A7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PPP </w:t>
                      </w:r>
                      <w:r w:rsidR="002B31CC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mass</w:t>
                      </w:r>
                      <w:ins w:id="1174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(</w:t>
                        </w:r>
                      </w:ins>
                      <w:r w:rsidR="002B31CC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ins w:id="1175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).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  <w:del w:id="1176" w:author="TIPS" w:date="2024-02-13T23:00:00Z">
        <w:r w:rsidR="005437E1" w:rsidDel="00DE28B3">
          <w:delText>9</w:delText>
        </w:r>
      </w:del>
      <w:del w:id="1177" w:author="TIPS" w:date="2024-02-19T13:45:00Z">
        <w:r w:rsidR="00326D8F" w:rsidDel="004E4678">
          <w:delText xml:space="preserve"> </w:delText>
        </w:r>
      </w:del>
      <w:del w:id="1178" w:author="TIPS" w:date="2024-02-13T22:58:00Z">
        <w:r w:rsidR="00326D8F" w:rsidDel="001B212F">
          <w:delText>Analysis</w:delText>
        </w:r>
      </w:del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79"/>
        <w:gridCol w:w="1693"/>
        <w:gridCol w:w="926"/>
        <w:gridCol w:w="926"/>
        <w:gridCol w:w="928"/>
        <w:gridCol w:w="926"/>
        <w:gridCol w:w="926"/>
        <w:gridCol w:w="924"/>
        <w:gridCol w:w="922"/>
      </w:tblGrid>
      <w:tr w:rsidR="00010E5F" w14:paraId="6D74CD05" w14:textId="77777777" w:rsidTr="0049563D">
        <w:tc>
          <w:tcPr>
            <w:tcW w:w="5000" w:type="pct"/>
            <w:gridSpan w:val="9"/>
          </w:tcPr>
          <w:p w14:paraId="0A0E9B9F" w14:textId="07062A04" w:rsidR="00010E5F" w:rsidRDefault="00010E5F" w:rsidP="0049563D">
            <w:pPr>
              <w:pStyle w:val="Heading3"/>
              <w:spacing w:before="120" w:after="120" w:line="240" w:lineRule="auto"/>
              <w:jc w:val="center"/>
            </w:pPr>
            <w:bookmarkStart w:id="1179" w:name="_Toc162731401"/>
            <w:r>
              <w:t>9.1</w:t>
            </w:r>
            <w:ins w:id="1180" w:author="TIPS" w:date="2024-02-19T22:17:00Z">
              <w:r>
                <w:t>.</w:t>
              </w:r>
            </w:ins>
            <w:r>
              <w:t>6</w:t>
            </w:r>
            <w:del w:id="1181" w:author="TIPS" w:date="2024-02-13T23:32:00Z">
              <w:r w:rsidDel="00DD6EC6">
                <w:delText>3</w:delText>
              </w:r>
            </w:del>
            <w:r>
              <w:t xml:space="preserve"> Complex Solutions at Varying</w:t>
            </w:r>
            <w:r w:rsidRPr="00076337">
              <w:t xml:space="preserve"> </w:t>
            </w:r>
            <w:r>
              <w:t>pH</w:t>
            </w:r>
            <w:r w:rsidRPr="00FE1D2F">
              <w:rPr>
                <w:rPrChange w:id="1182" w:author="TIPS" w:date="2024-02-13T23:26:00Z">
                  <w:rPr>
                    <w:b w:val="0"/>
                    <w:bCs w:val="0"/>
                    <w:color w:val="auto"/>
                    <w:szCs w:val="25"/>
                    <w:u w:val="single"/>
                  </w:rPr>
                </w:rPrChange>
              </w:rPr>
              <w:t xml:space="preserve"> </w:t>
            </w:r>
            <w:r>
              <w:t xml:space="preserve">and </w:t>
            </w:r>
            <w:r w:rsidRPr="00881589">
              <w:t>Voluminal Ratio</w:t>
            </w:r>
            <w:r>
              <w:t>s (cm</w:t>
            </w:r>
            <w:r w:rsidRPr="00905E43">
              <w:rPr>
                <w:vertAlign w:val="superscript"/>
              </w:rPr>
              <w:t>3</w:t>
            </w:r>
            <w:r>
              <w:t>)</w:t>
            </w:r>
            <w:bookmarkEnd w:id="1179"/>
          </w:p>
        </w:tc>
      </w:tr>
      <w:tr w:rsidR="00010E5F" w14:paraId="3AD712D8" w14:textId="77777777" w:rsidTr="0049563D">
        <w:tc>
          <w:tcPr>
            <w:tcW w:w="631" w:type="pct"/>
          </w:tcPr>
          <w:p w14:paraId="34EA23BD" w14:textId="77777777" w:rsidR="00010E5F" w:rsidRPr="00325538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906" w:type="pct"/>
          </w:tcPr>
          <w:p w14:paraId="1569EB4B" w14:textId="77777777" w:rsidR="00010E5F" w:rsidRPr="00325538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183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1184" w:author="TIPS" w:date="2024-02-13T23:29:00Z">
              <w:r>
                <w:rPr>
                  <w:b/>
                  <w:bCs/>
                </w:rPr>
                <w:t>/</w:t>
              </w:r>
            </w:ins>
            <w:r>
              <w:rPr>
                <w:b/>
                <w:bCs/>
              </w:rPr>
              <w:t>Ratio</w:t>
            </w:r>
          </w:p>
        </w:tc>
        <w:tc>
          <w:tcPr>
            <w:tcW w:w="495" w:type="pct"/>
          </w:tcPr>
          <w:p w14:paraId="1B7469B9" w14:textId="77777777" w:rsidR="00010E5F" w:rsidRPr="00325538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10:10</w:t>
            </w:r>
          </w:p>
        </w:tc>
        <w:tc>
          <w:tcPr>
            <w:tcW w:w="495" w:type="pct"/>
          </w:tcPr>
          <w:p w14:paraId="5C08B100" w14:textId="77777777" w:rsidR="00010E5F" w:rsidRPr="00325538" w:rsidRDefault="00010E5F" w:rsidP="0049563D">
            <w:pPr>
              <w:spacing w:before="120" w:after="120" w:line="240" w:lineRule="auto"/>
              <w:jc w:val="center"/>
              <w:rPr>
                <w:ins w:id="1185" w:author="TIPS" w:date="2024-02-13T23:26:00Z"/>
                <w:b/>
                <w:bCs/>
              </w:rPr>
            </w:pPr>
            <w:r>
              <w:rPr>
                <w:b/>
                <w:bCs/>
              </w:rPr>
              <w:t>10:20</w:t>
            </w:r>
          </w:p>
        </w:tc>
        <w:tc>
          <w:tcPr>
            <w:tcW w:w="496" w:type="pct"/>
          </w:tcPr>
          <w:p w14:paraId="547B4230" w14:textId="77777777" w:rsidR="00010E5F" w:rsidRPr="00325538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495" w:type="pct"/>
          </w:tcPr>
          <w:p w14:paraId="17A70893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20:10</w:t>
            </w:r>
          </w:p>
        </w:tc>
        <w:tc>
          <w:tcPr>
            <w:tcW w:w="495" w:type="pct"/>
          </w:tcPr>
          <w:p w14:paraId="7E00C0C5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20:30</w:t>
            </w:r>
          </w:p>
        </w:tc>
        <w:tc>
          <w:tcPr>
            <w:tcW w:w="494" w:type="pct"/>
          </w:tcPr>
          <w:p w14:paraId="7DF04FCE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30:10</w:t>
            </w:r>
          </w:p>
        </w:tc>
        <w:tc>
          <w:tcPr>
            <w:tcW w:w="493" w:type="pct"/>
          </w:tcPr>
          <w:p w14:paraId="073296FD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30:20</w:t>
            </w:r>
          </w:p>
        </w:tc>
      </w:tr>
      <w:tr w:rsidR="00010E5F" w14:paraId="42EEC3E9" w14:textId="77777777" w:rsidTr="0049563D">
        <w:tc>
          <w:tcPr>
            <w:tcW w:w="631" w:type="pct"/>
            <w:vMerge w:val="restart"/>
            <w:vAlign w:val="center"/>
          </w:tcPr>
          <w:p w14:paraId="67FAC561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906" w:type="pct"/>
          </w:tcPr>
          <w:p w14:paraId="1A72FD12" w14:textId="77777777" w:rsidR="00010E5F" w:rsidRPr="007F05C2" w:rsidRDefault="00010E5F" w:rsidP="0049563D">
            <w:pPr>
              <w:spacing w:before="120" w:after="120" w:line="240" w:lineRule="auto"/>
              <w:jc w:val="center"/>
              <w:rPr>
                <w:ins w:id="1186" w:author="TIPS" w:date="2024-02-13T23:26:00Z"/>
                <w:b/>
                <w:bCs/>
              </w:rPr>
            </w:pPr>
            <w:ins w:id="1187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4863656B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88" w:author="TIPS" w:date="2024-02-13T23:26:00Z"/>
              </w:rPr>
            </w:pPr>
          </w:p>
        </w:tc>
        <w:tc>
          <w:tcPr>
            <w:tcW w:w="495" w:type="pct"/>
          </w:tcPr>
          <w:p w14:paraId="28369775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89" w:author="TIPS" w:date="2024-02-13T23:26:00Z"/>
              </w:rPr>
            </w:pPr>
          </w:p>
        </w:tc>
        <w:tc>
          <w:tcPr>
            <w:tcW w:w="496" w:type="pct"/>
          </w:tcPr>
          <w:p w14:paraId="515D3852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90" w:author="TIPS" w:date="2024-02-13T23:26:00Z"/>
              </w:rPr>
            </w:pPr>
          </w:p>
        </w:tc>
        <w:tc>
          <w:tcPr>
            <w:tcW w:w="495" w:type="pct"/>
          </w:tcPr>
          <w:p w14:paraId="0046934F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2E8DF84B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177B30BD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6C097C34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</w:tr>
      <w:tr w:rsidR="00010E5F" w14:paraId="5C28EDF3" w14:textId="77777777" w:rsidTr="0049563D">
        <w:tc>
          <w:tcPr>
            <w:tcW w:w="631" w:type="pct"/>
            <w:vMerge/>
            <w:vAlign w:val="center"/>
          </w:tcPr>
          <w:p w14:paraId="5CDEA692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906" w:type="pct"/>
          </w:tcPr>
          <w:p w14:paraId="64A92294" w14:textId="77777777" w:rsidR="00010E5F" w:rsidRPr="007F05C2" w:rsidRDefault="00010E5F" w:rsidP="0049563D">
            <w:pPr>
              <w:spacing w:before="120" w:after="120" w:line="240" w:lineRule="auto"/>
              <w:jc w:val="center"/>
              <w:rPr>
                <w:ins w:id="1191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192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47A0650D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93" w:author="TIPS" w:date="2024-02-13T23:26:00Z"/>
              </w:rPr>
            </w:pPr>
          </w:p>
        </w:tc>
        <w:tc>
          <w:tcPr>
            <w:tcW w:w="495" w:type="pct"/>
          </w:tcPr>
          <w:p w14:paraId="6F518307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94" w:author="TIPS" w:date="2024-02-13T23:26:00Z"/>
              </w:rPr>
            </w:pPr>
          </w:p>
        </w:tc>
        <w:tc>
          <w:tcPr>
            <w:tcW w:w="496" w:type="pct"/>
          </w:tcPr>
          <w:p w14:paraId="251CA58C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95" w:author="TIPS" w:date="2024-02-13T23:26:00Z"/>
              </w:rPr>
            </w:pPr>
          </w:p>
        </w:tc>
        <w:tc>
          <w:tcPr>
            <w:tcW w:w="495" w:type="pct"/>
          </w:tcPr>
          <w:p w14:paraId="5707A507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5B52EE15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17849517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545857B0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</w:tr>
      <w:tr w:rsidR="00010E5F" w14:paraId="795ABFD1" w14:textId="77777777" w:rsidTr="0049563D">
        <w:tc>
          <w:tcPr>
            <w:tcW w:w="631" w:type="pct"/>
            <w:vMerge w:val="restart"/>
            <w:vAlign w:val="center"/>
          </w:tcPr>
          <w:p w14:paraId="293D7C83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6" w:type="pct"/>
          </w:tcPr>
          <w:p w14:paraId="36DE8362" w14:textId="77777777" w:rsidR="00010E5F" w:rsidRPr="007F05C2" w:rsidRDefault="00010E5F" w:rsidP="0049563D">
            <w:pPr>
              <w:spacing w:before="120" w:after="120" w:line="240" w:lineRule="auto"/>
              <w:jc w:val="center"/>
              <w:rPr>
                <w:ins w:id="1196" w:author="TIPS" w:date="2024-02-13T23:26:00Z"/>
                <w:b/>
                <w:bCs/>
              </w:rPr>
            </w:pPr>
            <w:ins w:id="1197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11631F9F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98" w:author="TIPS" w:date="2024-02-13T23:26:00Z"/>
              </w:rPr>
            </w:pPr>
          </w:p>
        </w:tc>
        <w:tc>
          <w:tcPr>
            <w:tcW w:w="495" w:type="pct"/>
          </w:tcPr>
          <w:p w14:paraId="22C0C226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199" w:author="TIPS" w:date="2024-02-13T23:26:00Z"/>
              </w:rPr>
            </w:pPr>
          </w:p>
        </w:tc>
        <w:tc>
          <w:tcPr>
            <w:tcW w:w="496" w:type="pct"/>
          </w:tcPr>
          <w:p w14:paraId="57E4E5CC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0" w:author="TIPS" w:date="2024-02-13T23:26:00Z"/>
              </w:rPr>
            </w:pPr>
          </w:p>
        </w:tc>
        <w:tc>
          <w:tcPr>
            <w:tcW w:w="495" w:type="pct"/>
          </w:tcPr>
          <w:p w14:paraId="0350B395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4A0600E4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635D19A6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05ADD897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</w:tr>
      <w:tr w:rsidR="00010E5F" w14:paraId="4ABB5220" w14:textId="77777777" w:rsidTr="0049563D">
        <w:tc>
          <w:tcPr>
            <w:tcW w:w="631" w:type="pct"/>
            <w:vMerge/>
            <w:vAlign w:val="center"/>
          </w:tcPr>
          <w:p w14:paraId="297DA026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906" w:type="pct"/>
          </w:tcPr>
          <w:p w14:paraId="5375A8F2" w14:textId="77777777" w:rsidR="00010E5F" w:rsidRPr="007F05C2" w:rsidRDefault="00010E5F" w:rsidP="0049563D">
            <w:pPr>
              <w:spacing w:before="120" w:after="120" w:line="240" w:lineRule="auto"/>
              <w:jc w:val="center"/>
              <w:rPr>
                <w:ins w:id="1201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202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63DF2F44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3" w:author="TIPS" w:date="2024-02-13T23:26:00Z"/>
              </w:rPr>
            </w:pPr>
          </w:p>
        </w:tc>
        <w:tc>
          <w:tcPr>
            <w:tcW w:w="495" w:type="pct"/>
          </w:tcPr>
          <w:p w14:paraId="04253E5D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4" w:author="TIPS" w:date="2024-02-13T23:26:00Z"/>
              </w:rPr>
            </w:pPr>
          </w:p>
        </w:tc>
        <w:tc>
          <w:tcPr>
            <w:tcW w:w="496" w:type="pct"/>
          </w:tcPr>
          <w:p w14:paraId="23D63686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5" w:author="TIPS" w:date="2024-02-13T23:26:00Z"/>
              </w:rPr>
            </w:pPr>
          </w:p>
        </w:tc>
        <w:tc>
          <w:tcPr>
            <w:tcW w:w="495" w:type="pct"/>
          </w:tcPr>
          <w:p w14:paraId="6BF68A1E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6C1DA020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4794D5F3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33E09B87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</w:tr>
      <w:tr w:rsidR="00010E5F" w14:paraId="697C7032" w14:textId="77777777" w:rsidTr="0049563D">
        <w:tc>
          <w:tcPr>
            <w:tcW w:w="631" w:type="pct"/>
            <w:vMerge w:val="restart"/>
            <w:vAlign w:val="center"/>
          </w:tcPr>
          <w:p w14:paraId="0F4A656D" w14:textId="77777777" w:rsidR="00010E5F" w:rsidRPr="002C02EF" w:rsidRDefault="00010E5F" w:rsidP="0049563D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lastRenderedPageBreak/>
              <w:t>7</w:t>
            </w:r>
          </w:p>
        </w:tc>
        <w:tc>
          <w:tcPr>
            <w:tcW w:w="906" w:type="pct"/>
          </w:tcPr>
          <w:p w14:paraId="3421CB3C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6" w:author="TIPS" w:date="2024-02-13T23:26:00Z"/>
                <w:b/>
                <w:bCs/>
              </w:rPr>
            </w:pPr>
            <w:ins w:id="1207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0F7E7EF6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8" w:author="TIPS" w:date="2024-02-13T23:26:00Z"/>
              </w:rPr>
            </w:pPr>
          </w:p>
        </w:tc>
        <w:tc>
          <w:tcPr>
            <w:tcW w:w="495" w:type="pct"/>
          </w:tcPr>
          <w:p w14:paraId="02D965C2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09" w:author="TIPS" w:date="2024-02-13T23:26:00Z"/>
              </w:rPr>
            </w:pPr>
          </w:p>
        </w:tc>
        <w:tc>
          <w:tcPr>
            <w:tcW w:w="496" w:type="pct"/>
          </w:tcPr>
          <w:p w14:paraId="69217467" w14:textId="77777777" w:rsidR="00010E5F" w:rsidRDefault="00010E5F" w:rsidP="0049563D">
            <w:pPr>
              <w:spacing w:before="120" w:after="120" w:line="240" w:lineRule="auto"/>
              <w:jc w:val="center"/>
              <w:rPr>
                <w:ins w:id="1210" w:author="TIPS" w:date="2024-02-13T23:26:00Z"/>
              </w:rPr>
            </w:pPr>
          </w:p>
        </w:tc>
        <w:tc>
          <w:tcPr>
            <w:tcW w:w="495" w:type="pct"/>
          </w:tcPr>
          <w:p w14:paraId="437B84B6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749F1D2B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172EFFC6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0116F9DE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</w:tr>
      <w:tr w:rsidR="00010E5F" w14:paraId="1A8CD911" w14:textId="77777777" w:rsidTr="0049563D">
        <w:tc>
          <w:tcPr>
            <w:tcW w:w="631" w:type="pct"/>
            <w:vMerge/>
          </w:tcPr>
          <w:p w14:paraId="65E910FE" w14:textId="77777777" w:rsidR="00010E5F" w:rsidRDefault="00010E5F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906" w:type="pct"/>
          </w:tcPr>
          <w:p w14:paraId="393DDBFB" w14:textId="77777777" w:rsidR="00010E5F" w:rsidRDefault="00010E5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211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152D01C1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7AA90D38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6" w:type="pct"/>
          </w:tcPr>
          <w:p w14:paraId="426D21D1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6FB72E28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6172AF90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07C60B0C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53A275C5" w14:textId="77777777" w:rsidR="00010E5F" w:rsidRDefault="00010E5F" w:rsidP="0049563D">
            <w:pPr>
              <w:spacing w:before="120" w:after="120" w:line="240" w:lineRule="auto"/>
              <w:jc w:val="center"/>
            </w:pPr>
          </w:p>
        </w:tc>
      </w:tr>
    </w:tbl>
    <w:p w14:paraId="29931162" w14:textId="3F157F41" w:rsidR="00010E5F" w:rsidRDefault="00CB5D7A" w:rsidP="00010E5F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F37B664" wp14:editId="3ECD8071">
                <wp:simplePos x="0" y="0"/>
                <wp:positionH relativeFrom="column">
                  <wp:posOffset>7620</wp:posOffset>
                </wp:positionH>
                <wp:positionV relativeFrom="paragraph">
                  <wp:posOffset>57150</wp:posOffset>
                </wp:positionV>
                <wp:extent cx="5943600" cy="311150"/>
                <wp:effectExtent l="0" t="0" r="19050" b="12700"/>
                <wp:wrapNone/>
                <wp:docPr id="1900220198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2688F" w14:textId="3C5CAFC7" w:rsidR="00010E5F" w:rsidRPr="00927882" w:rsidRDefault="00587BF4">
                            <w:pPr>
                              <w:pStyle w:val="Caption"/>
                              <w:rPr>
                                <w:noProof/>
                                <w:rPrChange w:id="1212" w:author="TIPS" w:date="2024-02-13T23:31:00Z">
                                  <w:rPr/>
                                </w:rPrChange>
                              </w:rPr>
                              <w:pPrChange w:id="1213" w:author="TIPS" w:date="2024-02-13T23:31:00Z">
                                <w:pPr/>
                              </w:pPrChange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587BF4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7BF4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587BF4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587BF4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587BF4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214" w:author="TIPS" w:date="2024-02-13T23:31:00Z">
                              <w:r w:rsidR="00010E5F"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215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</w:ins>
                            <w:r w:rsidR="0093751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Qualitative</w:t>
                            </w:r>
                            <w:r w:rsidR="00010E5F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</w:t>
                            </w:r>
                            <w:r w:rsidR="00010E5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for</w:t>
                            </w:r>
                            <w:ins w:id="1216" w:author="TIPS" w:date="2024-02-13T23:31:00Z">
                              <w:r w:rsidR="00010E5F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varying </w:t>
                              </w:r>
                            </w:ins>
                            <w:r w:rsidR="00010E5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pH and </w:t>
                            </w:r>
                            <w:r w:rsidR="00010E5F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voluminal ratios (</w:t>
                            </w:r>
                            <w:r w:rsidR="00010E5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010E5F" w:rsidRPr="00EC5C3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="00010E5F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20" o:spid="_x0000_s1050" type="#_x0000_t202" style="position:absolute;margin-left:.6pt;margin-top:4.5pt;width:468pt;height:24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">
                <v:textbox>
                  <w:txbxContent>
                    <w:p w14:paraId="4CE2688F" w14:textId="3C5CAFC7" w:rsidR="00010E5F" w:rsidRPr="00927882" w:rsidRDefault="00587BF4">
                      <w:pPr>
                        <w:pStyle w:val="Caption"/>
                        <w:rPr>
                          <w:noProof/>
                          <w:rPrChange w:id="1217" w:author="TIPS" w:date="2024-02-13T23:31:00Z">
                            <w:rPr/>
                          </w:rPrChange>
                        </w:rPr>
                        <w:pPrChange w:id="1218" w:author="TIPS" w:date="2024-02-13T23:31:00Z">
                          <w:pPr/>
                        </w:pPrChange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587BF4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87BF4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587BF4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587BF4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587BF4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219" w:author="TIPS" w:date="2024-02-13T23:31:00Z">
                        <w:r w:rsidR="00010E5F"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220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</w:ins>
                      <w:r w:rsidR="0093751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Qualitative</w:t>
                      </w:r>
                      <w:r w:rsidR="00010E5F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</w:t>
                      </w:r>
                      <w:r w:rsidR="00010E5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for</w:t>
                      </w:r>
                      <w:ins w:id="1221" w:author="TIPS" w:date="2024-02-13T23:31:00Z">
                        <w:r w:rsidR="00010E5F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varying </w:t>
                        </w:r>
                      </w:ins>
                      <w:r w:rsidR="00010E5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pH and </w:t>
                      </w:r>
                      <w:r w:rsidR="00010E5F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voluminal ratios (</w:t>
                      </w:r>
                      <w:r w:rsidR="00010E5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010E5F" w:rsidRPr="00EC5C3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r w:rsidR="00010E5F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4371A85C" w14:textId="77777777" w:rsidR="00010E5F" w:rsidRPr="00010E5F" w:rsidDel="004E4678" w:rsidRDefault="00010E5F" w:rsidP="00010E5F">
      <w:pPr>
        <w:rPr>
          <w:del w:id="1222" w:author="TIPS" w:date="2024-02-19T13:45:00Z"/>
        </w:rPr>
      </w:pPr>
    </w:p>
    <w:p w14:paraId="773CF45B" w14:textId="77777777" w:rsidR="00326D8F" w:rsidDel="004E4678" w:rsidRDefault="005437E1" w:rsidP="0011128D">
      <w:pPr>
        <w:pStyle w:val="Heading2"/>
        <w:rPr>
          <w:del w:id="1223" w:author="TIPS" w:date="2024-02-19T12:44:00Z"/>
        </w:rPr>
      </w:pPr>
      <w:del w:id="1224" w:author="TIPS" w:date="2024-02-13T23:00:00Z">
        <w:r w:rsidDel="00DE28B3">
          <w:delText>9</w:delText>
        </w:r>
      </w:del>
      <w:del w:id="1225" w:author="TIPS" w:date="2024-02-19T12:44:00Z">
        <w:r w:rsidR="0011128D" w:rsidDel="00DB6C6D">
          <w:delText xml:space="preserve">.1 </w:delText>
        </w:r>
        <w:r w:rsidR="00E80619" w:rsidDel="00DB6C6D">
          <w:delText>Solvent Performance</w:delText>
        </w:r>
      </w:del>
    </w:p>
    <w:p w14:paraId="787738DF" w14:textId="77777777" w:rsidR="004E4678" w:rsidRPr="004E4678" w:rsidRDefault="004E4678" w:rsidP="004E4678">
      <w:pPr>
        <w:pStyle w:val="Heading2"/>
        <w:rPr>
          <w:ins w:id="1226" w:author="TIPS" w:date="2024-02-19T13:45:00Z"/>
        </w:rPr>
      </w:pPr>
      <w:bookmarkStart w:id="1227" w:name="_Toc162731402"/>
      <w:ins w:id="1228" w:author="TIPS" w:date="2024-02-19T13:45:00Z">
        <w:r>
          <w:t>9.2 Quantitative Data</w:t>
        </w:r>
      </w:ins>
      <w:r w:rsidR="00A67862">
        <w:t xml:space="preserve"> – Absorbance Value</w:t>
      </w:r>
      <w:bookmarkEnd w:id="1227"/>
    </w:p>
    <w:p w14:paraId="10CDBFEC" w14:textId="77777777" w:rsidR="00E80619" w:rsidDel="00DB6C6D" w:rsidRDefault="00876922" w:rsidP="00F52985">
      <w:pPr>
        <w:jc w:val="center"/>
        <w:rPr>
          <w:del w:id="1229" w:author="TIPS" w:date="2024-02-19T12:44:00Z"/>
        </w:rPr>
      </w:pPr>
      <w:del w:id="1230" w:author="TIPS" w:date="2024-02-19T12:44:00Z">
        <w:r>
          <w:rPr>
            <w:noProof/>
            <w:rPrChange w:id="1231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26DF5083" wp14:editId="60206E94">
              <wp:extent cx="4572000" cy="2743200"/>
              <wp:effectExtent l="19050" t="0" r="19050" b="0"/>
              <wp:docPr id="5" name="Chart 1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3"/>
                </a:graphicData>
              </a:graphic>
            </wp:inline>
          </w:drawing>
        </w:r>
      </w:del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6875F0" w:rsidRPr="00A36612" w14:paraId="35741ABD" w14:textId="77777777" w:rsidTr="006875F0">
        <w:tc>
          <w:tcPr>
            <w:tcW w:w="5000" w:type="pct"/>
            <w:gridSpan w:val="2"/>
          </w:tcPr>
          <w:p w14:paraId="40486C6B" w14:textId="77777777" w:rsidR="006F2124" w:rsidRDefault="006875F0">
            <w:pPr>
              <w:pStyle w:val="Heading3"/>
              <w:spacing w:before="120" w:after="120" w:line="240" w:lineRule="auto"/>
              <w:jc w:val="center"/>
              <w:pPrChange w:id="1232" w:author="TIPS" w:date="2024-02-19T22:17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1233" w:name="_Toc162731403"/>
            <w:r>
              <w:t>9.2.1 Complex Solutions for Varying Solvents</w:t>
            </w:r>
            <w:bookmarkEnd w:id="1233"/>
          </w:p>
        </w:tc>
      </w:tr>
      <w:tr w:rsidR="006875F0" w14:paraId="42A56A69" w14:textId="77777777" w:rsidTr="006875F0">
        <w:trPr>
          <w:ins w:id="1234" w:author="TIPS" w:date="2024-02-19T12:44:00Z"/>
        </w:trPr>
        <w:tc>
          <w:tcPr>
            <w:tcW w:w="2500" w:type="pct"/>
          </w:tcPr>
          <w:p w14:paraId="4232A4A5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ins w:id="1235" w:author="TIPS" w:date="2024-02-19T12:44:00Z"/>
                <w:b/>
                <w:bCs/>
              </w:rPr>
            </w:pPr>
            <w:ins w:id="1236" w:author="TIPS" w:date="2024-02-19T12:44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2500" w:type="pct"/>
          </w:tcPr>
          <w:p w14:paraId="2BE31B92" w14:textId="0580C01F" w:rsidR="006875F0" w:rsidRDefault="006875F0" w:rsidP="004D1E9E">
            <w:pPr>
              <w:spacing w:before="120" w:after="120" w:line="240" w:lineRule="auto"/>
              <w:jc w:val="center"/>
              <w:rPr>
                <w:ins w:id="1237" w:author="TIPS" w:date="2024-02-19T12:44:00Z"/>
              </w:rPr>
            </w:pPr>
          </w:p>
        </w:tc>
      </w:tr>
      <w:tr w:rsidR="006875F0" w14:paraId="3E601FD5" w14:textId="77777777" w:rsidTr="006875F0">
        <w:trPr>
          <w:ins w:id="1238" w:author="TIPS" w:date="2024-02-19T12:44:00Z"/>
        </w:trPr>
        <w:tc>
          <w:tcPr>
            <w:tcW w:w="2500" w:type="pct"/>
          </w:tcPr>
          <w:p w14:paraId="5EF004BA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ins w:id="1239" w:author="TIPS" w:date="2024-02-19T12:44:00Z"/>
                <w:b/>
                <w:bCs/>
              </w:rPr>
            </w:pPr>
            <w:ins w:id="1240" w:author="TIPS" w:date="2024-02-19T12:44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500" w:type="pct"/>
          </w:tcPr>
          <w:p w14:paraId="38F23175" w14:textId="47FC76CA" w:rsidR="006875F0" w:rsidRDefault="006875F0" w:rsidP="004D1E9E">
            <w:pPr>
              <w:spacing w:before="120" w:after="120" w:line="240" w:lineRule="auto"/>
              <w:jc w:val="center"/>
              <w:rPr>
                <w:ins w:id="1241" w:author="TIPS" w:date="2024-02-19T12:44:00Z"/>
              </w:rPr>
            </w:pPr>
          </w:p>
        </w:tc>
      </w:tr>
      <w:tr w:rsidR="006875F0" w14:paraId="2DDE0E59" w14:textId="77777777" w:rsidTr="006875F0">
        <w:trPr>
          <w:ins w:id="1242" w:author="TIPS" w:date="2024-02-19T12:44:00Z"/>
        </w:trPr>
        <w:tc>
          <w:tcPr>
            <w:tcW w:w="2500" w:type="pct"/>
          </w:tcPr>
          <w:p w14:paraId="08B20F6A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ins w:id="1243" w:author="TIPS" w:date="2024-02-19T12:44:00Z"/>
                <w:b/>
                <w:bCs/>
              </w:rPr>
            </w:pPr>
            <w:ins w:id="1244" w:author="TIPS" w:date="2024-02-19T12:44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2500" w:type="pct"/>
          </w:tcPr>
          <w:p w14:paraId="3206119A" w14:textId="3EBD05E5" w:rsidR="006875F0" w:rsidRDefault="006875F0" w:rsidP="004D1E9E">
            <w:pPr>
              <w:spacing w:before="120" w:after="120" w:line="240" w:lineRule="auto"/>
              <w:jc w:val="center"/>
              <w:rPr>
                <w:ins w:id="1245" w:author="TIPS" w:date="2024-02-19T12:44:00Z"/>
              </w:rPr>
            </w:pPr>
          </w:p>
        </w:tc>
      </w:tr>
      <w:tr w:rsidR="006875F0" w14:paraId="1C9FC7DF" w14:textId="77777777" w:rsidTr="006875F0">
        <w:trPr>
          <w:ins w:id="1246" w:author="TIPS" w:date="2024-02-19T12:44:00Z"/>
        </w:trPr>
        <w:tc>
          <w:tcPr>
            <w:tcW w:w="2500" w:type="pct"/>
          </w:tcPr>
          <w:p w14:paraId="3AD93829" w14:textId="77777777" w:rsidR="006875F0" w:rsidRPr="007F05C2" w:rsidRDefault="006875F0" w:rsidP="004D1E9E">
            <w:pPr>
              <w:spacing w:before="120" w:after="120" w:line="240" w:lineRule="auto"/>
              <w:jc w:val="center"/>
              <w:rPr>
                <w:ins w:id="1247" w:author="TIPS" w:date="2024-02-19T12:44:00Z"/>
                <w:b/>
                <w:bCs/>
              </w:rPr>
            </w:pPr>
            <w:ins w:id="1248" w:author="TIPS" w:date="2024-02-19T12:44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2500" w:type="pct"/>
          </w:tcPr>
          <w:p w14:paraId="3A4C4FD7" w14:textId="429CE691" w:rsidR="006875F0" w:rsidRDefault="006875F0" w:rsidP="004D1E9E">
            <w:pPr>
              <w:spacing w:before="120" w:after="120" w:line="240" w:lineRule="auto"/>
              <w:jc w:val="center"/>
              <w:rPr>
                <w:ins w:id="1249" w:author="TIPS" w:date="2024-02-19T12:44:00Z"/>
              </w:rPr>
            </w:pPr>
          </w:p>
        </w:tc>
      </w:tr>
      <w:tr w:rsidR="006875F0" w14:paraId="633F5C3C" w14:textId="77777777" w:rsidTr="006875F0">
        <w:trPr>
          <w:ins w:id="1250" w:author="TIPS" w:date="2024-02-19T12:44:00Z"/>
        </w:trPr>
        <w:tc>
          <w:tcPr>
            <w:tcW w:w="2500" w:type="pct"/>
          </w:tcPr>
          <w:p w14:paraId="38C3648B" w14:textId="77777777" w:rsidR="006875F0" w:rsidRDefault="006875F0" w:rsidP="004D1E9E">
            <w:pPr>
              <w:spacing w:before="120" w:after="120" w:line="240" w:lineRule="auto"/>
              <w:jc w:val="center"/>
              <w:rPr>
                <w:ins w:id="1251" w:author="TIPS" w:date="2024-02-19T12:44:00Z"/>
                <w:b/>
                <w:bCs/>
              </w:rPr>
            </w:pPr>
            <w:ins w:id="1252" w:author="TIPS" w:date="2024-02-19T12:44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2500" w:type="pct"/>
          </w:tcPr>
          <w:p w14:paraId="3AF4FA9E" w14:textId="7B269596" w:rsidR="006875F0" w:rsidRDefault="006875F0" w:rsidP="004D1E9E">
            <w:pPr>
              <w:spacing w:before="120" w:after="120" w:line="240" w:lineRule="auto"/>
              <w:jc w:val="center"/>
              <w:rPr>
                <w:ins w:id="1253" w:author="TIPS" w:date="2024-02-19T12:44:00Z"/>
              </w:rPr>
            </w:pPr>
          </w:p>
        </w:tc>
      </w:tr>
    </w:tbl>
    <w:p w14:paraId="07F73266" w14:textId="7D5D1624" w:rsidR="006F2124" w:rsidRDefault="00CB5D7A">
      <w:pPr>
        <w:rPr>
          <w:ins w:id="1254" w:author="TIPS" w:date="2024-02-19T12:44:00Z"/>
        </w:rPr>
        <w:pPrChange w:id="1255" w:author="TIPS" w:date="2024-02-19T12:44:00Z">
          <w:pPr>
            <w:pStyle w:val="Heading2"/>
          </w:pPr>
        </w:pPrChange>
      </w:pPr>
      <w:bookmarkStart w:id="1256" w:name="_Toc161773975"/>
      <w:ins w:id="1257" w:author="TIPS" w:date="2024-02-19T12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73F1E6C" wp14:editId="7A843B2C">
                  <wp:simplePos x="0" y="0"/>
                  <wp:positionH relativeFrom="column">
                    <wp:posOffset>7621</wp:posOffset>
                  </wp:positionH>
                  <wp:positionV relativeFrom="paragraph">
                    <wp:posOffset>60960</wp:posOffset>
                  </wp:positionV>
                  <wp:extent cx="5943600" cy="311150"/>
                  <wp:effectExtent l="0" t="0" r="19050" b="12700"/>
                  <wp:wrapNone/>
                  <wp:docPr id="1743475573" name="Text Box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43600" cy="31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2F6B20" w14:textId="4059F278" w:rsidR="006F2124" w:rsidRPr="006F2124" w:rsidRDefault="00FE1D2F">
                              <w:pPr>
                                <w:pStyle w:val="Caption"/>
                                <w:rPr>
                                  <w:i/>
                                  <w:iCs/>
                                  <w:sz w:val="20"/>
                                  <w:rPrChange w:id="1258" w:author="TIPS" w:date="2024-02-13T23:35:00Z">
                                    <w:rPr/>
                                  </w:rPrChange>
                                </w:rPr>
                                <w:pPrChange w:id="1259" w:author="TIPS" w:date="2024-02-19T12:45:00Z">
                                  <w:pPr/>
                                </w:pPrChange>
                              </w:pPr>
                              <w:ins w:id="1260" w:author="TIPS" w:date="2024-02-19T12:45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261" w:author="TIPS" w:date="2024-02-19T12:45:00Z">
                                      <w:rPr/>
                                    </w:rPrChange>
                                  </w:rPr>
                                  <w:t xml:space="preserve">Table 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262" w:author="TIPS" w:date="2024-02-19T12:45:00Z">
                                      <w:rPr/>
                                    </w:rPrChange>
                                  </w:rPr>
                                  <w:fldChar w:fldCharType="begin"/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263" w:author="TIPS" w:date="2024-02-19T12:45:00Z">
                                      <w:rPr/>
                                    </w:rPrChange>
                                  </w:rPr>
                                  <w:instrText xml:space="preserve"> SEQ Table \* ARABIC </w:instrText>
                                </w:r>
                              </w:ins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264" w:author="TIPS" w:date="2024-02-19T12:45:00Z">
                                    <w:rPr/>
                                  </w:rPrChange>
                                </w:rPr>
                                <w:fldChar w:fldCharType="separate"/>
                              </w:r>
                              <w:r w:rsidR="00587BF4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9</w:t>
                              </w:r>
                              <w:ins w:id="1265" w:author="TIPS" w:date="2024-02-19T12:45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266" w:author="TIPS" w:date="2024-02-19T12:45:00Z">
                                      <w:rPr/>
                                    </w:rPrChange>
                                  </w:rPr>
                                  <w:fldChar w:fldCharType="end"/>
                                </w:r>
                              </w:ins>
                              <w:ins w:id="1267" w:author="TIPS" w:date="2024-02-13T23:34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268" w:author="TIPS" w:date="2024-02-13T23:35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: </w:t>
                                </w:r>
                              </w:ins>
                              <w:ins w:id="1269" w:author="TIPS" w:date="2024-02-19T12:46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Quantitative</w:t>
                                </w:r>
                              </w:ins>
                              <w:ins w:id="1270" w:author="TIPS" w:date="2024-02-13T23:34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 data for the complexed solutions for varying </w:t>
                                </w:r>
                              </w:ins>
                              <w:ins w:id="1271" w:author="TIPS" w:date="2024-02-13T23:35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solvents</w:t>
                                </w:r>
                              </w:ins>
                              <w:ins w:id="1272" w:author="TIPS" w:date="2024-02-13T23:34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.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73F1E6C" id="Text Box 65" o:spid="_x0000_s1051" type="#_x0000_t202" style="position:absolute;margin-left:.6pt;margin-top:4.8pt;width:468pt;height:24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">
                  <v:textbox>
                    <w:txbxContent>
                      <w:p w14:paraId="132F6B20" w14:textId="4059F278" w:rsidR="006F2124" w:rsidRPr="006F2124" w:rsidRDefault="00FE1D2F">
                        <w:pPr>
                          <w:pStyle w:val="Caption"/>
                          <w:rPr>
                            <w:i/>
                            <w:iCs/>
                            <w:sz w:val="20"/>
                            <w:rPrChange w:id="1273" w:author="TIPS" w:date="2024-02-13T23:35:00Z">
                              <w:rPr/>
                            </w:rPrChange>
                          </w:rPr>
                          <w:pPrChange w:id="1274" w:author="TIPS" w:date="2024-02-19T12:45:00Z">
                            <w:pPr/>
                          </w:pPrChange>
                        </w:pPr>
                        <w:ins w:id="1275" w:author="TIPS" w:date="2024-02-19T12:45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276" w:author="TIPS" w:date="2024-02-19T12:45:00Z">
                                <w:rPr/>
                              </w:rPrChange>
                            </w:rPr>
                            <w:t xml:space="preserve">Table 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277" w:author="TIPS" w:date="2024-02-19T12:45:00Z">
                                <w:rPr/>
                              </w:rPrChange>
                            </w:rPr>
                            <w:fldChar w:fldCharType="begin"/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278" w:author="TIPS" w:date="2024-02-19T12:45:00Z">
                                <w:rPr/>
                              </w:rPrChange>
                            </w:rPr>
                            <w:instrText xml:space="preserve"> SEQ Table \* ARABIC </w:instrText>
                          </w:r>
                        </w:ins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279" w:author="TIPS" w:date="2024-02-19T12:45:00Z">
                              <w:rPr/>
                            </w:rPrChange>
                          </w:rPr>
                          <w:fldChar w:fldCharType="separate"/>
                        </w:r>
                        <w:r w:rsidR="00587BF4">
                          <w:rPr>
                            <w:b w:val="0"/>
                            <w:bCs w:val="0"/>
                            <w:i/>
                            <w:iCs/>
                            <w:noProof/>
                            <w:color w:val="auto"/>
                            <w:sz w:val="20"/>
                            <w:szCs w:val="20"/>
                          </w:rPr>
                          <w:t>9</w:t>
                        </w:r>
                        <w:ins w:id="1280" w:author="TIPS" w:date="2024-02-19T12:45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281" w:author="TIPS" w:date="2024-02-19T12:45:00Z">
                                <w:rPr/>
                              </w:rPrChange>
                            </w:rPr>
                            <w:fldChar w:fldCharType="end"/>
                          </w:r>
                        </w:ins>
                        <w:ins w:id="1282" w:author="TIPS" w:date="2024-02-13T23:34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283" w:author="TIPS" w:date="2024-02-13T23:35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: </w:t>
                          </w:r>
                        </w:ins>
                        <w:ins w:id="1284" w:author="TIPS" w:date="2024-02-19T12:46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Quantitative</w:t>
                          </w:r>
                        </w:ins>
                        <w:ins w:id="1285" w:author="TIPS" w:date="2024-02-13T23:34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 xml:space="preserve"> data for the complexed solutions for varying </w:t>
                          </w:r>
                        </w:ins>
                        <w:ins w:id="1286" w:author="TIPS" w:date="2024-02-13T23:35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solvents</w:t>
                          </w:r>
                        </w:ins>
                        <w:ins w:id="1287" w:author="TIPS" w:date="2024-02-13T23:34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.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bookmarkEnd w:id="1256"/>
    </w:p>
    <w:p w14:paraId="315529E7" w14:textId="77777777" w:rsidR="001D04EC" w:rsidDel="00CF080D" w:rsidRDefault="005437E1" w:rsidP="001D04EC">
      <w:pPr>
        <w:pStyle w:val="Heading2"/>
        <w:rPr>
          <w:del w:id="1288" w:author="TIPS" w:date="2024-02-19T12:48:00Z"/>
        </w:rPr>
      </w:pPr>
      <w:del w:id="1289" w:author="TIPS" w:date="2024-02-13T23:00:00Z">
        <w:r w:rsidDel="00DE28B3">
          <w:delText>9</w:delText>
        </w:r>
      </w:del>
      <w:del w:id="1290" w:author="TIPS" w:date="2024-02-19T12:48:00Z">
        <w:r w:rsidR="001D04EC" w:rsidDel="00CF080D">
          <w:delText>.2 PPP Mass</w:delText>
        </w:r>
      </w:del>
    </w:p>
    <w:p w14:paraId="2B355B43" w14:textId="77777777" w:rsidR="00BC0483" w:rsidDel="00CF080D" w:rsidRDefault="00876922" w:rsidP="00BC0483">
      <w:pPr>
        <w:jc w:val="center"/>
        <w:rPr>
          <w:del w:id="1291" w:author="TIPS" w:date="2024-02-19T12:48:00Z"/>
        </w:rPr>
      </w:pPr>
      <w:del w:id="1292" w:author="TIPS" w:date="2024-02-19T12:48:00Z">
        <w:r>
          <w:rPr>
            <w:noProof/>
            <w:rPrChange w:id="1293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2B7EFC56" wp14:editId="41A346AF">
              <wp:extent cx="4572000" cy="2743200"/>
              <wp:effectExtent l="19050" t="0" r="19050" b="0"/>
              <wp:docPr id="6" name="Chart 2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4"/>
                </a:graphicData>
              </a:graphic>
            </wp:inline>
          </w:drawing>
        </w:r>
      </w:del>
    </w:p>
    <w:p w14:paraId="38FAD2BC" w14:textId="77777777" w:rsidR="00AD22E3" w:rsidDel="00CF080D" w:rsidRDefault="00876922" w:rsidP="00BC0483">
      <w:pPr>
        <w:jc w:val="center"/>
        <w:rPr>
          <w:del w:id="1294" w:author="TIPS" w:date="2024-02-19T12:48:00Z"/>
        </w:rPr>
      </w:pPr>
      <w:del w:id="1295" w:author="TIPS" w:date="2024-02-19T12:48:00Z">
        <w:r>
          <w:rPr>
            <w:noProof/>
            <w:rPrChange w:id="1296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2FDB8071" wp14:editId="12DB32DD">
              <wp:extent cx="4572000" cy="2743200"/>
              <wp:effectExtent l="19050" t="0" r="19050" b="0"/>
              <wp:docPr id="9" name="Chart 4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5"/>
                </a:graphicData>
              </a:graphic>
            </wp:inline>
          </w:drawing>
        </w:r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29"/>
        <w:gridCol w:w="2329"/>
        <w:gridCol w:w="2329"/>
      </w:tblGrid>
      <w:tr w:rsidR="00CF080D" w14:paraId="289F5756" w14:textId="77777777" w:rsidTr="004D1E9E">
        <w:trPr>
          <w:ins w:id="1297" w:author="TIPS" w:date="2024-02-19T12:48:00Z"/>
        </w:trPr>
        <w:tc>
          <w:tcPr>
            <w:tcW w:w="9576" w:type="dxa"/>
            <w:gridSpan w:val="4"/>
          </w:tcPr>
          <w:p w14:paraId="09735562" w14:textId="77777777" w:rsidR="006F2124" w:rsidRDefault="00066FD6">
            <w:pPr>
              <w:pStyle w:val="Heading3"/>
              <w:spacing w:before="120" w:after="120" w:line="240" w:lineRule="auto"/>
              <w:jc w:val="center"/>
              <w:rPr>
                <w:ins w:id="1298" w:author="TIPS" w:date="2024-02-19T12:48:00Z"/>
              </w:rPr>
              <w:pPrChange w:id="1299" w:author="TIPS" w:date="2024-02-19T22:18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1300" w:name="_Toc162731404"/>
            <w:ins w:id="1301" w:author="TIPS" w:date="2024-02-19T22:18:00Z">
              <w:r>
                <w:t>9.2</w:t>
              </w:r>
            </w:ins>
            <w:ins w:id="1302" w:author="TIPS" w:date="2024-02-19T12:48:00Z">
              <w:r w:rsidR="00CF080D">
                <w:t xml:space="preserve">.2 Complex Solutions at Varying PPP Mass </w:t>
              </w:r>
            </w:ins>
            <w:r w:rsidR="00874053" w:rsidRPr="006867F6">
              <w:t>(± 0.001)</w:t>
            </w:r>
            <w:r w:rsidR="00874053">
              <w:t xml:space="preserve"> </w:t>
            </w:r>
            <w:ins w:id="1303" w:author="TIPS" w:date="2024-02-19T12:48:00Z">
              <w:r w:rsidR="00CF080D">
                <w:t>(g)</w:t>
              </w:r>
              <w:bookmarkEnd w:id="1300"/>
            </w:ins>
          </w:p>
        </w:tc>
      </w:tr>
      <w:tr w:rsidR="00CF080D" w14:paraId="770DD679" w14:textId="77777777" w:rsidTr="004D1E9E">
        <w:trPr>
          <w:ins w:id="1304" w:author="TIPS" w:date="2024-02-19T12:48:00Z"/>
        </w:trPr>
        <w:tc>
          <w:tcPr>
            <w:tcW w:w="2394" w:type="dxa"/>
          </w:tcPr>
          <w:p w14:paraId="03E643B4" w14:textId="77777777" w:rsidR="00CF080D" w:rsidRDefault="00CF080D" w:rsidP="004D1E9E">
            <w:pPr>
              <w:spacing w:before="120" w:after="120" w:line="240" w:lineRule="auto"/>
              <w:jc w:val="center"/>
              <w:rPr>
                <w:ins w:id="1305" w:author="TIPS" w:date="2024-02-19T12:48:00Z"/>
                <w:b/>
                <w:bCs/>
              </w:rPr>
            </w:pPr>
            <w:ins w:id="1306" w:author="TIPS" w:date="2024-02-19T12:48:00Z">
              <w:r w:rsidRPr="00881589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vent/Mass</w:t>
              </w:r>
            </w:ins>
          </w:p>
        </w:tc>
        <w:tc>
          <w:tcPr>
            <w:tcW w:w="2394" w:type="dxa"/>
          </w:tcPr>
          <w:p w14:paraId="33C0127A" w14:textId="77777777" w:rsidR="00CF080D" w:rsidRDefault="00CF080D" w:rsidP="00874053">
            <w:pPr>
              <w:spacing w:before="120" w:after="120" w:line="240" w:lineRule="auto"/>
              <w:jc w:val="center"/>
              <w:rPr>
                <w:ins w:id="1307" w:author="TIPS" w:date="2024-02-19T12:48:00Z"/>
                <w:b/>
                <w:bCs/>
              </w:rPr>
            </w:pPr>
            <w:ins w:id="1308" w:author="TIPS" w:date="2024-02-19T12:48:00Z">
              <w:r>
                <w:rPr>
                  <w:b/>
                  <w:bCs/>
                </w:rPr>
                <w:t>0.01</w:t>
              </w:r>
            </w:ins>
            <w:r w:rsidR="00A7188C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14:paraId="6A91B419" w14:textId="77777777" w:rsidR="00CF080D" w:rsidRDefault="00CF080D" w:rsidP="00874053">
            <w:pPr>
              <w:spacing w:before="120" w:after="120" w:line="240" w:lineRule="auto"/>
              <w:jc w:val="center"/>
              <w:rPr>
                <w:ins w:id="1309" w:author="TIPS" w:date="2024-02-19T12:48:00Z"/>
                <w:b/>
                <w:bCs/>
              </w:rPr>
            </w:pPr>
            <w:ins w:id="1310" w:author="TIPS" w:date="2024-02-19T12:48:00Z">
              <w:r>
                <w:rPr>
                  <w:b/>
                  <w:bCs/>
                </w:rPr>
                <w:t>0.025</w:t>
              </w:r>
            </w:ins>
          </w:p>
        </w:tc>
        <w:tc>
          <w:tcPr>
            <w:tcW w:w="2394" w:type="dxa"/>
          </w:tcPr>
          <w:p w14:paraId="72B724DB" w14:textId="77777777" w:rsidR="00CF080D" w:rsidRDefault="00CF080D" w:rsidP="00874053">
            <w:pPr>
              <w:spacing w:before="120" w:after="120" w:line="240" w:lineRule="auto"/>
              <w:jc w:val="center"/>
              <w:rPr>
                <w:ins w:id="1311" w:author="TIPS" w:date="2024-02-19T12:48:00Z"/>
                <w:b/>
                <w:bCs/>
              </w:rPr>
            </w:pPr>
            <w:ins w:id="1312" w:author="TIPS" w:date="2024-02-19T12:48:00Z">
              <w:r>
                <w:rPr>
                  <w:b/>
                  <w:bCs/>
                </w:rPr>
                <w:t>0.05</w:t>
              </w:r>
            </w:ins>
            <w:r w:rsidR="00A7188C">
              <w:rPr>
                <w:b/>
                <w:bCs/>
              </w:rPr>
              <w:t>0</w:t>
            </w:r>
          </w:p>
        </w:tc>
      </w:tr>
      <w:tr w:rsidR="00CF080D" w14:paraId="4FF474EE" w14:textId="77777777" w:rsidTr="004D1E9E">
        <w:trPr>
          <w:ins w:id="1313" w:author="TIPS" w:date="2024-02-19T12:48:00Z"/>
        </w:trPr>
        <w:tc>
          <w:tcPr>
            <w:tcW w:w="2394" w:type="dxa"/>
          </w:tcPr>
          <w:p w14:paraId="68E9D5F8" w14:textId="77777777" w:rsidR="00CF080D" w:rsidRDefault="00CF080D" w:rsidP="004D1E9E">
            <w:pPr>
              <w:spacing w:before="120" w:after="120" w:line="240" w:lineRule="auto"/>
              <w:jc w:val="center"/>
              <w:rPr>
                <w:ins w:id="1314" w:author="TIPS" w:date="2024-02-19T12:48:00Z"/>
                <w:b/>
                <w:bCs/>
              </w:rPr>
            </w:pPr>
            <w:ins w:id="1315" w:author="TIPS" w:date="2024-02-19T12:48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2394" w:type="dxa"/>
          </w:tcPr>
          <w:p w14:paraId="6DC2683A" w14:textId="47B551D1" w:rsidR="00CF080D" w:rsidRDefault="00CF080D" w:rsidP="004D1E9E">
            <w:pPr>
              <w:spacing w:before="120" w:after="120" w:line="240" w:lineRule="auto"/>
              <w:jc w:val="center"/>
              <w:rPr>
                <w:ins w:id="1316" w:author="TIPS" w:date="2024-02-19T12:48:00Z"/>
              </w:rPr>
            </w:pPr>
          </w:p>
        </w:tc>
        <w:tc>
          <w:tcPr>
            <w:tcW w:w="2394" w:type="dxa"/>
          </w:tcPr>
          <w:p w14:paraId="562570CE" w14:textId="1A7D49F4" w:rsidR="00CF080D" w:rsidRDefault="00CF080D" w:rsidP="004D1E9E">
            <w:pPr>
              <w:spacing w:before="120" w:after="120" w:line="240" w:lineRule="auto"/>
              <w:jc w:val="center"/>
              <w:rPr>
                <w:ins w:id="1317" w:author="TIPS" w:date="2024-02-19T12:48:00Z"/>
              </w:rPr>
            </w:pPr>
          </w:p>
        </w:tc>
        <w:tc>
          <w:tcPr>
            <w:tcW w:w="2394" w:type="dxa"/>
          </w:tcPr>
          <w:p w14:paraId="756572DD" w14:textId="6E1AF8C1" w:rsidR="00CF080D" w:rsidRDefault="00CF080D" w:rsidP="004D1E9E">
            <w:pPr>
              <w:spacing w:before="120" w:after="120" w:line="240" w:lineRule="auto"/>
              <w:jc w:val="center"/>
              <w:rPr>
                <w:ins w:id="1318" w:author="TIPS" w:date="2024-02-19T12:48:00Z"/>
              </w:rPr>
            </w:pPr>
          </w:p>
        </w:tc>
      </w:tr>
      <w:tr w:rsidR="00CF080D" w14:paraId="127F488A" w14:textId="77777777" w:rsidTr="004D1E9E">
        <w:trPr>
          <w:ins w:id="1319" w:author="TIPS" w:date="2024-02-19T12:48:00Z"/>
        </w:trPr>
        <w:tc>
          <w:tcPr>
            <w:tcW w:w="2394" w:type="dxa"/>
          </w:tcPr>
          <w:p w14:paraId="7036B6FC" w14:textId="77777777" w:rsidR="00CF080D" w:rsidRDefault="00CF080D" w:rsidP="004D1E9E">
            <w:pPr>
              <w:spacing w:before="120" w:after="120" w:line="240" w:lineRule="auto"/>
              <w:jc w:val="center"/>
              <w:rPr>
                <w:ins w:id="1320" w:author="TIPS" w:date="2024-02-19T12:48:00Z"/>
                <w:b/>
                <w:bCs/>
              </w:rPr>
            </w:pPr>
            <w:ins w:id="1321" w:author="TIPS" w:date="2024-02-19T12:48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394" w:type="dxa"/>
          </w:tcPr>
          <w:p w14:paraId="7E16CA4B" w14:textId="3F30E826" w:rsidR="00CF080D" w:rsidRDefault="00CF080D" w:rsidP="004D1E9E">
            <w:pPr>
              <w:spacing w:before="120" w:after="120" w:line="240" w:lineRule="auto"/>
              <w:jc w:val="center"/>
              <w:rPr>
                <w:ins w:id="1322" w:author="TIPS" w:date="2024-02-19T12:48:00Z"/>
              </w:rPr>
            </w:pPr>
          </w:p>
        </w:tc>
        <w:tc>
          <w:tcPr>
            <w:tcW w:w="2394" w:type="dxa"/>
          </w:tcPr>
          <w:p w14:paraId="4B5B9D0D" w14:textId="5197CA2C" w:rsidR="00CF080D" w:rsidRDefault="00CF080D" w:rsidP="004D1E9E">
            <w:pPr>
              <w:spacing w:before="120" w:after="120" w:line="240" w:lineRule="auto"/>
              <w:jc w:val="center"/>
              <w:rPr>
                <w:ins w:id="1323" w:author="TIPS" w:date="2024-02-19T12:48:00Z"/>
              </w:rPr>
            </w:pPr>
          </w:p>
        </w:tc>
        <w:tc>
          <w:tcPr>
            <w:tcW w:w="2394" w:type="dxa"/>
          </w:tcPr>
          <w:p w14:paraId="14A4D4AA" w14:textId="2493B7A0" w:rsidR="00CF080D" w:rsidRDefault="00CF080D" w:rsidP="004D1E9E">
            <w:pPr>
              <w:spacing w:before="120" w:after="120" w:line="240" w:lineRule="auto"/>
              <w:jc w:val="center"/>
              <w:rPr>
                <w:ins w:id="1324" w:author="TIPS" w:date="2024-02-19T12:48:00Z"/>
              </w:rPr>
            </w:pPr>
          </w:p>
        </w:tc>
      </w:tr>
      <w:tr w:rsidR="00CF080D" w14:paraId="0C47E19C" w14:textId="77777777" w:rsidTr="004D1E9E">
        <w:trPr>
          <w:ins w:id="1325" w:author="TIPS" w:date="2024-02-19T12:48:00Z"/>
        </w:trPr>
        <w:tc>
          <w:tcPr>
            <w:tcW w:w="2394" w:type="dxa"/>
          </w:tcPr>
          <w:p w14:paraId="380E9440" w14:textId="77777777" w:rsidR="00CF080D" w:rsidRDefault="00CF080D" w:rsidP="004D1E9E">
            <w:pPr>
              <w:spacing w:before="120" w:after="120" w:line="240" w:lineRule="auto"/>
              <w:jc w:val="center"/>
              <w:rPr>
                <w:ins w:id="1326" w:author="TIPS" w:date="2024-02-19T12:48:00Z"/>
                <w:b/>
                <w:bCs/>
              </w:rPr>
            </w:pPr>
            <w:ins w:id="1327" w:author="TIPS" w:date="2024-02-19T12:48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2394" w:type="dxa"/>
          </w:tcPr>
          <w:p w14:paraId="225A24FB" w14:textId="1B579AD1" w:rsidR="00CF080D" w:rsidRDefault="00CF080D" w:rsidP="004D1E9E">
            <w:pPr>
              <w:spacing w:before="120" w:after="120" w:line="240" w:lineRule="auto"/>
              <w:jc w:val="center"/>
              <w:rPr>
                <w:ins w:id="1328" w:author="TIPS" w:date="2024-02-19T12:48:00Z"/>
              </w:rPr>
            </w:pPr>
          </w:p>
        </w:tc>
        <w:tc>
          <w:tcPr>
            <w:tcW w:w="2394" w:type="dxa"/>
          </w:tcPr>
          <w:p w14:paraId="774980D4" w14:textId="52BFFE67" w:rsidR="00CF080D" w:rsidRDefault="00CF080D" w:rsidP="004D1E9E">
            <w:pPr>
              <w:spacing w:before="120" w:after="120" w:line="240" w:lineRule="auto"/>
              <w:jc w:val="center"/>
              <w:rPr>
                <w:ins w:id="1329" w:author="TIPS" w:date="2024-02-19T12:48:00Z"/>
              </w:rPr>
            </w:pPr>
          </w:p>
        </w:tc>
        <w:tc>
          <w:tcPr>
            <w:tcW w:w="2394" w:type="dxa"/>
          </w:tcPr>
          <w:p w14:paraId="59E04870" w14:textId="56D1344A" w:rsidR="00CF080D" w:rsidRDefault="00CF080D" w:rsidP="004D1E9E">
            <w:pPr>
              <w:spacing w:before="120" w:after="120" w:line="240" w:lineRule="auto"/>
              <w:jc w:val="center"/>
              <w:rPr>
                <w:ins w:id="1330" w:author="TIPS" w:date="2024-02-19T12:48:00Z"/>
              </w:rPr>
            </w:pPr>
          </w:p>
        </w:tc>
      </w:tr>
      <w:tr w:rsidR="00CF080D" w14:paraId="7E58172A" w14:textId="77777777" w:rsidTr="004D1E9E">
        <w:trPr>
          <w:ins w:id="1331" w:author="TIPS" w:date="2024-02-19T12:48:00Z"/>
        </w:trPr>
        <w:tc>
          <w:tcPr>
            <w:tcW w:w="2394" w:type="dxa"/>
          </w:tcPr>
          <w:p w14:paraId="3CA6C6E2" w14:textId="77777777" w:rsidR="00CF080D" w:rsidRDefault="00CF080D" w:rsidP="004D1E9E">
            <w:pPr>
              <w:spacing w:before="120" w:after="120" w:line="240" w:lineRule="auto"/>
              <w:jc w:val="center"/>
              <w:rPr>
                <w:ins w:id="1332" w:author="TIPS" w:date="2024-02-19T12:48:00Z"/>
                <w:b/>
                <w:bCs/>
              </w:rPr>
            </w:pPr>
            <w:ins w:id="1333" w:author="TIPS" w:date="2024-02-19T12:48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2394" w:type="dxa"/>
          </w:tcPr>
          <w:p w14:paraId="6528A231" w14:textId="7D995677" w:rsidR="00CF080D" w:rsidRDefault="00CF080D" w:rsidP="004D1E9E">
            <w:pPr>
              <w:spacing w:before="120" w:after="120" w:line="240" w:lineRule="auto"/>
              <w:jc w:val="center"/>
              <w:rPr>
                <w:ins w:id="1334" w:author="TIPS" w:date="2024-02-19T12:48:00Z"/>
              </w:rPr>
            </w:pPr>
          </w:p>
        </w:tc>
        <w:tc>
          <w:tcPr>
            <w:tcW w:w="2394" w:type="dxa"/>
          </w:tcPr>
          <w:p w14:paraId="62E326B0" w14:textId="1994334C" w:rsidR="00CF080D" w:rsidRDefault="00CF080D" w:rsidP="004D1E9E">
            <w:pPr>
              <w:spacing w:before="120" w:after="120" w:line="240" w:lineRule="auto"/>
              <w:jc w:val="center"/>
              <w:rPr>
                <w:ins w:id="1335" w:author="TIPS" w:date="2024-02-19T12:48:00Z"/>
              </w:rPr>
            </w:pPr>
          </w:p>
        </w:tc>
        <w:tc>
          <w:tcPr>
            <w:tcW w:w="2394" w:type="dxa"/>
          </w:tcPr>
          <w:p w14:paraId="3F501590" w14:textId="37D2CECC" w:rsidR="00CF080D" w:rsidRDefault="00CF080D" w:rsidP="004D1E9E">
            <w:pPr>
              <w:spacing w:before="120" w:after="120" w:line="240" w:lineRule="auto"/>
              <w:jc w:val="center"/>
              <w:rPr>
                <w:ins w:id="1336" w:author="TIPS" w:date="2024-02-19T12:48:00Z"/>
              </w:rPr>
            </w:pPr>
          </w:p>
        </w:tc>
      </w:tr>
      <w:tr w:rsidR="00CF080D" w14:paraId="798EE74D" w14:textId="77777777" w:rsidTr="004D1E9E">
        <w:trPr>
          <w:ins w:id="1337" w:author="TIPS" w:date="2024-02-19T12:48:00Z"/>
        </w:trPr>
        <w:tc>
          <w:tcPr>
            <w:tcW w:w="2394" w:type="dxa"/>
          </w:tcPr>
          <w:p w14:paraId="147DAF01" w14:textId="77777777" w:rsidR="00CF080D" w:rsidRDefault="00CF080D" w:rsidP="004D1E9E">
            <w:pPr>
              <w:spacing w:before="120" w:after="120" w:line="240" w:lineRule="auto"/>
              <w:jc w:val="center"/>
              <w:rPr>
                <w:ins w:id="1338" w:author="TIPS" w:date="2024-02-19T12:48:00Z"/>
                <w:b/>
                <w:bCs/>
              </w:rPr>
            </w:pPr>
            <w:ins w:id="1339" w:author="TIPS" w:date="2024-02-19T12:48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2394" w:type="dxa"/>
          </w:tcPr>
          <w:p w14:paraId="34AF7FDF" w14:textId="4B015DE8" w:rsidR="00CF080D" w:rsidRDefault="00CF080D" w:rsidP="004D1E9E">
            <w:pPr>
              <w:spacing w:before="120" w:after="120" w:line="240" w:lineRule="auto"/>
              <w:jc w:val="center"/>
              <w:rPr>
                <w:ins w:id="1340" w:author="TIPS" w:date="2024-02-19T12:48:00Z"/>
              </w:rPr>
            </w:pPr>
          </w:p>
        </w:tc>
        <w:tc>
          <w:tcPr>
            <w:tcW w:w="2394" w:type="dxa"/>
          </w:tcPr>
          <w:p w14:paraId="4BC964EE" w14:textId="6D6EB422" w:rsidR="00CF080D" w:rsidRDefault="00CF080D" w:rsidP="004D1E9E">
            <w:pPr>
              <w:spacing w:before="120" w:after="120" w:line="240" w:lineRule="auto"/>
              <w:jc w:val="center"/>
              <w:rPr>
                <w:ins w:id="1341" w:author="TIPS" w:date="2024-02-19T12:48:00Z"/>
              </w:rPr>
            </w:pPr>
          </w:p>
        </w:tc>
        <w:tc>
          <w:tcPr>
            <w:tcW w:w="2394" w:type="dxa"/>
          </w:tcPr>
          <w:p w14:paraId="0831CCEA" w14:textId="6BF3899E" w:rsidR="00CF080D" w:rsidRDefault="00CF080D" w:rsidP="004D1E9E">
            <w:pPr>
              <w:spacing w:before="120" w:after="120" w:line="240" w:lineRule="auto"/>
              <w:jc w:val="center"/>
              <w:rPr>
                <w:ins w:id="1342" w:author="TIPS" w:date="2024-02-19T12:48:00Z"/>
              </w:rPr>
            </w:pPr>
          </w:p>
        </w:tc>
      </w:tr>
    </w:tbl>
    <w:p w14:paraId="5E49FE5B" w14:textId="74F29C9D" w:rsidR="00CF080D" w:rsidRPr="00BC0483" w:rsidRDefault="00CB5D7A" w:rsidP="003D5F8E">
      <w:pPr>
        <w:jc w:val="center"/>
        <w:rPr>
          <w:ins w:id="1343" w:author="TIPS" w:date="2024-02-19T12:48:00Z"/>
        </w:rPr>
      </w:pPr>
      <w:ins w:id="1344" w:author="TIPS" w:date="2024-02-19T12:4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0" locked="0" layoutInCell="1" allowOverlap="1" wp14:anchorId="7E3B0A85" wp14:editId="0CC744B3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66040</wp:posOffset>
                  </wp:positionV>
                  <wp:extent cx="5943600" cy="311785"/>
                  <wp:effectExtent l="0" t="0" r="19050" b="12065"/>
                  <wp:wrapNone/>
                  <wp:docPr id="1308774550" name="Text Box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43600" cy="3117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685B9E" w14:textId="1C0CD1F8" w:rsidR="006F2124" w:rsidRDefault="00FE1D2F">
                              <w:pPr>
                                <w:pStyle w:val="Caption"/>
                                <w:rPr>
                                  <w:sz w:val="20"/>
                                </w:rPr>
                                <w:pPrChange w:id="1345" w:author="TIPS" w:date="2024-02-19T12:50:00Z">
                                  <w:pPr/>
                                </w:pPrChange>
                              </w:pPr>
                              <w:ins w:id="1346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47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Table</w:t>
                                </w:r>
                              </w:ins>
                              <w:ins w:id="1348" w:author="TIPS" w:date="2024-02-19T12:50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Table \* ARABIC </w:instrText>
                                </w:r>
                              </w:ins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587BF4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10</w:t>
                              </w:r>
                              <w:ins w:id="1349" w:author="TIPS" w:date="2024-02-19T12:50:00Z">
                                <w:r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ins>
                              <w:ins w:id="1350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51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:</w:t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ins>
                              <w:ins w:id="1352" w:author="TIPS" w:date="2024-02-19T12:50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Quantitative</w:t>
                                </w:r>
                              </w:ins>
                              <w:ins w:id="1353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54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data for the c</w:t>
                                </w:r>
                              </w:ins>
                              <w:ins w:id="1355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56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omplex</w:t>
                                </w:r>
                              </w:ins>
                              <w:ins w:id="1357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58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ed</w:t>
                                </w:r>
                              </w:ins>
                              <w:ins w:id="1359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60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1361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62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s</w:t>
                                </w:r>
                              </w:ins>
                              <w:ins w:id="1363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64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olutions </w:t>
                                </w:r>
                              </w:ins>
                              <w:ins w:id="1365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66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for</w:t>
                                </w:r>
                              </w:ins>
                              <w:ins w:id="1367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68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1369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70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v</w:t>
                                </w:r>
                              </w:ins>
                              <w:ins w:id="1371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72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arying PPP </w:t>
                                </w:r>
                              </w:ins>
                              <w:ins w:id="1373" w:author="TIPS" w:date="2024-02-13T23:21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74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m</w:t>
                                </w:r>
                              </w:ins>
                              <w:ins w:id="1375" w:author="TIPS" w:date="2024-02-13T23:20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376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ass (g)</w:t>
                                </w:r>
                              </w:ins>
                              <w:ins w:id="1377" w:author="TIPS" w:date="2024-02-13T23:25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.</w:t>
                                </w:r>
                              </w:ins>
                              <w:del w:id="1378" w:author="TIPS" w:date="2024-02-13T23:20:00Z"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Text xml:space="preserve">Table </w:delText>
                                </w:r>
                                <w:r w:rsidRPr="00595B89" w:rsidDel="00783160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InstrText xml:space="preserve"> SEQ Table \* ARABIC </w:delInstrText>
                                </w:r>
                                <w:r w:rsidRPr="00595B89" w:rsidDel="00783160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Text>2</w:delText>
                                </w:r>
                                <w:r w:rsidRPr="00595B89" w:rsidDel="00783160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="005531F3" w:rsidRPr="00595B89" w:rsidDel="00783160">
                                  <w:rPr>
                                    <w:sz w:val="20"/>
                                    <w:szCs w:val="20"/>
                                  </w:rPr>
                                  <w:delText>: Dependent variables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3B0A85" id="Text Box 66" o:spid="_x0000_s1052" type="#_x0000_t202" style="position:absolute;left:0;text-align:left;margin-left:.6pt;margin-top:5.2pt;width:468pt;height:24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">
                  <v:textbox>
                    <w:txbxContent>
                      <w:p w14:paraId="73685B9E" w14:textId="1C0CD1F8" w:rsidR="006F2124" w:rsidRDefault="00FE1D2F">
                        <w:pPr>
                          <w:pStyle w:val="Caption"/>
                          <w:rPr>
                            <w:sz w:val="20"/>
                          </w:rPr>
                          <w:pPrChange w:id="1379" w:author="TIPS" w:date="2024-02-19T12:50:00Z">
                            <w:pPr/>
                          </w:pPrChange>
                        </w:pPr>
                        <w:ins w:id="1380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81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Table</w:t>
                          </w:r>
                        </w:ins>
                        <w:ins w:id="1382" w:author="TIPS" w:date="2024-02-19T12:50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instrText xml:space="preserve"> SEQ Table \* ARABIC </w:instrText>
                          </w:r>
                        </w:ins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587BF4">
                          <w:rPr>
                            <w:b w:val="0"/>
                            <w:bCs w:val="0"/>
                            <w:i/>
                            <w:iCs/>
                            <w:noProof/>
                            <w:color w:val="auto"/>
                            <w:sz w:val="20"/>
                            <w:szCs w:val="20"/>
                          </w:rPr>
                          <w:t>10</w:t>
                        </w:r>
                        <w:ins w:id="1383" w:author="TIPS" w:date="2024-02-19T12:50:00Z">
                          <w:r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</w:ins>
                        <w:ins w:id="1384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85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:</w:t>
                          </w:r>
                          <w:r w:rsidR="005531F3" w:rsidRPr="00595B89">
                            <w:rPr>
                              <w:b w:val="0"/>
                              <w:bCs w:val="0"/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</w:ins>
                        <w:ins w:id="1386" w:author="TIPS" w:date="2024-02-19T12:50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Quantitative</w:t>
                          </w:r>
                        </w:ins>
                        <w:ins w:id="1387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88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data for the c</w:t>
                          </w:r>
                        </w:ins>
                        <w:ins w:id="1389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90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omplex</w:t>
                          </w:r>
                        </w:ins>
                        <w:ins w:id="1391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92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ed</w:t>
                          </w:r>
                        </w:ins>
                        <w:ins w:id="1393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94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1395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96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s</w:t>
                          </w:r>
                        </w:ins>
                        <w:ins w:id="1397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398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olutions </w:t>
                          </w:r>
                        </w:ins>
                        <w:ins w:id="1399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00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for</w:t>
                          </w:r>
                        </w:ins>
                        <w:ins w:id="1401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02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1403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04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v</w:t>
                          </w:r>
                        </w:ins>
                        <w:ins w:id="1405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06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arying PPP </w:t>
                          </w:r>
                        </w:ins>
                        <w:ins w:id="1407" w:author="TIPS" w:date="2024-02-13T23:21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08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m</w:t>
                          </w:r>
                        </w:ins>
                        <w:ins w:id="1409" w:author="TIPS" w:date="2024-02-13T23:20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10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ass (g)</w:t>
                          </w:r>
                        </w:ins>
                        <w:ins w:id="1411" w:author="TIPS" w:date="2024-02-13T23:25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.</w:t>
                          </w:r>
                        </w:ins>
                        <w:del w:id="1412" w:author="TIPS" w:date="2024-02-13T23:20:00Z"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Text xml:space="preserve">Table </w:delText>
                          </w:r>
                          <w:r w:rsidRPr="00595B89" w:rsidDel="00783160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InstrText xml:space="preserve"> SEQ Table \* ARABIC </w:delInstrText>
                          </w:r>
                          <w:r w:rsidRPr="00595B89" w:rsidDel="00783160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Text>2</w:delText>
                          </w:r>
                          <w:r w:rsidRPr="00595B89" w:rsidDel="00783160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 w:rsidR="005531F3" w:rsidRPr="00595B89" w:rsidDel="00783160">
                            <w:rPr>
                              <w:sz w:val="20"/>
                              <w:szCs w:val="20"/>
                            </w:rPr>
                            <w:delText>: Dependent variables</w:delText>
                          </w:r>
                        </w:del>
                      </w:p>
                    </w:txbxContent>
                  </v:textbox>
                </v:shape>
              </w:pict>
            </mc:Fallback>
          </mc:AlternateContent>
        </w:r>
      </w:ins>
    </w:p>
    <w:p w14:paraId="57AFE06B" w14:textId="77777777" w:rsidR="001D04EC" w:rsidDel="008D6006" w:rsidRDefault="005437E1" w:rsidP="001D04EC">
      <w:pPr>
        <w:pStyle w:val="Heading2"/>
        <w:rPr>
          <w:del w:id="1413" w:author="TIPS" w:date="2024-02-19T12:52:00Z"/>
        </w:rPr>
      </w:pPr>
      <w:del w:id="1414" w:author="TIPS" w:date="2024-02-13T23:00:00Z">
        <w:r w:rsidDel="00DE28B3">
          <w:delText>9</w:delText>
        </w:r>
      </w:del>
      <w:del w:id="1415" w:author="TIPS" w:date="2024-02-19T12:52:00Z">
        <w:r w:rsidR="001D04EC" w:rsidDel="008D6006">
          <w:delText>.3 Metal concentration</w:delText>
        </w:r>
      </w:del>
    </w:p>
    <w:p w14:paraId="11415046" w14:textId="77777777" w:rsidR="00104B31" w:rsidDel="008D6006" w:rsidRDefault="00876922" w:rsidP="003031B5">
      <w:pPr>
        <w:jc w:val="center"/>
        <w:rPr>
          <w:del w:id="1416" w:author="TIPS" w:date="2024-02-19T12:52:00Z"/>
        </w:rPr>
      </w:pPr>
      <w:del w:id="1417" w:author="TIPS" w:date="2024-02-19T12:52:00Z">
        <w:r>
          <w:rPr>
            <w:noProof/>
            <w:rPrChange w:id="1418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3A0F8009" wp14:editId="7FAFAC83">
              <wp:extent cx="4572000" cy="2743200"/>
              <wp:effectExtent l="19050" t="0" r="19050" b="0"/>
              <wp:docPr id="8" name="Chart 3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6"/>
                </a:graphicData>
              </a:graphic>
            </wp:inline>
          </w:drawing>
        </w:r>
      </w:del>
    </w:p>
    <w:p w14:paraId="11B15A62" w14:textId="77777777" w:rsidR="004D1ED2" w:rsidDel="008D6006" w:rsidRDefault="00876922" w:rsidP="003031B5">
      <w:pPr>
        <w:jc w:val="center"/>
        <w:rPr>
          <w:del w:id="1419" w:author="TIPS" w:date="2024-02-19T12:52:00Z"/>
        </w:rPr>
      </w:pPr>
      <w:del w:id="1420" w:author="TIPS" w:date="2024-02-19T12:52:00Z">
        <w:r>
          <w:rPr>
            <w:noProof/>
            <w:rPrChange w:id="1421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117A163A" wp14:editId="13B373A2">
              <wp:extent cx="4572000" cy="2743200"/>
              <wp:effectExtent l="19050" t="0" r="19050" b="0"/>
              <wp:docPr id="13" name="Chart 6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7"/>
                </a:graphicData>
              </a:graphic>
            </wp:inline>
          </w:drawing>
        </w:r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2275"/>
        <w:gridCol w:w="2276"/>
        <w:gridCol w:w="2276"/>
      </w:tblGrid>
      <w:tr w:rsidR="008D6006" w14:paraId="01886DDC" w14:textId="77777777" w:rsidTr="004D1E9E">
        <w:trPr>
          <w:ins w:id="1422" w:author="TIPS" w:date="2024-02-19T12:52:00Z"/>
        </w:trPr>
        <w:tc>
          <w:tcPr>
            <w:tcW w:w="9576" w:type="dxa"/>
            <w:gridSpan w:val="4"/>
          </w:tcPr>
          <w:p w14:paraId="5BE529FB" w14:textId="77777777" w:rsidR="006F2124" w:rsidRDefault="00066FD6">
            <w:pPr>
              <w:pStyle w:val="Heading3"/>
              <w:spacing w:before="120" w:after="120" w:line="240" w:lineRule="auto"/>
              <w:jc w:val="center"/>
              <w:rPr>
                <w:ins w:id="1423" w:author="TIPS" w:date="2024-02-19T12:52:00Z"/>
              </w:rPr>
              <w:pPrChange w:id="1424" w:author="TIPS" w:date="2024-02-19T22:19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1425" w:name="_Toc162731405"/>
            <w:ins w:id="1426" w:author="TIPS" w:date="2024-02-19T22:18:00Z">
              <w:r>
                <w:t>9.2</w:t>
              </w:r>
            </w:ins>
            <w:ins w:id="1427" w:author="TIPS" w:date="2024-02-19T12:52:00Z">
              <w:r w:rsidR="008D6006">
                <w:t>.3 Complex Solutions at Varying Copper Concentrations (moldm</w:t>
              </w:r>
              <w:r w:rsidR="008D6006" w:rsidRPr="00881589">
                <w:rPr>
                  <w:vertAlign w:val="superscript"/>
                </w:rPr>
                <w:t>-3</w:t>
              </w:r>
              <w:r w:rsidR="008D6006">
                <w:t>)</w:t>
              </w:r>
              <w:bookmarkEnd w:id="1425"/>
            </w:ins>
          </w:p>
        </w:tc>
      </w:tr>
      <w:tr w:rsidR="008D6006" w:rsidRPr="00325538" w14:paraId="35692291" w14:textId="77777777" w:rsidTr="004D1E9E">
        <w:trPr>
          <w:ins w:id="1428" w:author="TIPS" w:date="2024-02-19T12:52:00Z"/>
        </w:trPr>
        <w:tc>
          <w:tcPr>
            <w:tcW w:w="2394" w:type="dxa"/>
          </w:tcPr>
          <w:p w14:paraId="69EB4512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ins w:id="1429" w:author="TIPS" w:date="2024-02-19T12:52:00Z"/>
                <w:b/>
                <w:bCs/>
              </w:rPr>
            </w:pPr>
            <w:ins w:id="1430" w:author="TIPS" w:date="2024-02-19T12:52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vent/Concentration</w:t>
              </w:r>
            </w:ins>
          </w:p>
        </w:tc>
        <w:tc>
          <w:tcPr>
            <w:tcW w:w="2394" w:type="dxa"/>
          </w:tcPr>
          <w:p w14:paraId="01C5AD91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ins w:id="1431" w:author="TIPS" w:date="2024-02-19T12:52:00Z"/>
                <w:b/>
                <w:bCs/>
              </w:rPr>
            </w:pPr>
            <w:ins w:id="1432" w:author="TIPS" w:date="2024-02-19T12:52:00Z">
              <w:r>
                <w:rPr>
                  <w:b/>
                  <w:bCs/>
                </w:rPr>
                <w:t>0.025</w:t>
              </w:r>
            </w:ins>
            <w:r w:rsidR="00C24B4E">
              <w:rPr>
                <w:b/>
                <w:bCs/>
              </w:rPr>
              <w:t xml:space="preserve"> </w:t>
            </w:r>
            <w:r w:rsidR="00C24B4E" w:rsidRPr="00C24B4E">
              <w:rPr>
                <w:b/>
                <w:bCs/>
              </w:rPr>
              <w:t>±</w:t>
            </w:r>
            <w:r w:rsidR="00C24B4E">
              <w:rPr>
                <w:b/>
                <w:bCs/>
              </w:rPr>
              <w:t xml:space="preserve"> </w:t>
            </w:r>
            <w:r w:rsidR="00C24B4E" w:rsidRPr="00C24B4E">
              <w:rPr>
                <w:b/>
                <w:bCs/>
              </w:rPr>
              <w:t>1.65×10</w:t>
            </w:r>
            <w:r w:rsidR="00C24B4E" w:rsidRPr="00C24B4E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17A05371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ins w:id="1433" w:author="TIPS" w:date="2024-02-19T12:52:00Z"/>
                <w:b/>
                <w:bCs/>
              </w:rPr>
            </w:pPr>
            <w:ins w:id="1434" w:author="TIPS" w:date="2024-02-19T12:52:00Z">
              <w:r>
                <w:rPr>
                  <w:b/>
                  <w:bCs/>
                </w:rPr>
                <w:t>0.05</w:t>
              </w:r>
            </w:ins>
            <w:r w:rsidR="00C24B4E">
              <w:rPr>
                <w:b/>
                <w:bCs/>
              </w:rPr>
              <w:t xml:space="preserve">0 </w:t>
            </w:r>
            <w:r w:rsidR="00C24B4E" w:rsidRPr="00C24B4E">
              <w:rPr>
                <w:rFonts w:cs="Times New Roman"/>
                <w:b/>
                <w:bCs/>
              </w:rPr>
              <w:t xml:space="preserve">± </w:t>
            </w:r>
            <w:r w:rsidR="00C24B4E" w:rsidRPr="00C24B4E">
              <w:rPr>
                <w:b/>
                <w:bCs/>
              </w:rPr>
              <w:t>1.45</w:t>
            </w:r>
            <w:r w:rsidR="00C24B4E" w:rsidRPr="00C24B4E">
              <w:rPr>
                <w:rFonts w:cs="Times New Roman"/>
                <w:b/>
                <w:bCs/>
              </w:rPr>
              <w:t>×</w:t>
            </w:r>
            <w:r w:rsidR="00C24B4E" w:rsidRPr="00C24B4E">
              <w:rPr>
                <w:b/>
                <w:bCs/>
              </w:rPr>
              <w:t>10</w:t>
            </w:r>
            <w:r w:rsidR="00C24B4E" w:rsidRPr="00C24B4E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7CADDFA1" w14:textId="77777777" w:rsidR="008D6006" w:rsidRPr="00325538" w:rsidRDefault="008D6006" w:rsidP="004D1E9E">
            <w:pPr>
              <w:spacing w:before="120" w:after="120" w:line="240" w:lineRule="auto"/>
              <w:jc w:val="center"/>
              <w:rPr>
                <w:ins w:id="1435" w:author="TIPS" w:date="2024-02-19T12:52:00Z"/>
                <w:b/>
                <w:bCs/>
              </w:rPr>
            </w:pPr>
            <w:ins w:id="1436" w:author="TIPS" w:date="2024-02-19T12:52:00Z">
              <w:r>
                <w:rPr>
                  <w:b/>
                  <w:bCs/>
                </w:rPr>
                <w:t>0.075</w:t>
              </w:r>
            </w:ins>
            <w:r w:rsidR="00510C9B">
              <w:rPr>
                <w:b/>
                <w:bCs/>
              </w:rPr>
              <w:t xml:space="preserve"> </w:t>
            </w:r>
            <w:r w:rsidR="00C24B4E" w:rsidRPr="00510C9B">
              <w:rPr>
                <w:rFonts w:cs="Times New Roman"/>
                <w:b/>
                <w:bCs/>
              </w:rPr>
              <w:t>±</w:t>
            </w:r>
            <w:r w:rsidR="00510C9B" w:rsidRPr="00510C9B">
              <w:rPr>
                <w:rFonts w:cs="Times New Roman"/>
                <w:b/>
                <w:bCs/>
              </w:rPr>
              <w:t xml:space="preserve"> </w:t>
            </w:r>
            <w:r w:rsidR="00C24B4E" w:rsidRPr="00510C9B">
              <w:rPr>
                <w:rFonts w:cs="Times New Roman"/>
                <w:b/>
                <w:bCs/>
              </w:rPr>
              <w:t>1.38×10</w:t>
            </w:r>
            <w:r w:rsidR="00C24B4E" w:rsidRPr="00510C9B">
              <w:rPr>
                <w:rFonts w:cs="Times New Roman"/>
                <w:b/>
                <w:bCs/>
                <w:vertAlign w:val="superscript"/>
              </w:rPr>
              <w:t>-4</w:t>
            </w:r>
          </w:p>
        </w:tc>
      </w:tr>
      <w:tr w:rsidR="008D6006" w14:paraId="7B381045" w14:textId="77777777" w:rsidTr="004D1E9E">
        <w:trPr>
          <w:ins w:id="1437" w:author="TIPS" w:date="2024-02-19T12:52:00Z"/>
        </w:trPr>
        <w:tc>
          <w:tcPr>
            <w:tcW w:w="2394" w:type="dxa"/>
          </w:tcPr>
          <w:p w14:paraId="1D5FF0EA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ins w:id="1438" w:author="TIPS" w:date="2024-02-19T12:52:00Z"/>
                <w:b/>
                <w:bCs/>
              </w:rPr>
            </w:pPr>
            <w:ins w:id="1439" w:author="TIPS" w:date="2024-02-19T12:52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2394" w:type="dxa"/>
          </w:tcPr>
          <w:p w14:paraId="04AA0B7E" w14:textId="44DA4405" w:rsidR="008D6006" w:rsidRDefault="008D6006" w:rsidP="004D1E9E">
            <w:pPr>
              <w:spacing w:before="120" w:after="120" w:line="240" w:lineRule="auto"/>
              <w:jc w:val="center"/>
              <w:rPr>
                <w:ins w:id="1440" w:author="TIPS" w:date="2024-02-19T12:52:00Z"/>
              </w:rPr>
            </w:pPr>
          </w:p>
        </w:tc>
        <w:tc>
          <w:tcPr>
            <w:tcW w:w="2394" w:type="dxa"/>
          </w:tcPr>
          <w:p w14:paraId="0A878305" w14:textId="2B5ADC19" w:rsidR="008D6006" w:rsidRDefault="008D6006" w:rsidP="004D1E9E">
            <w:pPr>
              <w:spacing w:before="120" w:after="120" w:line="240" w:lineRule="auto"/>
              <w:jc w:val="center"/>
              <w:rPr>
                <w:ins w:id="1441" w:author="TIPS" w:date="2024-02-19T12:52:00Z"/>
              </w:rPr>
            </w:pPr>
          </w:p>
        </w:tc>
        <w:tc>
          <w:tcPr>
            <w:tcW w:w="2394" w:type="dxa"/>
          </w:tcPr>
          <w:p w14:paraId="0BBA0AAC" w14:textId="7E84413E" w:rsidR="008D6006" w:rsidRDefault="008D6006" w:rsidP="004D1E9E">
            <w:pPr>
              <w:spacing w:before="120" w:after="120" w:line="240" w:lineRule="auto"/>
              <w:jc w:val="center"/>
              <w:rPr>
                <w:ins w:id="1442" w:author="TIPS" w:date="2024-02-19T12:52:00Z"/>
              </w:rPr>
            </w:pPr>
          </w:p>
        </w:tc>
      </w:tr>
      <w:tr w:rsidR="008D6006" w14:paraId="04581A7E" w14:textId="77777777" w:rsidTr="004D1E9E">
        <w:trPr>
          <w:ins w:id="1443" w:author="TIPS" w:date="2024-02-19T12:52:00Z"/>
        </w:trPr>
        <w:tc>
          <w:tcPr>
            <w:tcW w:w="2394" w:type="dxa"/>
          </w:tcPr>
          <w:p w14:paraId="30D51237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ins w:id="1444" w:author="TIPS" w:date="2024-02-19T12:52:00Z"/>
                <w:b/>
                <w:bCs/>
              </w:rPr>
            </w:pPr>
            <w:ins w:id="1445" w:author="TIPS" w:date="2024-02-19T12:52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2394" w:type="dxa"/>
          </w:tcPr>
          <w:p w14:paraId="7928983A" w14:textId="01E92FB3" w:rsidR="008D6006" w:rsidRDefault="008D6006" w:rsidP="004D1E9E">
            <w:pPr>
              <w:spacing w:before="120" w:after="120" w:line="240" w:lineRule="auto"/>
              <w:jc w:val="center"/>
              <w:rPr>
                <w:ins w:id="1446" w:author="TIPS" w:date="2024-02-19T12:52:00Z"/>
              </w:rPr>
            </w:pPr>
          </w:p>
        </w:tc>
        <w:tc>
          <w:tcPr>
            <w:tcW w:w="2394" w:type="dxa"/>
          </w:tcPr>
          <w:p w14:paraId="2564D784" w14:textId="1CBF2EAF" w:rsidR="008D6006" w:rsidRDefault="008D6006" w:rsidP="004D1E9E">
            <w:pPr>
              <w:spacing w:before="120" w:after="120" w:line="240" w:lineRule="auto"/>
              <w:jc w:val="center"/>
              <w:rPr>
                <w:ins w:id="1447" w:author="TIPS" w:date="2024-02-19T12:52:00Z"/>
              </w:rPr>
            </w:pPr>
          </w:p>
        </w:tc>
        <w:tc>
          <w:tcPr>
            <w:tcW w:w="2394" w:type="dxa"/>
          </w:tcPr>
          <w:p w14:paraId="28ACB2E7" w14:textId="002316E0" w:rsidR="008D6006" w:rsidRDefault="008D6006" w:rsidP="004D1E9E">
            <w:pPr>
              <w:spacing w:before="120" w:after="120" w:line="240" w:lineRule="auto"/>
              <w:jc w:val="center"/>
              <w:rPr>
                <w:ins w:id="1448" w:author="TIPS" w:date="2024-02-19T12:52:00Z"/>
              </w:rPr>
            </w:pPr>
          </w:p>
        </w:tc>
      </w:tr>
      <w:tr w:rsidR="008D6006" w14:paraId="60DA5F38" w14:textId="77777777" w:rsidTr="004D1E9E">
        <w:trPr>
          <w:ins w:id="1449" w:author="TIPS" w:date="2024-02-19T12:52:00Z"/>
        </w:trPr>
        <w:tc>
          <w:tcPr>
            <w:tcW w:w="2394" w:type="dxa"/>
          </w:tcPr>
          <w:p w14:paraId="42FD0DB1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ins w:id="1450" w:author="TIPS" w:date="2024-02-19T12:52:00Z"/>
                <w:b/>
                <w:bCs/>
              </w:rPr>
            </w:pPr>
            <w:ins w:id="1451" w:author="TIPS" w:date="2024-02-19T12:52:00Z">
              <w:r>
                <w:rPr>
                  <w:b/>
                  <w:bCs/>
                </w:rPr>
                <w:lastRenderedPageBreak/>
                <w:t>Methanol</w:t>
              </w:r>
            </w:ins>
          </w:p>
        </w:tc>
        <w:tc>
          <w:tcPr>
            <w:tcW w:w="2394" w:type="dxa"/>
          </w:tcPr>
          <w:p w14:paraId="010328CE" w14:textId="43759D9E" w:rsidR="008D6006" w:rsidRDefault="008D6006" w:rsidP="004D1E9E">
            <w:pPr>
              <w:spacing w:before="120" w:after="120" w:line="240" w:lineRule="auto"/>
              <w:jc w:val="center"/>
              <w:rPr>
                <w:ins w:id="1452" w:author="TIPS" w:date="2024-02-19T12:52:00Z"/>
              </w:rPr>
            </w:pPr>
          </w:p>
        </w:tc>
        <w:tc>
          <w:tcPr>
            <w:tcW w:w="2394" w:type="dxa"/>
          </w:tcPr>
          <w:p w14:paraId="714110B8" w14:textId="7031F51E" w:rsidR="008D6006" w:rsidRDefault="008D6006" w:rsidP="004D1E9E">
            <w:pPr>
              <w:spacing w:before="120" w:after="120" w:line="240" w:lineRule="auto"/>
              <w:jc w:val="center"/>
              <w:rPr>
                <w:ins w:id="1453" w:author="TIPS" w:date="2024-02-19T12:52:00Z"/>
              </w:rPr>
            </w:pPr>
          </w:p>
        </w:tc>
        <w:tc>
          <w:tcPr>
            <w:tcW w:w="2394" w:type="dxa"/>
          </w:tcPr>
          <w:p w14:paraId="682B5149" w14:textId="0BC36C32" w:rsidR="008D6006" w:rsidRDefault="008D6006" w:rsidP="004D1E9E">
            <w:pPr>
              <w:spacing w:before="120" w:after="120" w:line="240" w:lineRule="auto"/>
              <w:jc w:val="center"/>
              <w:rPr>
                <w:ins w:id="1454" w:author="TIPS" w:date="2024-02-19T12:52:00Z"/>
              </w:rPr>
            </w:pPr>
          </w:p>
        </w:tc>
      </w:tr>
      <w:tr w:rsidR="008D6006" w14:paraId="3913CF68" w14:textId="77777777" w:rsidTr="004D1E9E">
        <w:trPr>
          <w:ins w:id="1455" w:author="TIPS" w:date="2024-02-19T12:52:00Z"/>
        </w:trPr>
        <w:tc>
          <w:tcPr>
            <w:tcW w:w="2394" w:type="dxa"/>
          </w:tcPr>
          <w:p w14:paraId="3483D14B" w14:textId="77777777" w:rsidR="008D6006" w:rsidRPr="007F05C2" w:rsidRDefault="008D6006" w:rsidP="004D1E9E">
            <w:pPr>
              <w:spacing w:before="120" w:after="120" w:line="240" w:lineRule="auto"/>
              <w:jc w:val="center"/>
              <w:rPr>
                <w:ins w:id="1456" w:author="TIPS" w:date="2024-02-19T12:52:00Z"/>
                <w:b/>
                <w:bCs/>
              </w:rPr>
            </w:pPr>
            <w:ins w:id="1457" w:author="TIPS" w:date="2024-02-19T12:52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2394" w:type="dxa"/>
          </w:tcPr>
          <w:p w14:paraId="4000FDF1" w14:textId="71B7F9DC" w:rsidR="008D6006" w:rsidRDefault="008D6006" w:rsidP="004D1E9E">
            <w:pPr>
              <w:spacing w:before="120" w:after="120" w:line="240" w:lineRule="auto"/>
              <w:jc w:val="center"/>
              <w:rPr>
                <w:ins w:id="1458" w:author="TIPS" w:date="2024-02-19T12:52:00Z"/>
              </w:rPr>
            </w:pPr>
          </w:p>
        </w:tc>
        <w:tc>
          <w:tcPr>
            <w:tcW w:w="2394" w:type="dxa"/>
          </w:tcPr>
          <w:p w14:paraId="011ADC46" w14:textId="1F5A68F6" w:rsidR="008D6006" w:rsidRDefault="008D6006" w:rsidP="004D1E9E">
            <w:pPr>
              <w:spacing w:before="120" w:after="120" w:line="240" w:lineRule="auto"/>
              <w:jc w:val="center"/>
              <w:rPr>
                <w:ins w:id="1459" w:author="TIPS" w:date="2024-02-19T12:52:00Z"/>
              </w:rPr>
            </w:pPr>
          </w:p>
        </w:tc>
        <w:tc>
          <w:tcPr>
            <w:tcW w:w="2394" w:type="dxa"/>
          </w:tcPr>
          <w:p w14:paraId="7E81151C" w14:textId="76157520" w:rsidR="008D6006" w:rsidRDefault="008D6006" w:rsidP="004D1E9E">
            <w:pPr>
              <w:spacing w:before="120" w:after="120" w:line="240" w:lineRule="auto"/>
              <w:jc w:val="center"/>
              <w:rPr>
                <w:ins w:id="1460" w:author="TIPS" w:date="2024-02-19T12:52:00Z"/>
              </w:rPr>
            </w:pPr>
          </w:p>
        </w:tc>
      </w:tr>
      <w:tr w:rsidR="008D6006" w14:paraId="4EC6D9AA" w14:textId="77777777" w:rsidTr="004D1E9E">
        <w:trPr>
          <w:ins w:id="1461" w:author="TIPS" w:date="2024-02-19T12:52:00Z"/>
        </w:trPr>
        <w:tc>
          <w:tcPr>
            <w:tcW w:w="2394" w:type="dxa"/>
          </w:tcPr>
          <w:p w14:paraId="48088DF1" w14:textId="77777777" w:rsidR="008D6006" w:rsidRDefault="008D6006" w:rsidP="004D1E9E">
            <w:pPr>
              <w:spacing w:before="120" w:after="120" w:line="240" w:lineRule="auto"/>
              <w:jc w:val="center"/>
              <w:rPr>
                <w:ins w:id="1462" w:author="TIPS" w:date="2024-02-19T12:52:00Z"/>
                <w:b/>
                <w:bCs/>
              </w:rPr>
            </w:pPr>
            <w:ins w:id="1463" w:author="TIPS" w:date="2024-02-19T12:52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2394" w:type="dxa"/>
          </w:tcPr>
          <w:p w14:paraId="0B3A2322" w14:textId="13A0C3F4" w:rsidR="008D6006" w:rsidRDefault="008D6006" w:rsidP="004D1E9E">
            <w:pPr>
              <w:spacing w:before="120" w:after="120" w:line="240" w:lineRule="auto"/>
              <w:jc w:val="center"/>
              <w:rPr>
                <w:ins w:id="1464" w:author="TIPS" w:date="2024-02-19T12:52:00Z"/>
              </w:rPr>
            </w:pPr>
          </w:p>
        </w:tc>
        <w:tc>
          <w:tcPr>
            <w:tcW w:w="2394" w:type="dxa"/>
          </w:tcPr>
          <w:p w14:paraId="506274E4" w14:textId="7C475CCA" w:rsidR="008D6006" w:rsidRDefault="008D6006" w:rsidP="004D1E9E">
            <w:pPr>
              <w:spacing w:before="120" w:after="120" w:line="240" w:lineRule="auto"/>
              <w:jc w:val="center"/>
              <w:rPr>
                <w:ins w:id="1465" w:author="TIPS" w:date="2024-02-19T12:52:00Z"/>
              </w:rPr>
            </w:pPr>
          </w:p>
        </w:tc>
        <w:tc>
          <w:tcPr>
            <w:tcW w:w="2394" w:type="dxa"/>
          </w:tcPr>
          <w:p w14:paraId="6C2B28BD" w14:textId="6A06AF06" w:rsidR="008D6006" w:rsidRDefault="008D6006" w:rsidP="004D1E9E">
            <w:pPr>
              <w:spacing w:before="120" w:after="120" w:line="240" w:lineRule="auto"/>
              <w:jc w:val="center"/>
              <w:rPr>
                <w:ins w:id="1466" w:author="TIPS" w:date="2024-02-19T12:52:00Z"/>
              </w:rPr>
            </w:pPr>
          </w:p>
        </w:tc>
      </w:tr>
    </w:tbl>
    <w:p w14:paraId="370ACF04" w14:textId="7B85F4A6" w:rsidR="008D6006" w:rsidRPr="00104B31" w:rsidRDefault="00CB5D7A" w:rsidP="003D5F8E">
      <w:pPr>
        <w:jc w:val="center"/>
        <w:rPr>
          <w:ins w:id="1467" w:author="TIPS" w:date="2024-02-19T12:52:00Z"/>
        </w:rPr>
      </w:pPr>
      <w:ins w:id="1468" w:author="TIPS" w:date="2024-02-19T13:3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 wp14:anchorId="6667C90B" wp14:editId="51835596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50800</wp:posOffset>
                  </wp:positionV>
                  <wp:extent cx="5925185" cy="311150"/>
                  <wp:effectExtent l="0" t="0" r="18415" b="12700"/>
                  <wp:wrapNone/>
                  <wp:docPr id="839581915" name="Text Box 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25185" cy="31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37869F" w14:textId="2D1DD320" w:rsidR="006F2124" w:rsidRPr="006F2124" w:rsidRDefault="00FE1D2F">
                              <w:pPr>
                                <w:pStyle w:val="Caption"/>
                                <w:rPr>
                                  <w:i/>
                                  <w:iCs/>
                                  <w:sz w:val="20"/>
                                  <w:rPrChange w:id="1469" w:author="TIPS" w:date="2024-02-13T23:24:00Z">
                                    <w:rPr/>
                                  </w:rPrChange>
                                </w:rPr>
                                <w:pPrChange w:id="1470" w:author="TIPS" w:date="2024-02-19T13:33:00Z">
                                  <w:pPr/>
                                </w:pPrChange>
                              </w:pPr>
                              <w:ins w:id="1471" w:author="TIPS" w:date="2024-02-13T23:24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472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Tabl</w:t>
                                </w:r>
                              </w:ins>
                              <w:ins w:id="1473" w:author="TIPS" w:date="2024-02-19T13:33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e </w:t>
                                </w:r>
                                <w:r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Table \* ARABIC </w:instrText>
                                </w:r>
                              </w:ins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587BF4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11</w:t>
                              </w:r>
                              <w:ins w:id="1474" w:author="TIPS" w:date="2024-02-19T13:33:00Z">
                                <w:r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ins>
                              <w:ins w:id="1475" w:author="TIPS" w:date="2024-02-13T23:24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476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: </w:t>
                                </w:r>
                              </w:ins>
                              <w:ins w:id="1477" w:author="TIPS" w:date="2024-02-19T13:33:00Z"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Quantitative</w:t>
                                </w:r>
                              </w:ins>
                              <w:ins w:id="1478" w:author="TIPS" w:date="2024-02-13T23:24:00Z"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479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data for the complexed solutions for varying </w:t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copper concentration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480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 xml:space="preserve"> (moldm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vertAlign w:val="superscript"/>
                                    <w:rPrChange w:id="1481" w:author="TIPS" w:date="2024-02-13T23:24:00Z">
                                      <w:rPr>
                                        <w:b/>
                                        <w:bCs/>
                                        <w:vertAlign w:val="superscript"/>
                                      </w:rPr>
                                    </w:rPrChange>
                                  </w:rPr>
                                  <w:t>-3</w:t>
                                </w:r>
                                <w:r w:rsidRPr="00FE1D2F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rPrChange w:id="1482" w:author="TIPS" w:date="2024-02-13T23:24:00Z">
                                      <w:rPr>
                                        <w:b/>
                                        <w:bCs/>
                                      </w:rPr>
                                    </w:rPrChange>
                                  </w:rPr>
                                  <w:t>)</w:t>
                                </w:r>
                                <w:r w:rsidR="005531F3" w:rsidRPr="00595B89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.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667C90B" id="Text Box 67" o:spid="_x0000_s1053" type="#_x0000_t202" style="position:absolute;left:0;text-align:left;margin-left:.6pt;margin-top:4pt;width:466.55pt;height:2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">
                  <v:textbox>
                    <w:txbxContent>
                      <w:p w14:paraId="7737869F" w14:textId="2D1DD320" w:rsidR="006F2124" w:rsidRPr="006F2124" w:rsidRDefault="00FE1D2F">
                        <w:pPr>
                          <w:pStyle w:val="Caption"/>
                          <w:rPr>
                            <w:i/>
                            <w:iCs/>
                            <w:sz w:val="20"/>
                            <w:rPrChange w:id="1483" w:author="TIPS" w:date="2024-02-13T23:24:00Z">
                              <w:rPr/>
                            </w:rPrChange>
                          </w:rPr>
                          <w:pPrChange w:id="1484" w:author="TIPS" w:date="2024-02-19T13:33:00Z">
                            <w:pPr/>
                          </w:pPrChange>
                        </w:pPr>
                        <w:ins w:id="1485" w:author="TIPS" w:date="2024-02-13T23:24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86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Tabl</w:t>
                          </w:r>
                        </w:ins>
                        <w:ins w:id="1487" w:author="TIPS" w:date="2024-02-19T13:33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 xml:space="preserve">e </w:t>
                          </w:r>
                          <w:r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instrText xml:space="preserve"> SEQ Table \* ARABIC </w:instrText>
                          </w:r>
                        </w:ins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587BF4">
                          <w:rPr>
                            <w:b w:val="0"/>
                            <w:bCs w:val="0"/>
                            <w:i/>
                            <w:iCs/>
                            <w:noProof/>
                            <w:color w:val="auto"/>
                            <w:sz w:val="20"/>
                            <w:szCs w:val="20"/>
                          </w:rPr>
                          <w:t>11</w:t>
                        </w:r>
                        <w:ins w:id="1488" w:author="TIPS" w:date="2024-02-19T13:33:00Z">
                          <w:r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</w:ins>
                        <w:ins w:id="1489" w:author="TIPS" w:date="2024-02-13T23:24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90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: </w:t>
                          </w:r>
                        </w:ins>
                        <w:ins w:id="1491" w:author="TIPS" w:date="2024-02-19T13:33:00Z"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Quantitative</w:t>
                          </w:r>
                        </w:ins>
                        <w:ins w:id="1492" w:author="TIPS" w:date="2024-02-13T23:24:00Z"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93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data for the complexed solutions for varying </w:t>
                          </w:r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copper concentration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94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 xml:space="preserve"> (moldm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vertAlign w:val="superscript"/>
                              <w:rPrChange w:id="1495" w:author="TIPS" w:date="2024-02-13T23:24:00Z">
                                <w:rPr>
                                  <w:b/>
                                  <w:bCs/>
                                  <w:vertAlign w:val="superscript"/>
                                </w:rPr>
                              </w:rPrChange>
                            </w:rPr>
                            <w:t>-3</w:t>
                          </w:r>
                          <w:r w:rsidRPr="00FE1D2F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  <w:rPrChange w:id="1496" w:author="TIPS" w:date="2024-02-13T23:24:00Z">
                                <w:rPr>
                                  <w:b/>
                                  <w:bCs/>
                                </w:rPr>
                              </w:rPrChange>
                            </w:rPr>
                            <w:t>)</w:t>
                          </w:r>
                          <w:r w:rsidR="005531F3" w:rsidRPr="00595B89">
                            <w:rPr>
                              <w:b w:val="0"/>
                              <w:bCs w:val="0"/>
                              <w:i/>
                              <w:iCs/>
                              <w:color w:val="auto"/>
                              <w:sz w:val="20"/>
                              <w:szCs w:val="20"/>
                            </w:rPr>
                            <w:t>.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</w:p>
    <w:p w14:paraId="34B49090" w14:textId="77777777" w:rsidR="001D04EC" w:rsidDel="00C27ED7" w:rsidRDefault="005437E1" w:rsidP="001D04EC">
      <w:pPr>
        <w:pStyle w:val="Heading2"/>
        <w:rPr>
          <w:del w:id="1497" w:author="TIPS" w:date="2024-02-19T13:35:00Z"/>
        </w:rPr>
      </w:pPr>
      <w:del w:id="1498" w:author="TIPS" w:date="2024-02-13T23:00:00Z">
        <w:r w:rsidDel="00DE28B3">
          <w:delText>9</w:delText>
        </w:r>
      </w:del>
      <w:del w:id="1499" w:author="TIPS" w:date="2024-02-19T13:35:00Z">
        <w:r w:rsidR="001D04EC" w:rsidDel="00C27ED7">
          <w:delText>.4 Metal-Solution Ratio</w:delText>
        </w:r>
      </w:del>
    </w:p>
    <w:p w14:paraId="0E1AC26D" w14:textId="77777777" w:rsidR="00983897" w:rsidDel="00C27ED7" w:rsidRDefault="00876922" w:rsidP="00AC3DA3">
      <w:pPr>
        <w:jc w:val="center"/>
        <w:rPr>
          <w:del w:id="1500" w:author="TIPS" w:date="2024-02-19T13:35:00Z"/>
        </w:rPr>
      </w:pPr>
      <w:del w:id="1501" w:author="TIPS" w:date="2024-02-19T13:35:00Z">
        <w:r>
          <w:rPr>
            <w:noProof/>
            <w:rPrChange w:id="1502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369897DE" wp14:editId="1706F691">
              <wp:extent cx="4572000" cy="2743200"/>
              <wp:effectExtent l="19050" t="0" r="19050" b="0"/>
              <wp:docPr id="14" name="Chart 7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8"/>
                </a:graphicData>
              </a:graphic>
            </wp:inline>
          </w:drawing>
        </w:r>
      </w:del>
    </w:p>
    <w:p w14:paraId="33A18878" w14:textId="77777777" w:rsidR="005C5F4D" w:rsidDel="00C27ED7" w:rsidRDefault="00876922" w:rsidP="005C5F4D">
      <w:pPr>
        <w:jc w:val="center"/>
        <w:rPr>
          <w:del w:id="1503" w:author="TIPS" w:date="2024-02-19T13:35:00Z"/>
        </w:rPr>
      </w:pPr>
      <w:del w:id="1504" w:author="TIPS" w:date="2024-02-19T13:35:00Z">
        <w:r>
          <w:rPr>
            <w:noProof/>
            <w:rPrChange w:id="1505">
              <w:rPr>
                <w:rFonts w:eastAsiaTheme="majorEastAsia" w:cstheme="majorBidi"/>
                <w:b/>
                <w:noProof/>
                <w:szCs w:val="23"/>
              </w:rPr>
            </w:rPrChange>
          </w:rPr>
          <w:drawing>
            <wp:inline distT="0" distB="0" distL="0" distR="0" wp14:anchorId="012DE721" wp14:editId="59089748">
              <wp:extent cx="4572000" cy="2743200"/>
              <wp:effectExtent l="19050" t="0" r="19050" b="0"/>
              <wp:docPr id="15" name="Chart 8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9"/>
                </a:graphicData>
              </a:graphic>
            </wp:inline>
          </w:drawing>
        </w:r>
      </w:del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3"/>
        <w:gridCol w:w="1526"/>
        <w:gridCol w:w="413"/>
        <w:gridCol w:w="722"/>
        <w:gridCol w:w="1133"/>
        <w:gridCol w:w="862"/>
        <w:gridCol w:w="271"/>
        <w:gridCol w:w="1077"/>
        <w:gridCol w:w="144"/>
        <w:gridCol w:w="933"/>
        <w:gridCol w:w="565"/>
        <w:gridCol w:w="512"/>
        <w:gridCol w:w="972"/>
        <w:gridCol w:w="107"/>
      </w:tblGrid>
      <w:tr w:rsidR="00C27ED7" w14:paraId="4B6445EB" w14:textId="77777777" w:rsidTr="006C2EF6">
        <w:trPr>
          <w:ins w:id="1506" w:author="TIPS" w:date="2024-02-19T13:35:00Z"/>
        </w:trPr>
        <w:tc>
          <w:tcPr>
            <w:tcW w:w="5000" w:type="pct"/>
            <w:gridSpan w:val="14"/>
            <w:vAlign w:val="center"/>
          </w:tcPr>
          <w:p w14:paraId="56FD3843" w14:textId="77777777" w:rsidR="006F2124" w:rsidRDefault="00066FD6" w:rsidP="006C2EF6">
            <w:pPr>
              <w:pStyle w:val="Heading3"/>
              <w:spacing w:before="120" w:after="120" w:line="240" w:lineRule="auto"/>
              <w:jc w:val="center"/>
              <w:rPr>
                <w:ins w:id="1507" w:author="TIPS" w:date="2024-02-19T13:35:00Z"/>
              </w:rPr>
              <w:pPrChange w:id="1508" w:author="TIPS" w:date="2024-02-19T22:18:00Z">
                <w:pPr>
                  <w:pStyle w:val="Heading2"/>
                  <w:spacing w:before="120" w:after="120" w:line="240" w:lineRule="auto"/>
                  <w:jc w:val="center"/>
                </w:pPr>
              </w:pPrChange>
            </w:pPr>
            <w:bookmarkStart w:id="1509" w:name="_Toc162731406"/>
            <w:ins w:id="1510" w:author="TIPS" w:date="2024-02-19T22:18:00Z">
              <w:r>
                <w:t>9.2</w:t>
              </w:r>
            </w:ins>
            <w:ins w:id="1511" w:author="TIPS" w:date="2024-02-19T13:35:00Z">
              <w:r w:rsidR="00C27ED7">
                <w:t>.4 Complex Solutions at Varying</w:t>
              </w:r>
              <w:r w:rsidR="00C27ED7" w:rsidRPr="00076337">
                <w:t xml:space="preserve"> </w:t>
              </w:r>
              <w:r w:rsidR="00C27ED7" w:rsidRPr="00881589">
                <w:t>Solution:Cu</w:t>
              </w:r>
              <w:r w:rsidR="00C27ED7" w:rsidRPr="00881589">
                <w:rPr>
                  <w:vertAlign w:val="superscript"/>
                </w:rPr>
                <w:t>2+</w:t>
              </w:r>
              <w:r w:rsidR="00C27ED7" w:rsidRPr="00881589">
                <w:t xml:space="preserve"> Voluminal Ratio</w:t>
              </w:r>
              <w:r w:rsidR="00C27ED7">
                <w:t>s (</w:t>
              </w:r>
            </w:ins>
            <w:r w:rsidR="00905E43">
              <w:t>cm</w:t>
            </w:r>
            <w:r w:rsidR="00905E43" w:rsidRPr="00905E43">
              <w:rPr>
                <w:vertAlign w:val="superscript"/>
              </w:rPr>
              <w:t>3</w:t>
            </w:r>
            <w:ins w:id="1512" w:author="TIPS" w:date="2024-02-19T13:35:00Z">
              <w:r w:rsidR="00C27ED7">
                <w:t>)</w:t>
              </w:r>
              <w:bookmarkEnd w:id="1509"/>
            </w:ins>
          </w:p>
        </w:tc>
      </w:tr>
      <w:tr w:rsidR="00C27ED7" w:rsidRPr="00325538" w14:paraId="2DE2DCF1" w14:textId="77777777" w:rsidTr="006C2EF6">
        <w:trPr>
          <w:ins w:id="1513" w:author="TIPS" w:date="2024-02-19T13:35:00Z"/>
        </w:trPr>
        <w:tc>
          <w:tcPr>
            <w:tcW w:w="876" w:type="pct"/>
            <w:gridSpan w:val="2"/>
          </w:tcPr>
          <w:p w14:paraId="60DB3192" w14:textId="77777777" w:rsidR="00C27ED7" w:rsidRPr="00325538" w:rsidRDefault="00C27ED7" w:rsidP="004D1E9E">
            <w:pPr>
              <w:spacing w:before="120" w:after="120" w:line="240" w:lineRule="auto"/>
              <w:jc w:val="center"/>
              <w:rPr>
                <w:ins w:id="1514" w:author="TIPS" w:date="2024-02-19T13:35:00Z"/>
                <w:b/>
                <w:bCs/>
              </w:rPr>
            </w:pPr>
            <w:ins w:id="1515" w:author="TIPS" w:date="2024-02-19T13:35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vent/Ratio</w:t>
              </w:r>
            </w:ins>
          </w:p>
        </w:tc>
        <w:tc>
          <w:tcPr>
            <w:tcW w:w="607" w:type="pct"/>
            <w:gridSpan w:val="2"/>
          </w:tcPr>
          <w:p w14:paraId="540988C7" w14:textId="77777777" w:rsidR="00C27ED7" w:rsidRPr="00325538" w:rsidRDefault="00C27ED7" w:rsidP="004D1E9E">
            <w:pPr>
              <w:spacing w:before="120" w:after="120" w:line="240" w:lineRule="auto"/>
              <w:jc w:val="center"/>
              <w:rPr>
                <w:ins w:id="1516" w:author="TIPS" w:date="2024-02-19T13:35:00Z"/>
                <w:b/>
                <w:bCs/>
              </w:rPr>
            </w:pPr>
            <w:ins w:id="1517" w:author="TIPS" w:date="2024-02-19T13:35:00Z">
              <w:r>
                <w:rPr>
                  <w:b/>
                  <w:bCs/>
                </w:rPr>
                <w:t>10:10</w:t>
              </w:r>
            </w:ins>
          </w:p>
        </w:tc>
        <w:tc>
          <w:tcPr>
            <w:tcW w:w="606" w:type="pct"/>
          </w:tcPr>
          <w:p w14:paraId="0CD112DD" w14:textId="77777777" w:rsidR="00C27ED7" w:rsidRPr="00325538" w:rsidRDefault="00C27ED7" w:rsidP="004D1E9E">
            <w:pPr>
              <w:spacing w:before="120" w:after="120" w:line="240" w:lineRule="auto"/>
              <w:jc w:val="center"/>
              <w:rPr>
                <w:ins w:id="1518" w:author="TIPS" w:date="2024-02-19T13:35:00Z"/>
                <w:b/>
                <w:bCs/>
              </w:rPr>
            </w:pPr>
            <w:ins w:id="1519" w:author="TIPS" w:date="2024-02-19T13:35:00Z">
              <w:r>
                <w:rPr>
                  <w:b/>
                  <w:bCs/>
                </w:rPr>
                <w:t>10:20</w:t>
              </w:r>
            </w:ins>
          </w:p>
        </w:tc>
        <w:tc>
          <w:tcPr>
            <w:tcW w:w="606" w:type="pct"/>
            <w:gridSpan w:val="2"/>
          </w:tcPr>
          <w:p w14:paraId="4BCD5039" w14:textId="77777777" w:rsidR="00C27ED7" w:rsidRPr="00325538" w:rsidRDefault="00C27ED7" w:rsidP="004D1E9E">
            <w:pPr>
              <w:spacing w:before="120" w:after="120" w:line="240" w:lineRule="auto"/>
              <w:jc w:val="center"/>
              <w:rPr>
                <w:ins w:id="1520" w:author="TIPS" w:date="2024-02-19T13:35:00Z"/>
                <w:b/>
                <w:bCs/>
              </w:rPr>
            </w:pPr>
            <w:ins w:id="1521" w:author="TIPS" w:date="2024-02-19T13:35:00Z">
              <w:r>
                <w:rPr>
                  <w:b/>
                  <w:bCs/>
                </w:rPr>
                <w:t>10:30</w:t>
              </w:r>
            </w:ins>
          </w:p>
        </w:tc>
        <w:tc>
          <w:tcPr>
            <w:tcW w:w="576" w:type="pct"/>
          </w:tcPr>
          <w:p w14:paraId="1E8B6D6E" w14:textId="77777777" w:rsidR="00C27ED7" w:rsidRDefault="00C27ED7" w:rsidP="004D1E9E">
            <w:pPr>
              <w:spacing w:before="120" w:after="120" w:line="240" w:lineRule="auto"/>
              <w:jc w:val="center"/>
              <w:rPr>
                <w:ins w:id="1522" w:author="TIPS" w:date="2024-02-19T13:35:00Z"/>
                <w:b/>
                <w:bCs/>
              </w:rPr>
            </w:pPr>
            <w:ins w:id="1523" w:author="TIPS" w:date="2024-02-19T13:35:00Z">
              <w:r>
                <w:rPr>
                  <w:b/>
                  <w:bCs/>
                </w:rPr>
                <w:t>20:10</w:t>
              </w:r>
            </w:ins>
          </w:p>
        </w:tc>
        <w:tc>
          <w:tcPr>
            <w:tcW w:w="576" w:type="pct"/>
            <w:gridSpan w:val="2"/>
          </w:tcPr>
          <w:p w14:paraId="65F1DCD1" w14:textId="77777777" w:rsidR="00C27ED7" w:rsidRDefault="00C27ED7" w:rsidP="004D1E9E">
            <w:pPr>
              <w:spacing w:before="120" w:after="120" w:line="240" w:lineRule="auto"/>
              <w:jc w:val="center"/>
              <w:rPr>
                <w:ins w:id="1524" w:author="TIPS" w:date="2024-02-19T13:35:00Z"/>
                <w:b/>
                <w:bCs/>
              </w:rPr>
            </w:pPr>
            <w:ins w:id="1525" w:author="TIPS" w:date="2024-02-19T13:35:00Z">
              <w:r>
                <w:rPr>
                  <w:b/>
                  <w:bCs/>
                </w:rPr>
                <w:t>20:30</w:t>
              </w:r>
            </w:ins>
          </w:p>
        </w:tc>
        <w:tc>
          <w:tcPr>
            <w:tcW w:w="576" w:type="pct"/>
            <w:gridSpan w:val="2"/>
          </w:tcPr>
          <w:p w14:paraId="0AB11F30" w14:textId="77777777" w:rsidR="00C27ED7" w:rsidRDefault="00C27ED7" w:rsidP="004D1E9E">
            <w:pPr>
              <w:spacing w:before="120" w:after="120" w:line="240" w:lineRule="auto"/>
              <w:jc w:val="center"/>
              <w:rPr>
                <w:ins w:id="1526" w:author="TIPS" w:date="2024-02-19T13:35:00Z"/>
                <w:b/>
                <w:bCs/>
              </w:rPr>
            </w:pPr>
            <w:ins w:id="1527" w:author="TIPS" w:date="2024-02-19T13:35:00Z">
              <w:r>
                <w:rPr>
                  <w:b/>
                  <w:bCs/>
                </w:rPr>
                <w:t>30:10</w:t>
              </w:r>
            </w:ins>
          </w:p>
        </w:tc>
        <w:tc>
          <w:tcPr>
            <w:tcW w:w="576" w:type="pct"/>
            <w:gridSpan w:val="2"/>
          </w:tcPr>
          <w:p w14:paraId="48061F12" w14:textId="77777777" w:rsidR="00C27ED7" w:rsidRDefault="00C27ED7" w:rsidP="004D1E9E">
            <w:pPr>
              <w:spacing w:before="120" w:after="120" w:line="240" w:lineRule="auto"/>
              <w:jc w:val="center"/>
              <w:rPr>
                <w:ins w:id="1528" w:author="TIPS" w:date="2024-02-19T13:35:00Z"/>
                <w:b/>
                <w:bCs/>
              </w:rPr>
            </w:pPr>
            <w:ins w:id="1529" w:author="TIPS" w:date="2024-02-19T13:35:00Z">
              <w:r>
                <w:rPr>
                  <w:b/>
                  <w:bCs/>
                </w:rPr>
                <w:t>30:20</w:t>
              </w:r>
            </w:ins>
          </w:p>
        </w:tc>
      </w:tr>
      <w:tr w:rsidR="00156743" w14:paraId="1C7B418D" w14:textId="77777777" w:rsidTr="006C2EF6">
        <w:trPr>
          <w:ins w:id="1530" w:author="TIPS" w:date="2024-02-19T13:35:00Z"/>
        </w:trPr>
        <w:tc>
          <w:tcPr>
            <w:tcW w:w="876" w:type="pct"/>
            <w:gridSpan w:val="2"/>
          </w:tcPr>
          <w:p w14:paraId="7342D680" w14:textId="77777777" w:rsidR="00156743" w:rsidRPr="007F05C2" w:rsidRDefault="00156743" w:rsidP="004D1E9E">
            <w:pPr>
              <w:spacing w:before="120" w:after="120" w:line="240" w:lineRule="auto"/>
              <w:jc w:val="center"/>
              <w:rPr>
                <w:ins w:id="1531" w:author="TIPS" w:date="2024-02-19T13:35:00Z"/>
                <w:b/>
                <w:bCs/>
              </w:rPr>
            </w:pPr>
            <w:ins w:id="1532" w:author="TIPS" w:date="2024-02-19T13:35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607" w:type="pct"/>
            <w:gridSpan w:val="2"/>
          </w:tcPr>
          <w:p w14:paraId="662BDB3E" w14:textId="336A0F49" w:rsidR="00156743" w:rsidRDefault="00156743" w:rsidP="00DC45BE">
            <w:pPr>
              <w:spacing w:before="120" w:after="120" w:line="240" w:lineRule="auto"/>
              <w:jc w:val="center"/>
            </w:pPr>
          </w:p>
        </w:tc>
        <w:tc>
          <w:tcPr>
            <w:tcW w:w="606" w:type="pct"/>
          </w:tcPr>
          <w:p w14:paraId="3B86C559" w14:textId="102E8F9A" w:rsidR="00156743" w:rsidRDefault="00156743" w:rsidP="00DC45BE">
            <w:pPr>
              <w:spacing w:before="120" w:after="120" w:line="240" w:lineRule="auto"/>
              <w:jc w:val="center"/>
            </w:pPr>
          </w:p>
        </w:tc>
        <w:tc>
          <w:tcPr>
            <w:tcW w:w="606" w:type="pct"/>
            <w:gridSpan w:val="2"/>
          </w:tcPr>
          <w:p w14:paraId="3C4DA96B" w14:textId="3CD4D0F8" w:rsidR="00156743" w:rsidRDefault="00156743" w:rsidP="00DC45BE">
            <w:pPr>
              <w:spacing w:before="120" w:after="120" w:line="240" w:lineRule="auto"/>
              <w:jc w:val="center"/>
            </w:pPr>
          </w:p>
        </w:tc>
        <w:tc>
          <w:tcPr>
            <w:tcW w:w="576" w:type="pct"/>
          </w:tcPr>
          <w:p w14:paraId="0A694FA8" w14:textId="0C4CF0A8" w:rsidR="00156743" w:rsidRDefault="00156743" w:rsidP="00DC45BE">
            <w:pPr>
              <w:spacing w:before="120" w:after="120" w:line="240" w:lineRule="auto"/>
              <w:jc w:val="center"/>
            </w:pPr>
          </w:p>
        </w:tc>
        <w:tc>
          <w:tcPr>
            <w:tcW w:w="576" w:type="pct"/>
            <w:gridSpan w:val="2"/>
          </w:tcPr>
          <w:p w14:paraId="05219516" w14:textId="4ADD3AEF" w:rsidR="00156743" w:rsidRDefault="00156743" w:rsidP="00DC45BE">
            <w:pPr>
              <w:spacing w:before="120" w:after="120" w:line="240" w:lineRule="auto"/>
              <w:jc w:val="center"/>
            </w:pPr>
          </w:p>
        </w:tc>
        <w:tc>
          <w:tcPr>
            <w:tcW w:w="576" w:type="pct"/>
            <w:gridSpan w:val="2"/>
          </w:tcPr>
          <w:p w14:paraId="7461112E" w14:textId="323F1A8E" w:rsidR="00156743" w:rsidRPr="00D17DBA" w:rsidRDefault="00156743" w:rsidP="00DC45BE">
            <w:pPr>
              <w:spacing w:before="120" w:after="120" w:line="240" w:lineRule="auto"/>
              <w:jc w:val="center"/>
              <w:rPr>
                <w:highlight w:val="yellow"/>
              </w:rPr>
            </w:pPr>
          </w:p>
        </w:tc>
        <w:tc>
          <w:tcPr>
            <w:tcW w:w="576" w:type="pct"/>
            <w:gridSpan w:val="2"/>
          </w:tcPr>
          <w:p w14:paraId="4ADD07A6" w14:textId="114F821C" w:rsidR="00156743" w:rsidRPr="00D17DBA" w:rsidRDefault="00156743" w:rsidP="00DC45BE">
            <w:pPr>
              <w:spacing w:before="120" w:after="120" w:line="240" w:lineRule="auto"/>
              <w:jc w:val="center"/>
              <w:rPr>
                <w:highlight w:val="yellow"/>
              </w:rPr>
            </w:pPr>
          </w:p>
        </w:tc>
      </w:tr>
      <w:tr w:rsidR="00156743" w14:paraId="1F7DB8ED" w14:textId="77777777" w:rsidTr="006C2EF6">
        <w:trPr>
          <w:ins w:id="1533" w:author="TIPS" w:date="2024-02-19T13:35:00Z"/>
        </w:trPr>
        <w:tc>
          <w:tcPr>
            <w:tcW w:w="876" w:type="pct"/>
            <w:gridSpan w:val="2"/>
          </w:tcPr>
          <w:p w14:paraId="3F8E7452" w14:textId="77777777" w:rsidR="00156743" w:rsidRPr="007F05C2" w:rsidRDefault="00156743" w:rsidP="004D1E9E">
            <w:pPr>
              <w:spacing w:before="120" w:after="120" w:line="240" w:lineRule="auto"/>
              <w:jc w:val="center"/>
              <w:rPr>
                <w:ins w:id="1534" w:author="TIPS" w:date="2024-02-19T13:35:00Z"/>
                <w:b/>
                <w:bCs/>
              </w:rPr>
            </w:pPr>
            <w:ins w:id="1535" w:author="TIPS" w:date="2024-02-19T13:35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607" w:type="pct"/>
            <w:gridSpan w:val="2"/>
          </w:tcPr>
          <w:p w14:paraId="57114D2C" w14:textId="295816A9" w:rsidR="00156743" w:rsidRDefault="00156743" w:rsidP="004D1E9E">
            <w:pPr>
              <w:spacing w:before="120" w:after="120" w:line="240" w:lineRule="auto"/>
              <w:jc w:val="center"/>
              <w:rPr>
                <w:ins w:id="1536" w:author="TIPS" w:date="2024-02-19T13:35:00Z"/>
              </w:rPr>
            </w:pPr>
          </w:p>
        </w:tc>
        <w:tc>
          <w:tcPr>
            <w:tcW w:w="606" w:type="pct"/>
          </w:tcPr>
          <w:p w14:paraId="4DCA7397" w14:textId="39FB087A" w:rsidR="00156743" w:rsidRDefault="00156743" w:rsidP="004D1E9E">
            <w:pPr>
              <w:spacing w:before="120" w:after="120" w:line="240" w:lineRule="auto"/>
              <w:jc w:val="center"/>
              <w:rPr>
                <w:ins w:id="1537" w:author="TIPS" w:date="2024-02-19T13:35:00Z"/>
              </w:rPr>
            </w:pPr>
          </w:p>
        </w:tc>
        <w:tc>
          <w:tcPr>
            <w:tcW w:w="606" w:type="pct"/>
            <w:gridSpan w:val="2"/>
          </w:tcPr>
          <w:p w14:paraId="6AC14331" w14:textId="6C7AB191" w:rsidR="00156743" w:rsidRDefault="00156743" w:rsidP="004D1E9E">
            <w:pPr>
              <w:spacing w:before="120" w:after="120" w:line="240" w:lineRule="auto"/>
              <w:jc w:val="center"/>
              <w:rPr>
                <w:ins w:id="1538" w:author="TIPS" w:date="2024-02-19T13:35:00Z"/>
              </w:rPr>
            </w:pPr>
          </w:p>
        </w:tc>
        <w:tc>
          <w:tcPr>
            <w:tcW w:w="576" w:type="pct"/>
          </w:tcPr>
          <w:p w14:paraId="133B98C1" w14:textId="2AB4640C" w:rsidR="00156743" w:rsidRDefault="00156743" w:rsidP="004D1E9E">
            <w:pPr>
              <w:spacing w:before="120" w:after="120" w:line="240" w:lineRule="auto"/>
              <w:jc w:val="center"/>
              <w:rPr>
                <w:ins w:id="1539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705FD171" w14:textId="209FBA22" w:rsidR="00156743" w:rsidRDefault="00156743" w:rsidP="004D1E9E">
            <w:pPr>
              <w:spacing w:before="120" w:after="120" w:line="240" w:lineRule="auto"/>
              <w:jc w:val="center"/>
              <w:rPr>
                <w:ins w:id="1540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26F2D822" w14:textId="39EA7DC5" w:rsidR="00156743" w:rsidRDefault="00156743" w:rsidP="004D1E9E">
            <w:pPr>
              <w:spacing w:before="120" w:after="120" w:line="240" w:lineRule="auto"/>
              <w:jc w:val="center"/>
              <w:rPr>
                <w:ins w:id="1541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4D5A6266" w14:textId="4A89535A" w:rsidR="00156743" w:rsidRDefault="00156743" w:rsidP="004D1E9E">
            <w:pPr>
              <w:spacing w:before="120" w:after="120" w:line="240" w:lineRule="auto"/>
              <w:jc w:val="center"/>
              <w:rPr>
                <w:ins w:id="1542" w:author="TIPS" w:date="2024-02-19T13:35:00Z"/>
              </w:rPr>
            </w:pPr>
          </w:p>
        </w:tc>
      </w:tr>
      <w:tr w:rsidR="00156743" w14:paraId="5FCB2D71" w14:textId="77777777" w:rsidTr="006C2EF6">
        <w:trPr>
          <w:ins w:id="1543" w:author="TIPS" w:date="2024-02-19T13:35:00Z"/>
        </w:trPr>
        <w:tc>
          <w:tcPr>
            <w:tcW w:w="876" w:type="pct"/>
            <w:gridSpan w:val="2"/>
          </w:tcPr>
          <w:p w14:paraId="352C15B8" w14:textId="77777777" w:rsidR="00156743" w:rsidRPr="007F05C2" w:rsidRDefault="00156743" w:rsidP="004D1E9E">
            <w:pPr>
              <w:spacing w:before="120" w:after="120" w:line="240" w:lineRule="auto"/>
              <w:jc w:val="center"/>
              <w:rPr>
                <w:ins w:id="1544" w:author="TIPS" w:date="2024-02-19T13:35:00Z"/>
                <w:b/>
                <w:bCs/>
              </w:rPr>
            </w:pPr>
            <w:ins w:id="1545" w:author="TIPS" w:date="2024-02-19T13:35:00Z">
              <w:r>
                <w:rPr>
                  <w:b/>
                  <w:bCs/>
                </w:rPr>
                <w:t>Methanol</w:t>
              </w:r>
            </w:ins>
          </w:p>
        </w:tc>
        <w:tc>
          <w:tcPr>
            <w:tcW w:w="607" w:type="pct"/>
            <w:gridSpan w:val="2"/>
          </w:tcPr>
          <w:p w14:paraId="774A0177" w14:textId="68D40887" w:rsidR="00156743" w:rsidRDefault="00156743" w:rsidP="004D1E9E">
            <w:pPr>
              <w:spacing w:before="120" w:after="120" w:line="240" w:lineRule="auto"/>
              <w:jc w:val="center"/>
              <w:rPr>
                <w:ins w:id="1546" w:author="TIPS" w:date="2024-02-19T13:35:00Z"/>
              </w:rPr>
            </w:pPr>
          </w:p>
        </w:tc>
        <w:tc>
          <w:tcPr>
            <w:tcW w:w="606" w:type="pct"/>
          </w:tcPr>
          <w:p w14:paraId="6D273953" w14:textId="6E811373" w:rsidR="00156743" w:rsidRDefault="00156743" w:rsidP="004D1E9E">
            <w:pPr>
              <w:spacing w:before="120" w:after="120" w:line="240" w:lineRule="auto"/>
              <w:jc w:val="center"/>
              <w:rPr>
                <w:ins w:id="1547" w:author="TIPS" w:date="2024-02-19T13:35:00Z"/>
              </w:rPr>
            </w:pPr>
          </w:p>
        </w:tc>
        <w:tc>
          <w:tcPr>
            <w:tcW w:w="606" w:type="pct"/>
            <w:gridSpan w:val="2"/>
          </w:tcPr>
          <w:p w14:paraId="14CF122D" w14:textId="6CB81140" w:rsidR="00156743" w:rsidRDefault="00156743" w:rsidP="004D1E9E">
            <w:pPr>
              <w:spacing w:before="120" w:after="120" w:line="240" w:lineRule="auto"/>
              <w:jc w:val="center"/>
              <w:rPr>
                <w:ins w:id="1548" w:author="TIPS" w:date="2024-02-19T13:35:00Z"/>
              </w:rPr>
            </w:pPr>
          </w:p>
        </w:tc>
        <w:tc>
          <w:tcPr>
            <w:tcW w:w="576" w:type="pct"/>
          </w:tcPr>
          <w:p w14:paraId="66F906E9" w14:textId="656EF4F4" w:rsidR="00156743" w:rsidRDefault="00156743" w:rsidP="004D1E9E">
            <w:pPr>
              <w:spacing w:before="120" w:after="120" w:line="240" w:lineRule="auto"/>
              <w:jc w:val="center"/>
              <w:rPr>
                <w:ins w:id="1549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7A8B0C2E" w14:textId="1FAF3C0E" w:rsidR="00156743" w:rsidRDefault="00156743" w:rsidP="004D1E9E">
            <w:pPr>
              <w:spacing w:before="120" w:after="120" w:line="240" w:lineRule="auto"/>
              <w:jc w:val="center"/>
              <w:rPr>
                <w:ins w:id="1550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435F445C" w14:textId="73E7D3A4" w:rsidR="00156743" w:rsidRDefault="00156743" w:rsidP="004D1E9E">
            <w:pPr>
              <w:spacing w:before="120" w:after="120" w:line="240" w:lineRule="auto"/>
              <w:jc w:val="center"/>
              <w:rPr>
                <w:ins w:id="1551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38CE5CCE" w14:textId="06036012" w:rsidR="00156743" w:rsidRDefault="00156743" w:rsidP="004D1E9E">
            <w:pPr>
              <w:spacing w:before="120" w:after="120" w:line="240" w:lineRule="auto"/>
              <w:jc w:val="center"/>
              <w:rPr>
                <w:ins w:id="1552" w:author="TIPS" w:date="2024-02-19T13:35:00Z"/>
              </w:rPr>
            </w:pPr>
          </w:p>
        </w:tc>
      </w:tr>
      <w:tr w:rsidR="00156743" w14:paraId="0FB968C6" w14:textId="77777777" w:rsidTr="006C2EF6">
        <w:trPr>
          <w:ins w:id="1553" w:author="TIPS" w:date="2024-02-19T13:35:00Z"/>
        </w:trPr>
        <w:tc>
          <w:tcPr>
            <w:tcW w:w="876" w:type="pct"/>
            <w:gridSpan w:val="2"/>
          </w:tcPr>
          <w:p w14:paraId="109B2364" w14:textId="77777777" w:rsidR="00156743" w:rsidRPr="007F05C2" w:rsidRDefault="00156743" w:rsidP="004D1E9E">
            <w:pPr>
              <w:spacing w:before="120" w:after="120" w:line="240" w:lineRule="auto"/>
              <w:jc w:val="center"/>
              <w:rPr>
                <w:ins w:id="1554" w:author="TIPS" w:date="2024-02-19T13:35:00Z"/>
                <w:b/>
                <w:bCs/>
              </w:rPr>
            </w:pPr>
            <w:ins w:id="1555" w:author="TIPS" w:date="2024-02-19T13:35:00Z">
              <w:r>
                <w:rPr>
                  <w:b/>
                  <w:bCs/>
                </w:rPr>
                <w:t>50% Ethanol</w:t>
              </w:r>
            </w:ins>
          </w:p>
        </w:tc>
        <w:tc>
          <w:tcPr>
            <w:tcW w:w="607" w:type="pct"/>
            <w:gridSpan w:val="2"/>
          </w:tcPr>
          <w:p w14:paraId="2AA976EA" w14:textId="35F6B86C" w:rsidR="00156743" w:rsidRDefault="00156743" w:rsidP="004D1E9E">
            <w:pPr>
              <w:spacing w:before="120" w:after="120" w:line="240" w:lineRule="auto"/>
              <w:jc w:val="center"/>
              <w:rPr>
                <w:ins w:id="1556" w:author="TIPS" w:date="2024-02-19T13:35:00Z"/>
              </w:rPr>
            </w:pPr>
          </w:p>
        </w:tc>
        <w:tc>
          <w:tcPr>
            <w:tcW w:w="606" w:type="pct"/>
          </w:tcPr>
          <w:p w14:paraId="4243C2B4" w14:textId="7DB5792D" w:rsidR="00156743" w:rsidRDefault="00156743" w:rsidP="004D1E9E">
            <w:pPr>
              <w:spacing w:before="120" w:after="120" w:line="240" w:lineRule="auto"/>
              <w:jc w:val="center"/>
              <w:rPr>
                <w:ins w:id="1557" w:author="TIPS" w:date="2024-02-19T13:35:00Z"/>
              </w:rPr>
            </w:pPr>
          </w:p>
        </w:tc>
        <w:tc>
          <w:tcPr>
            <w:tcW w:w="606" w:type="pct"/>
            <w:gridSpan w:val="2"/>
          </w:tcPr>
          <w:p w14:paraId="3C91491C" w14:textId="23E75BB2" w:rsidR="00156743" w:rsidRDefault="00156743" w:rsidP="004D1E9E">
            <w:pPr>
              <w:spacing w:before="120" w:after="120" w:line="240" w:lineRule="auto"/>
              <w:jc w:val="center"/>
              <w:rPr>
                <w:ins w:id="1558" w:author="TIPS" w:date="2024-02-19T13:35:00Z"/>
              </w:rPr>
            </w:pPr>
          </w:p>
        </w:tc>
        <w:tc>
          <w:tcPr>
            <w:tcW w:w="576" w:type="pct"/>
          </w:tcPr>
          <w:p w14:paraId="2CAE8938" w14:textId="4AA12A7A" w:rsidR="00156743" w:rsidRDefault="00156743" w:rsidP="004D1E9E">
            <w:pPr>
              <w:spacing w:before="120" w:after="120" w:line="240" w:lineRule="auto"/>
              <w:jc w:val="center"/>
              <w:rPr>
                <w:ins w:id="1559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3ED2FF36" w14:textId="3E291F43" w:rsidR="00156743" w:rsidRDefault="00156743" w:rsidP="004D1E9E">
            <w:pPr>
              <w:spacing w:before="120" w:after="120" w:line="240" w:lineRule="auto"/>
              <w:jc w:val="center"/>
              <w:rPr>
                <w:ins w:id="1560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3F959A9A" w14:textId="0F5D6BB5" w:rsidR="00156743" w:rsidRDefault="00156743" w:rsidP="004D1E9E">
            <w:pPr>
              <w:spacing w:before="120" w:after="120" w:line="240" w:lineRule="auto"/>
              <w:jc w:val="center"/>
              <w:rPr>
                <w:ins w:id="1561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6958D392" w14:textId="48B97F82" w:rsidR="00156743" w:rsidRDefault="00156743" w:rsidP="004D1E9E">
            <w:pPr>
              <w:spacing w:before="120" w:after="120" w:line="240" w:lineRule="auto"/>
              <w:jc w:val="center"/>
              <w:rPr>
                <w:ins w:id="1562" w:author="TIPS" w:date="2024-02-19T13:35:00Z"/>
              </w:rPr>
            </w:pPr>
          </w:p>
        </w:tc>
      </w:tr>
      <w:tr w:rsidR="00156743" w14:paraId="07293348" w14:textId="77777777" w:rsidTr="006C2EF6">
        <w:trPr>
          <w:ins w:id="1563" w:author="TIPS" w:date="2024-02-19T13:35:00Z"/>
        </w:trPr>
        <w:tc>
          <w:tcPr>
            <w:tcW w:w="876" w:type="pct"/>
            <w:gridSpan w:val="2"/>
          </w:tcPr>
          <w:p w14:paraId="56F53A83" w14:textId="59A78FD3" w:rsidR="00156743" w:rsidRDefault="00156743" w:rsidP="004D1E9E">
            <w:pPr>
              <w:spacing w:before="120" w:after="120" w:line="240" w:lineRule="auto"/>
              <w:jc w:val="center"/>
              <w:rPr>
                <w:ins w:id="1564" w:author="TIPS" w:date="2024-02-19T13:35:00Z"/>
                <w:b/>
                <w:bCs/>
              </w:rPr>
            </w:pPr>
            <w:ins w:id="1565" w:author="TIPS" w:date="2024-02-19T13:35:00Z">
              <w:r>
                <w:rPr>
                  <w:b/>
                  <w:bCs/>
                </w:rPr>
                <w:t>50% Methanol</w:t>
              </w:r>
            </w:ins>
          </w:p>
        </w:tc>
        <w:tc>
          <w:tcPr>
            <w:tcW w:w="607" w:type="pct"/>
            <w:gridSpan w:val="2"/>
          </w:tcPr>
          <w:p w14:paraId="18D2917A" w14:textId="3768B776" w:rsidR="00156743" w:rsidRDefault="00156743" w:rsidP="004D1E9E">
            <w:pPr>
              <w:spacing w:before="120" w:after="120" w:line="240" w:lineRule="auto"/>
              <w:jc w:val="center"/>
              <w:rPr>
                <w:ins w:id="1566" w:author="TIPS" w:date="2024-02-19T13:35:00Z"/>
              </w:rPr>
            </w:pPr>
          </w:p>
        </w:tc>
        <w:tc>
          <w:tcPr>
            <w:tcW w:w="606" w:type="pct"/>
          </w:tcPr>
          <w:p w14:paraId="6123BFA6" w14:textId="4752EB0E" w:rsidR="00156743" w:rsidRDefault="00156743" w:rsidP="004D1E9E">
            <w:pPr>
              <w:spacing w:before="120" w:after="120" w:line="240" w:lineRule="auto"/>
              <w:jc w:val="center"/>
              <w:rPr>
                <w:ins w:id="1567" w:author="TIPS" w:date="2024-02-19T13:35:00Z"/>
              </w:rPr>
            </w:pPr>
          </w:p>
        </w:tc>
        <w:tc>
          <w:tcPr>
            <w:tcW w:w="606" w:type="pct"/>
            <w:gridSpan w:val="2"/>
          </w:tcPr>
          <w:p w14:paraId="337C2457" w14:textId="531052F9" w:rsidR="00156743" w:rsidRDefault="00156743" w:rsidP="004D1E9E">
            <w:pPr>
              <w:spacing w:before="120" w:after="120" w:line="240" w:lineRule="auto"/>
              <w:jc w:val="center"/>
              <w:rPr>
                <w:ins w:id="1568" w:author="TIPS" w:date="2024-02-19T13:35:00Z"/>
              </w:rPr>
            </w:pPr>
          </w:p>
        </w:tc>
        <w:tc>
          <w:tcPr>
            <w:tcW w:w="576" w:type="pct"/>
          </w:tcPr>
          <w:p w14:paraId="3C8AD9B3" w14:textId="344C00F6" w:rsidR="00156743" w:rsidRDefault="00156743" w:rsidP="004D1E9E">
            <w:pPr>
              <w:spacing w:before="120" w:after="120" w:line="240" w:lineRule="auto"/>
              <w:jc w:val="center"/>
              <w:rPr>
                <w:ins w:id="1569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35CE756E" w14:textId="62CDA36C" w:rsidR="00156743" w:rsidRDefault="00156743" w:rsidP="004D1E9E">
            <w:pPr>
              <w:spacing w:before="120" w:after="120" w:line="240" w:lineRule="auto"/>
              <w:jc w:val="center"/>
              <w:rPr>
                <w:ins w:id="1570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4C7BC8CA" w14:textId="0DF9AB31" w:rsidR="00156743" w:rsidRDefault="00156743" w:rsidP="004D1E9E">
            <w:pPr>
              <w:spacing w:before="120" w:after="120" w:line="240" w:lineRule="auto"/>
              <w:jc w:val="center"/>
              <w:rPr>
                <w:ins w:id="1571" w:author="TIPS" w:date="2024-02-19T13:35:00Z"/>
              </w:rPr>
            </w:pPr>
          </w:p>
        </w:tc>
        <w:tc>
          <w:tcPr>
            <w:tcW w:w="576" w:type="pct"/>
            <w:gridSpan w:val="2"/>
          </w:tcPr>
          <w:p w14:paraId="43D2C054" w14:textId="7969B819" w:rsidR="00156743" w:rsidRDefault="00156743" w:rsidP="004D1E9E">
            <w:pPr>
              <w:spacing w:before="120" w:after="120" w:line="240" w:lineRule="auto"/>
              <w:jc w:val="center"/>
              <w:rPr>
                <w:ins w:id="1572" w:author="TIPS" w:date="2024-02-19T13:35:00Z"/>
              </w:rPr>
            </w:pPr>
          </w:p>
        </w:tc>
      </w:tr>
      <w:tr w:rsidR="006C2EF6" w14:paraId="3F112085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4882" w:type="pct"/>
            <w:gridSpan w:val="12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0AF08A8A" w14:textId="140453F9" w:rsidR="006C2EF6" w:rsidRDefault="006C2EF6" w:rsidP="006C2EF6">
            <w:pPr>
              <w:pStyle w:val="Heading3"/>
              <w:spacing w:before="120" w:after="120" w:line="240" w:lineRule="auto"/>
              <w:jc w:val="center"/>
            </w:pPr>
            <w:bookmarkStart w:id="1573" w:name="_Toc162731407"/>
            <w:ins w:id="1574" w:author="TIPS" w:date="2024-02-19T13:35:00Z"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73088" behindDoc="0" locked="0" layoutInCell="1" allowOverlap="1" wp14:anchorId="39A08B23" wp14:editId="322A45EE">
                        <wp:simplePos x="0" y="0"/>
                        <wp:positionH relativeFrom="column">
                          <wp:posOffset>-144780</wp:posOffset>
                        </wp:positionH>
                        <wp:positionV relativeFrom="paragraph">
                          <wp:posOffset>27305</wp:posOffset>
                        </wp:positionV>
                        <wp:extent cx="5932805" cy="311150"/>
                        <wp:effectExtent l="0" t="0" r="10795" b="12700"/>
                        <wp:wrapNone/>
                        <wp:docPr id="335383122" name="Text Box 9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932805" cy="3111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98DBFF" w14:textId="644A3B2D" w:rsidR="00156743" w:rsidRPr="00A268B6" w:rsidRDefault="00156743" w:rsidP="00A56A0D">
                                    <w:pPr>
                                      <w:pStyle w:val="Caption"/>
                                      <w:rPr>
                                        <w:ins w:id="1575" w:author="TIPS" w:date="2024-02-19T13:43:00Z"/>
                                        <w:b w:val="0"/>
                                        <w:bCs w:val="0"/>
                                        <w:i/>
                                        <w:iCs/>
                                        <w:color w:val="auto"/>
                                        <w:sz w:val="20"/>
                                        <w:szCs w:val="20"/>
                                      </w:rPr>
                                    </w:pPr>
                                    <w:ins w:id="1576" w:author="TIPS" w:date="2024-02-19T13:43:00Z">
                                      <w:r w:rsidRPr="00A268B6">
                                        <w:rPr>
                                          <w:b w:val="0"/>
                                          <w:bCs w:val="0"/>
                                          <w:i/>
                                          <w:iCs/>
                                          <w:color w:val="auto"/>
                                          <w:sz w:val="20"/>
                                          <w:szCs w:val="20"/>
                                        </w:rPr>
                                        <w:t xml:space="preserve">Table </w:t>
                                      </w:r>
                                      <w:r w:rsidRPr="00A268B6">
                                        <w:rPr>
                                          <w:b w:val="0"/>
                                          <w:bCs w:val="0"/>
                                          <w:i/>
                                          <w:iCs/>
                                          <w:color w:val="auto"/>
                                          <w:sz w:val="20"/>
                                          <w:szCs w:val="20"/>
                                        </w:rPr>
                                        <w:fldChar w:fldCharType="begin"/>
                                      </w:r>
                                      <w:r w:rsidRPr="00A268B6">
                                        <w:rPr>
                                          <w:b w:val="0"/>
                                          <w:bCs w:val="0"/>
                                          <w:i/>
                                          <w:iCs/>
                                          <w:color w:val="auto"/>
                                          <w:sz w:val="20"/>
                                          <w:szCs w:val="20"/>
                                        </w:rPr>
                                        <w:instrText xml:space="preserve"> SEQ Table \* ARABIC </w:instrText>
                                      </w:r>
                                    </w:ins>
                                    <w:r w:rsidRPr="00A268B6">
                                      <w:rPr>
                                        <w:b w:val="0"/>
                                        <w:bCs w:val="0"/>
                                        <w:i/>
                                        <w:iCs/>
                                        <w:color w:val="auto"/>
                                        <w:sz w:val="20"/>
                                        <w:szCs w:val="20"/>
                                      </w:rPr>
                                      <w:fldChar w:fldCharType="separate"/>
                                    </w:r>
                                    <w:r w:rsidR="00587BF4">
                                      <w:rPr>
                                        <w:b w:val="0"/>
                                        <w:bCs w:val="0"/>
                                        <w:i/>
                                        <w:iCs/>
                                        <w:noProof/>
                                        <w:color w:val="auto"/>
                                        <w:sz w:val="20"/>
                                        <w:szCs w:val="20"/>
                                      </w:rPr>
                                      <w:t>12</w:t>
                                    </w:r>
                                    <w:ins w:id="1577" w:author="TIPS" w:date="2024-02-19T13:43:00Z">
                                      <w:r w:rsidRPr="00A268B6">
                                        <w:rPr>
                                          <w:b w:val="0"/>
                                          <w:bCs w:val="0"/>
                                          <w:i/>
                                          <w:iCs/>
                                          <w:color w:val="auto"/>
                                          <w:sz w:val="20"/>
                                          <w:szCs w:val="20"/>
                                        </w:rPr>
                                        <w:fldChar w:fldCharType="end"/>
                                      </w:r>
                                      <w:r w:rsidRPr="00A268B6">
                                        <w:rPr>
                                          <w:b w:val="0"/>
                                          <w:bCs w:val="0"/>
                                          <w:i/>
                                          <w:iCs/>
                                          <w:color w:val="auto"/>
                                          <w:sz w:val="20"/>
                                          <w:szCs w:val="20"/>
                                        </w:rPr>
                                        <w:t>: Quantitative data for the complexed solutions for varying voluminal ratios (</w:t>
                                      </w:r>
                                    </w:ins>
                                    <w:r w:rsidR="00905E43">
                                      <w:rPr>
                                        <w:b w:val="0"/>
                                        <w:bCs w:val="0"/>
                                        <w:i/>
                                        <w:iCs/>
                                        <w:color w:val="auto"/>
                                        <w:sz w:val="20"/>
                                        <w:szCs w:val="20"/>
                                      </w:rPr>
                                      <w:t>cm</w:t>
                                    </w:r>
                                    <w:r w:rsidR="00905E43" w:rsidRPr="004E1F47">
                                      <w:rPr>
                                        <w:b w:val="0"/>
                                        <w:bCs w:val="0"/>
                                        <w:i/>
                                        <w:iCs/>
                                        <w:color w:val="auto"/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>3</w:t>
                                    </w:r>
                                    <w:ins w:id="1578" w:author="TIPS" w:date="2024-02-19T13:43:00Z">
                                      <w:r w:rsidRPr="00A268B6">
                                        <w:rPr>
                                          <w:b w:val="0"/>
                                          <w:bCs w:val="0"/>
                                          <w:i/>
                                          <w:iCs/>
                                          <w:color w:val="auto"/>
                                          <w:sz w:val="20"/>
                                          <w:szCs w:val="20"/>
                                        </w:rPr>
                                        <w:t>).</w:t>
                                      </w:r>
                                    </w:ins>
                                  </w:p>
                                  <w:p w14:paraId="033C8089" w14:textId="77777777" w:rsidR="00156743" w:rsidRDefault="00156743" w:rsidP="00C27ED7">
                                    <w:pPr>
                                      <w:pStyle w:val="Caption"/>
                                      <w:rPr>
                                        <w:i/>
                                        <w:iCs/>
                                      </w:rPr>
                                    </w:pPr>
                                    <w:del w:id="1579" w:author="TIPS" w:date="2024-02-19T13:43:00Z">
                                      <w:r w:rsidRPr="00881589" w:rsidDel="00A56A0D">
                                        <w:rPr>
                                          <w:i/>
                                          <w:iCs/>
                                        </w:rPr>
                                        <w:delText xml:space="preserve">Table </w:delText>
                                      </w:r>
                                      <w:r w:rsidRPr="00881589" w:rsidDel="00A56A0D">
                                        <w:rPr>
                                          <w:i/>
                                          <w:iCs/>
                                        </w:rPr>
                                        <w:fldChar w:fldCharType="begin"/>
                                      </w:r>
                                      <w:r w:rsidRPr="00881589" w:rsidDel="00A56A0D">
                                        <w:rPr>
                                          <w:i/>
                                          <w:iCs/>
                                        </w:rPr>
                                        <w:delInstrText xml:space="preserve"> SEQ Table \* ARABIC </w:delInstrText>
                                      </w:r>
                                      <w:r w:rsidRPr="00881589" w:rsidDel="00A56A0D">
                                        <w:rPr>
                                          <w:i/>
                                          <w:iCs/>
                                        </w:rPr>
                                        <w:fldChar w:fldCharType="separate"/>
                                      </w:r>
                                      <w:r w:rsidDel="00A56A0D"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delText>6</w:delText>
                                      </w:r>
                                      <w:r w:rsidRPr="00881589" w:rsidDel="00A56A0D">
                                        <w:rPr>
                                          <w:i/>
                                          <w:iCs/>
                                        </w:rPr>
                                        <w:fldChar w:fldCharType="end"/>
                                      </w:r>
                                      <w:r w:rsidRPr="00881589" w:rsidDel="00A56A0D">
                                        <w:rPr>
                                          <w:i/>
                                          <w:iCs/>
                                        </w:rPr>
                                        <w:delText xml:space="preserve">: </w:delText>
                                      </w:r>
                                      <w:r w:rsidRPr="001E4BFA" w:rsidDel="00A56A0D">
                                        <w:rPr>
                                          <w:i/>
                                          <w:iCs/>
                                        </w:rPr>
                                        <w:delText>Qualitative data for the complexed solutions for varying voluminal ratios (mL).</w:delText>
                                      </w:r>
                                    </w:del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39A08B23" id="Text Box 98" o:spid="_x0000_s1054" type="#_x0000_t202" style="position:absolute;left:0;text-align:left;margin-left:-11.4pt;margin-top:2.15pt;width:467.15pt;height:24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">
                        <v:textbox>
                          <w:txbxContent>
                            <w:p w14:paraId="0098DBFF" w14:textId="644A3B2D" w:rsidR="00156743" w:rsidRPr="00A268B6" w:rsidRDefault="00156743" w:rsidP="00A56A0D">
                              <w:pPr>
                                <w:pStyle w:val="Caption"/>
                                <w:rPr>
                                  <w:ins w:id="1580" w:author="TIPS" w:date="2024-02-19T13:43:00Z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ins w:id="1581" w:author="TIPS" w:date="2024-02-19T13:43:00Z">
                                <w:r w:rsidRPr="00A268B6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 xml:space="preserve">Table </w:t>
                                </w:r>
                                <w:r w:rsidRPr="00A268B6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A268B6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Table \* ARABIC </w:instrText>
                                </w:r>
                              </w:ins>
                              <w:r w:rsidRPr="00A268B6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587BF4">
                                <w:rPr>
                                  <w:b w:val="0"/>
                                  <w:bCs w:val="0"/>
                                  <w:i/>
                                  <w:iCs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12</w:t>
                              </w:r>
                              <w:ins w:id="1582" w:author="TIPS" w:date="2024-02-19T13:43:00Z">
                                <w:r w:rsidRPr="00A268B6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Pr="00A268B6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: Quantitative data for the complexed solutions for varying voluminal ratios (</w:t>
                                </w:r>
                              </w:ins>
                              <w:r w:rsidR="00905E43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cm</w:t>
                              </w:r>
                              <w:r w:rsidR="00905E43" w:rsidRPr="004E1F47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vertAlign w:val="superscript"/>
                                </w:rPr>
                                <w:t>3</w:t>
                              </w:r>
                              <w:ins w:id="1583" w:author="TIPS" w:date="2024-02-19T13:43:00Z">
                                <w:r w:rsidRPr="00A268B6">
                                  <w:rPr>
                                    <w:b w:val="0"/>
                                    <w:bCs w:val="0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</w:rPr>
                                  <w:t>).</w:t>
                                </w:r>
                              </w:ins>
                            </w:p>
                            <w:p w14:paraId="033C8089" w14:textId="77777777" w:rsidR="00156743" w:rsidRDefault="00156743" w:rsidP="00C27ED7">
                              <w:pPr>
                                <w:pStyle w:val="Caption"/>
                                <w:rPr>
                                  <w:i/>
                                  <w:iCs/>
                                </w:rPr>
                              </w:pPr>
                              <w:del w:id="1584" w:author="TIPS" w:date="2024-02-19T13:43:00Z">
                                <w:r w:rsidRPr="00881589" w:rsidDel="00A56A0D">
                                  <w:rPr>
                                    <w:i/>
                                    <w:iCs/>
                                  </w:rPr>
                                  <w:delText xml:space="preserve">Table </w:delText>
                                </w:r>
                                <w:r w:rsidRPr="00881589" w:rsidDel="00A56A0D">
                                  <w:rPr>
                                    <w:i/>
                                    <w:iCs/>
                                  </w:rPr>
                                  <w:fldChar w:fldCharType="begin"/>
                                </w:r>
                                <w:r w:rsidRPr="00881589" w:rsidDel="00A56A0D">
                                  <w:rPr>
                                    <w:i/>
                                    <w:iCs/>
                                  </w:rPr>
                                  <w:delInstrText xml:space="preserve"> SEQ Table \* ARABIC </w:delInstrText>
                                </w:r>
                                <w:r w:rsidRPr="00881589" w:rsidDel="00A56A0D">
                                  <w:rPr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Del="00A56A0D">
                                  <w:rPr>
                                    <w:i/>
                                    <w:iCs/>
                                    <w:noProof/>
                                  </w:rPr>
                                  <w:delText>6</w:delText>
                                </w:r>
                                <w:r w:rsidRPr="00881589" w:rsidDel="00A56A0D">
                                  <w:rPr>
                                    <w:i/>
                                    <w:iCs/>
                                  </w:rPr>
                                  <w:fldChar w:fldCharType="end"/>
                                </w:r>
                                <w:r w:rsidRPr="00881589" w:rsidDel="00A56A0D">
                                  <w:rPr>
                                    <w:i/>
                                    <w:iCs/>
                                  </w:rPr>
                                  <w:delText xml:space="preserve">: </w:delText>
                                </w:r>
                                <w:r w:rsidRPr="001E4BFA" w:rsidDel="00A56A0D">
                                  <w:rPr>
                                    <w:i/>
                                    <w:iCs/>
                                  </w:rPr>
                                  <w:delText>Qualitative data for the complexed solutions for varying voluminal ratios (mL).</w:delText>
                                </w:r>
                              </w:del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ins>
          </w:p>
          <w:p w14:paraId="4F9916EB" w14:textId="388A71AC" w:rsidR="006C2EF6" w:rsidRPr="006C2EF6" w:rsidRDefault="006C2EF6" w:rsidP="006C2EF6"/>
        </w:tc>
      </w:tr>
      <w:tr w:rsidR="00D00C20" w14:paraId="04DFDEE5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4882" w:type="pct"/>
            <w:gridSpan w:val="12"/>
            <w:tcBorders>
              <w:top w:val="single" w:sz="4" w:space="0" w:color="000000" w:themeColor="text1"/>
            </w:tcBorders>
            <w:vAlign w:val="center"/>
          </w:tcPr>
          <w:p w14:paraId="6C89FDF0" w14:textId="12319A97" w:rsidR="00D00C20" w:rsidRDefault="00D00C20" w:rsidP="006C2EF6">
            <w:pPr>
              <w:pStyle w:val="Heading3"/>
              <w:spacing w:before="120" w:after="120" w:line="240" w:lineRule="auto"/>
              <w:jc w:val="center"/>
            </w:pPr>
            <w:r>
              <w:t>9.2</w:t>
            </w:r>
            <w:ins w:id="1585" w:author="TIPS" w:date="2024-02-19T22:17:00Z">
              <w:r>
                <w:t>.</w:t>
              </w:r>
            </w:ins>
            <w:r>
              <w:t>5</w:t>
            </w:r>
            <w:del w:id="1586" w:author="TIPS" w:date="2024-02-13T23:32:00Z">
              <w:r w:rsidDel="00DD6EC6">
                <w:delText>3</w:delText>
              </w:r>
            </w:del>
            <w:r>
              <w:t xml:space="preserve"> Complex Solutions at Varying</w:t>
            </w:r>
            <w:r w:rsidRPr="00076337">
              <w:t xml:space="preserve"> </w:t>
            </w:r>
            <w:r>
              <w:t>pH</w:t>
            </w:r>
            <w:r w:rsidRPr="00FE1D2F">
              <w:rPr>
                <w:rPrChange w:id="1587" w:author="TIPS" w:date="2024-02-13T23:26:00Z">
                  <w:rPr>
                    <w:b w:val="0"/>
                    <w:bCs w:val="0"/>
                    <w:color w:val="auto"/>
                    <w:szCs w:val="25"/>
                    <w:u w:val="single"/>
                  </w:rPr>
                </w:rPrChange>
              </w:rPr>
              <w:t xml:space="preserve"> </w:t>
            </w:r>
            <w:r>
              <w:t xml:space="preserve">and PPP Mass </w:t>
            </w:r>
            <w:r w:rsidRPr="006867F6">
              <w:t>(± 0.001)</w:t>
            </w:r>
            <w:r>
              <w:t xml:space="preserve"> </w:t>
            </w:r>
            <w:ins w:id="1588" w:author="TIPS" w:date="2024-02-13T23:12:00Z">
              <w:r>
                <w:t>(g)</w:t>
              </w:r>
            </w:ins>
            <w:bookmarkEnd w:id="1573"/>
          </w:p>
        </w:tc>
      </w:tr>
      <w:tr w:rsidR="00D00C20" w14:paraId="7ABC71D3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</w:tcPr>
          <w:p w14:paraId="1B76B0AA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453" w:type="pct"/>
            <w:gridSpan w:val="3"/>
          </w:tcPr>
          <w:p w14:paraId="33642973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589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1590" w:author="TIPS" w:date="2024-02-13T23:29:00Z">
              <w:r>
                <w:rPr>
                  <w:b/>
                  <w:bCs/>
                </w:rPr>
                <w:t>/</w:t>
              </w:r>
            </w:ins>
            <w:r>
              <w:rPr>
                <w:b/>
                <w:bCs/>
              </w:rPr>
              <w:t>Mass</w:t>
            </w:r>
          </w:p>
        </w:tc>
        <w:tc>
          <w:tcPr>
            <w:tcW w:w="798" w:type="pct"/>
            <w:gridSpan w:val="3"/>
          </w:tcPr>
          <w:p w14:paraId="2496E364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591" w:author="TIPS" w:date="2024-02-13T23:12:00Z">
              <w:r>
                <w:rPr>
                  <w:b/>
                  <w:bCs/>
                </w:rPr>
                <w:t>0.0</w:t>
              </w:r>
            </w:ins>
            <w:r>
              <w:rPr>
                <w:b/>
                <w:bCs/>
              </w:rPr>
              <w:t>25</w:t>
            </w:r>
          </w:p>
        </w:tc>
        <w:tc>
          <w:tcPr>
            <w:tcW w:w="801" w:type="pct"/>
            <w:gridSpan w:val="2"/>
          </w:tcPr>
          <w:p w14:paraId="4B9E3929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ins w:id="1592" w:author="TIPS" w:date="2024-02-13T23:26:00Z"/>
                <w:b/>
                <w:bCs/>
              </w:rPr>
            </w:pPr>
            <w:ins w:id="1593" w:author="TIPS" w:date="2024-02-13T23:12:00Z">
              <w:r>
                <w:rPr>
                  <w:b/>
                  <w:bCs/>
                </w:rPr>
                <w:t>0.05</w:t>
              </w:r>
            </w:ins>
            <w:r>
              <w:rPr>
                <w:b/>
                <w:bCs/>
              </w:rPr>
              <w:t>0</w:t>
            </w:r>
          </w:p>
        </w:tc>
        <w:tc>
          <w:tcPr>
            <w:tcW w:w="794" w:type="pct"/>
            <w:gridSpan w:val="2"/>
          </w:tcPr>
          <w:p w14:paraId="1003BED4" w14:textId="77777777" w:rsidR="00D00C20" w:rsidRPr="00325538" w:rsidRDefault="00D00C20" w:rsidP="0049563D">
            <w:pPr>
              <w:spacing w:before="120" w:after="120" w:line="240" w:lineRule="auto"/>
              <w:jc w:val="center"/>
              <w:rPr>
                <w:ins w:id="1594" w:author="TIPS" w:date="2024-02-13T23:26:00Z"/>
                <w:b/>
                <w:bCs/>
              </w:rPr>
            </w:pPr>
            <w:ins w:id="1595" w:author="TIPS" w:date="2024-02-13T23:12:00Z">
              <w:r>
                <w:rPr>
                  <w:b/>
                  <w:bCs/>
                </w:rPr>
                <w:t>0.0</w:t>
              </w:r>
            </w:ins>
            <w:r>
              <w:rPr>
                <w:b/>
                <w:bCs/>
              </w:rPr>
              <w:t>7</w:t>
            </w:r>
            <w:ins w:id="1596" w:author="TIPS" w:date="2024-02-13T23:12:00Z">
              <w:r>
                <w:rPr>
                  <w:b/>
                  <w:bCs/>
                </w:rPr>
                <w:t>5</w:t>
              </w:r>
            </w:ins>
          </w:p>
        </w:tc>
      </w:tr>
      <w:tr w:rsidR="00D00C20" w14:paraId="34689FB0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  <w:vMerge w:val="restart"/>
            <w:vAlign w:val="center"/>
          </w:tcPr>
          <w:p w14:paraId="2A67AF4E" w14:textId="04E5B858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453" w:type="pct"/>
            <w:gridSpan w:val="3"/>
          </w:tcPr>
          <w:p w14:paraId="66BCFC5B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ins w:id="1597" w:author="TIPS" w:date="2024-02-13T23:26:00Z"/>
                <w:b/>
                <w:bCs/>
              </w:rPr>
            </w:pPr>
            <w:ins w:id="1598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798" w:type="pct"/>
            <w:gridSpan w:val="3"/>
          </w:tcPr>
          <w:p w14:paraId="7B2A11A9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599" w:author="TIPS" w:date="2024-02-13T23:26:00Z"/>
              </w:rPr>
            </w:pPr>
          </w:p>
        </w:tc>
        <w:tc>
          <w:tcPr>
            <w:tcW w:w="801" w:type="pct"/>
            <w:gridSpan w:val="2"/>
          </w:tcPr>
          <w:p w14:paraId="17F48219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00" w:author="TIPS" w:date="2024-02-13T23:26:00Z"/>
              </w:rPr>
            </w:pPr>
          </w:p>
        </w:tc>
        <w:tc>
          <w:tcPr>
            <w:tcW w:w="794" w:type="pct"/>
            <w:gridSpan w:val="2"/>
          </w:tcPr>
          <w:p w14:paraId="1A2FBCBF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01" w:author="TIPS" w:date="2024-02-13T23:26:00Z"/>
              </w:rPr>
            </w:pPr>
          </w:p>
        </w:tc>
      </w:tr>
      <w:tr w:rsidR="00D00C20" w14:paraId="39D35D87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  <w:vMerge/>
            <w:vAlign w:val="center"/>
          </w:tcPr>
          <w:p w14:paraId="2CC2F489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53" w:type="pct"/>
            <w:gridSpan w:val="3"/>
          </w:tcPr>
          <w:p w14:paraId="4E2BFE31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ins w:id="1602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603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798" w:type="pct"/>
            <w:gridSpan w:val="3"/>
          </w:tcPr>
          <w:p w14:paraId="08C37027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04" w:author="TIPS" w:date="2024-02-13T23:26:00Z"/>
              </w:rPr>
            </w:pPr>
          </w:p>
        </w:tc>
        <w:tc>
          <w:tcPr>
            <w:tcW w:w="801" w:type="pct"/>
            <w:gridSpan w:val="2"/>
          </w:tcPr>
          <w:p w14:paraId="4CB22D2F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05" w:author="TIPS" w:date="2024-02-13T23:26:00Z"/>
              </w:rPr>
            </w:pPr>
          </w:p>
        </w:tc>
        <w:tc>
          <w:tcPr>
            <w:tcW w:w="794" w:type="pct"/>
            <w:gridSpan w:val="2"/>
          </w:tcPr>
          <w:p w14:paraId="6A7C3392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06" w:author="TIPS" w:date="2024-02-13T23:26:00Z"/>
              </w:rPr>
            </w:pPr>
          </w:p>
        </w:tc>
      </w:tr>
      <w:tr w:rsidR="00D00C20" w14:paraId="6C61E09E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  <w:vMerge w:val="restart"/>
            <w:vAlign w:val="center"/>
          </w:tcPr>
          <w:p w14:paraId="7CB7D6AF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53" w:type="pct"/>
            <w:gridSpan w:val="3"/>
          </w:tcPr>
          <w:p w14:paraId="33B40531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ins w:id="1607" w:author="TIPS" w:date="2024-02-13T23:26:00Z"/>
                <w:b/>
                <w:bCs/>
              </w:rPr>
            </w:pPr>
            <w:ins w:id="1608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798" w:type="pct"/>
            <w:gridSpan w:val="3"/>
          </w:tcPr>
          <w:p w14:paraId="1C37E7F8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09" w:author="TIPS" w:date="2024-02-13T23:26:00Z"/>
              </w:rPr>
            </w:pPr>
          </w:p>
        </w:tc>
        <w:tc>
          <w:tcPr>
            <w:tcW w:w="801" w:type="pct"/>
            <w:gridSpan w:val="2"/>
          </w:tcPr>
          <w:p w14:paraId="27CACD4B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0" w:author="TIPS" w:date="2024-02-13T23:26:00Z"/>
              </w:rPr>
            </w:pPr>
          </w:p>
        </w:tc>
        <w:tc>
          <w:tcPr>
            <w:tcW w:w="794" w:type="pct"/>
            <w:gridSpan w:val="2"/>
          </w:tcPr>
          <w:p w14:paraId="2A327291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1" w:author="TIPS" w:date="2024-02-13T23:26:00Z"/>
              </w:rPr>
            </w:pPr>
          </w:p>
        </w:tc>
      </w:tr>
      <w:tr w:rsidR="00D00C20" w14:paraId="3A7E7950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  <w:vMerge/>
            <w:vAlign w:val="center"/>
          </w:tcPr>
          <w:p w14:paraId="01F2F33B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53" w:type="pct"/>
            <w:gridSpan w:val="3"/>
          </w:tcPr>
          <w:p w14:paraId="6069CC37" w14:textId="77777777" w:rsidR="00D00C20" w:rsidRPr="007F05C2" w:rsidRDefault="00D00C20" w:rsidP="0049563D">
            <w:pPr>
              <w:spacing w:before="120" w:after="120" w:line="240" w:lineRule="auto"/>
              <w:jc w:val="center"/>
              <w:rPr>
                <w:ins w:id="1612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613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798" w:type="pct"/>
            <w:gridSpan w:val="3"/>
          </w:tcPr>
          <w:p w14:paraId="55CC3325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4" w:author="TIPS" w:date="2024-02-13T23:26:00Z"/>
              </w:rPr>
            </w:pPr>
          </w:p>
        </w:tc>
        <w:tc>
          <w:tcPr>
            <w:tcW w:w="801" w:type="pct"/>
            <w:gridSpan w:val="2"/>
          </w:tcPr>
          <w:p w14:paraId="15D30921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5" w:author="TIPS" w:date="2024-02-13T23:26:00Z"/>
              </w:rPr>
            </w:pPr>
          </w:p>
        </w:tc>
        <w:tc>
          <w:tcPr>
            <w:tcW w:w="794" w:type="pct"/>
            <w:gridSpan w:val="2"/>
          </w:tcPr>
          <w:p w14:paraId="5C120609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6" w:author="TIPS" w:date="2024-02-13T23:26:00Z"/>
              </w:rPr>
            </w:pPr>
          </w:p>
        </w:tc>
      </w:tr>
      <w:tr w:rsidR="00D00C20" w14:paraId="1FCBB5DF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  <w:vMerge w:val="restart"/>
            <w:vAlign w:val="center"/>
          </w:tcPr>
          <w:p w14:paraId="2100B713" w14:textId="77777777" w:rsidR="00D00C20" w:rsidRPr="002C02EF" w:rsidRDefault="00D00C20" w:rsidP="0049563D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1453" w:type="pct"/>
            <w:gridSpan w:val="3"/>
          </w:tcPr>
          <w:p w14:paraId="337C128B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7" w:author="TIPS" w:date="2024-02-13T23:26:00Z"/>
                <w:b/>
                <w:bCs/>
              </w:rPr>
            </w:pPr>
            <w:ins w:id="1618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798" w:type="pct"/>
            <w:gridSpan w:val="3"/>
          </w:tcPr>
          <w:p w14:paraId="39E032A4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19" w:author="TIPS" w:date="2024-02-13T23:26:00Z"/>
              </w:rPr>
            </w:pPr>
          </w:p>
        </w:tc>
        <w:tc>
          <w:tcPr>
            <w:tcW w:w="801" w:type="pct"/>
            <w:gridSpan w:val="2"/>
          </w:tcPr>
          <w:p w14:paraId="690396BE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20" w:author="TIPS" w:date="2024-02-13T23:26:00Z"/>
              </w:rPr>
            </w:pPr>
          </w:p>
        </w:tc>
        <w:tc>
          <w:tcPr>
            <w:tcW w:w="794" w:type="pct"/>
            <w:gridSpan w:val="2"/>
          </w:tcPr>
          <w:p w14:paraId="49BAD6B5" w14:textId="77777777" w:rsidR="00D00C20" w:rsidRDefault="00D00C20" w:rsidP="0049563D">
            <w:pPr>
              <w:spacing w:before="120" w:after="120" w:line="240" w:lineRule="auto"/>
              <w:jc w:val="center"/>
              <w:rPr>
                <w:ins w:id="1621" w:author="TIPS" w:date="2024-02-13T23:26:00Z"/>
              </w:rPr>
            </w:pPr>
          </w:p>
        </w:tc>
      </w:tr>
      <w:tr w:rsidR="00D00C20" w14:paraId="3EFE329D" w14:textId="77777777" w:rsidTr="006C2EF6">
        <w:trPr>
          <w:gridBefore w:val="1"/>
          <w:gridAfter w:val="1"/>
          <w:wBefore w:w="60" w:type="pct"/>
          <w:wAfter w:w="57" w:type="pct"/>
        </w:trPr>
        <w:tc>
          <w:tcPr>
            <w:tcW w:w="1037" w:type="pct"/>
            <w:gridSpan w:val="2"/>
            <w:vMerge/>
          </w:tcPr>
          <w:p w14:paraId="650CF6DD" w14:textId="77777777" w:rsidR="00D00C20" w:rsidRDefault="00D00C20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1453" w:type="pct"/>
            <w:gridSpan w:val="3"/>
          </w:tcPr>
          <w:p w14:paraId="3D6767BC" w14:textId="77777777" w:rsidR="00D00C20" w:rsidRDefault="00D00C20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622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798" w:type="pct"/>
            <w:gridSpan w:val="3"/>
          </w:tcPr>
          <w:p w14:paraId="43035CE8" w14:textId="77777777" w:rsidR="00D00C20" w:rsidRDefault="00D00C20" w:rsidP="0049563D">
            <w:pPr>
              <w:spacing w:before="120" w:after="120" w:line="240" w:lineRule="auto"/>
              <w:jc w:val="center"/>
            </w:pPr>
          </w:p>
        </w:tc>
        <w:tc>
          <w:tcPr>
            <w:tcW w:w="801" w:type="pct"/>
            <w:gridSpan w:val="2"/>
          </w:tcPr>
          <w:p w14:paraId="7310004D" w14:textId="77777777" w:rsidR="00D00C20" w:rsidRDefault="00D00C20" w:rsidP="0049563D">
            <w:pPr>
              <w:spacing w:before="120" w:after="120" w:line="240" w:lineRule="auto"/>
              <w:jc w:val="center"/>
            </w:pPr>
          </w:p>
        </w:tc>
        <w:tc>
          <w:tcPr>
            <w:tcW w:w="794" w:type="pct"/>
            <w:gridSpan w:val="2"/>
          </w:tcPr>
          <w:p w14:paraId="47E889E0" w14:textId="77777777" w:rsidR="00D00C20" w:rsidRDefault="00D00C20" w:rsidP="0049563D">
            <w:pPr>
              <w:spacing w:before="120" w:after="120" w:line="240" w:lineRule="auto"/>
              <w:jc w:val="center"/>
            </w:pPr>
          </w:p>
        </w:tc>
      </w:tr>
    </w:tbl>
    <w:p w14:paraId="057DD510" w14:textId="1D543279" w:rsidR="00C34E3A" w:rsidRDefault="00CB5D7A" w:rsidP="00D00C20"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F37B664" wp14:editId="65067420">
                <wp:simplePos x="0" y="0"/>
                <wp:positionH relativeFrom="column">
                  <wp:posOffset>76201</wp:posOffset>
                </wp:positionH>
                <wp:positionV relativeFrom="paragraph">
                  <wp:posOffset>45085</wp:posOffset>
                </wp:positionV>
                <wp:extent cx="5814060" cy="311150"/>
                <wp:effectExtent l="0" t="0" r="15240" b="12700"/>
                <wp:wrapNone/>
                <wp:docPr id="33030225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C1F7" w14:textId="55BDFC21" w:rsidR="00D00C20" w:rsidRPr="00927882" w:rsidRDefault="00D00C20">
                            <w:pPr>
                              <w:pStyle w:val="Caption"/>
                              <w:rPr>
                                <w:noProof/>
                                <w:rPrChange w:id="1623" w:author="TIPS" w:date="2024-02-13T23:31:00Z">
                                  <w:rPr/>
                                </w:rPrChange>
                              </w:rPr>
                              <w:pPrChange w:id="1624" w:author="TIPS" w:date="2024-02-13T23:31:00Z">
                                <w:pPr/>
                              </w:pPrChange>
                            </w:pPr>
                            <w:ins w:id="1625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626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Table</w:t>
                              </w:r>
                            </w:ins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D00C20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627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628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</w:ins>
                            <w:r w:rsidR="004E1F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</w:t>
                            </w:r>
                            <w:ins w:id="1629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data for the complexed solutions for varying 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ins w:id="1630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ins w:id="1631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).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12" o:spid="_x0000_s1055" type="#_x0000_t202" style="position:absolute;margin-left:6pt;margin-top:3.55pt;width:457.8pt;height:24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">
                <v:textbox>
                  <w:txbxContent>
                    <w:p w14:paraId="675CC1F7" w14:textId="55BDFC21" w:rsidR="00D00C20" w:rsidRPr="00927882" w:rsidRDefault="00D00C20">
                      <w:pPr>
                        <w:pStyle w:val="Caption"/>
                        <w:rPr>
                          <w:noProof/>
                          <w:rPrChange w:id="1632" w:author="TIPS" w:date="2024-02-13T23:31:00Z">
                            <w:rPr/>
                          </w:rPrChange>
                        </w:rPr>
                        <w:pPrChange w:id="1633" w:author="TIPS" w:date="2024-02-13T23:31:00Z">
                          <w:pPr/>
                        </w:pPrChange>
                      </w:pPr>
                      <w:ins w:id="1634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635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>Table</w:t>
                        </w:r>
                      </w:ins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</w:rPr>
                        <w:t xml:space="preserve"> </w: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D00C20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636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637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</w:ins>
                      <w:r w:rsidR="004E1F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Quantitative</w:t>
                      </w:r>
                      <w:ins w:id="1638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data for the complexed solutions for varying 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pH and PPP mass</w:t>
                      </w:r>
                      <w:ins w:id="1639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(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ins w:id="1640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).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  <w:del w:id="1641" w:author="TIPS" w:date="2024-02-13T23:00:00Z">
        <w:r w:rsidR="00D00C20" w:rsidDel="00DE28B3">
          <w:delText>9</w:delText>
        </w:r>
      </w:del>
      <w:del w:id="1642" w:author="TIPS" w:date="2024-02-19T13:45:00Z">
        <w:r w:rsidR="00D00C20" w:rsidDel="004E4678">
          <w:delText xml:space="preserve"> </w:delText>
        </w:r>
      </w:del>
      <w:del w:id="1643" w:author="TIPS" w:date="2024-02-13T22:58:00Z">
        <w:r w:rsidR="00D00C20" w:rsidDel="001B212F">
          <w:delText>Analysis</w:delText>
        </w:r>
      </w:del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79"/>
        <w:gridCol w:w="1693"/>
        <w:gridCol w:w="926"/>
        <w:gridCol w:w="926"/>
        <w:gridCol w:w="928"/>
        <w:gridCol w:w="926"/>
        <w:gridCol w:w="926"/>
        <w:gridCol w:w="924"/>
        <w:gridCol w:w="922"/>
      </w:tblGrid>
      <w:tr w:rsidR="009B275B" w14:paraId="0FA65895" w14:textId="77777777" w:rsidTr="0049563D">
        <w:tc>
          <w:tcPr>
            <w:tcW w:w="5000" w:type="pct"/>
            <w:gridSpan w:val="9"/>
          </w:tcPr>
          <w:p w14:paraId="3088EAD9" w14:textId="429AA195" w:rsidR="009B275B" w:rsidRDefault="009B275B" w:rsidP="0049563D">
            <w:pPr>
              <w:pStyle w:val="Heading3"/>
              <w:spacing w:before="120" w:after="120" w:line="240" w:lineRule="auto"/>
              <w:jc w:val="center"/>
            </w:pPr>
            <w:bookmarkStart w:id="1644" w:name="_Toc162731408"/>
            <w:r>
              <w:lastRenderedPageBreak/>
              <w:t>9.2</w:t>
            </w:r>
            <w:ins w:id="1645" w:author="TIPS" w:date="2024-02-19T22:17:00Z">
              <w:r>
                <w:t>.</w:t>
              </w:r>
            </w:ins>
            <w:r>
              <w:t>6</w:t>
            </w:r>
            <w:del w:id="1646" w:author="TIPS" w:date="2024-02-13T23:32:00Z">
              <w:r w:rsidDel="00DD6EC6">
                <w:delText>3</w:delText>
              </w:r>
            </w:del>
            <w:r>
              <w:t xml:space="preserve"> Complex Solutions at Varying</w:t>
            </w:r>
            <w:r w:rsidRPr="00076337">
              <w:t xml:space="preserve"> </w:t>
            </w:r>
            <w:r>
              <w:t>pH</w:t>
            </w:r>
            <w:r w:rsidRPr="00FE1D2F">
              <w:rPr>
                <w:rPrChange w:id="1647" w:author="TIPS" w:date="2024-02-13T23:26:00Z">
                  <w:rPr>
                    <w:b w:val="0"/>
                    <w:bCs w:val="0"/>
                    <w:color w:val="auto"/>
                    <w:szCs w:val="25"/>
                    <w:u w:val="single"/>
                  </w:rPr>
                </w:rPrChange>
              </w:rPr>
              <w:t xml:space="preserve"> </w:t>
            </w:r>
            <w:r>
              <w:t xml:space="preserve">and </w:t>
            </w:r>
            <w:r w:rsidRPr="00881589">
              <w:t>Voluminal Ratio</w:t>
            </w:r>
            <w:r>
              <w:t>s (cm</w:t>
            </w:r>
            <w:r w:rsidRPr="00905E43">
              <w:rPr>
                <w:vertAlign w:val="superscript"/>
              </w:rPr>
              <w:t>3</w:t>
            </w:r>
            <w:r>
              <w:t>)</w:t>
            </w:r>
            <w:bookmarkEnd w:id="1644"/>
          </w:p>
        </w:tc>
      </w:tr>
      <w:tr w:rsidR="009B275B" w14:paraId="14A558B5" w14:textId="77777777" w:rsidTr="0049563D">
        <w:tc>
          <w:tcPr>
            <w:tcW w:w="631" w:type="pct"/>
          </w:tcPr>
          <w:p w14:paraId="7BA1061F" w14:textId="77777777" w:rsidR="009B275B" w:rsidRPr="00325538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906" w:type="pct"/>
          </w:tcPr>
          <w:p w14:paraId="6B74C3BA" w14:textId="77777777" w:rsidR="009B275B" w:rsidRPr="00325538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648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1649" w:author="TIPS" w:date="2024-02-13T23:29:00Z">
              <w:r>
                <w:rPr>
                  <w:b/>
                  <w:bCs/>
                </w:rPr>
                <w:t>/</w:t>
              </w:r>
            </w:ins>
            <w:r>
              <w:rPr>
                <w:b/>
                <w:bCs/>
              </w:rPr>
              <w:t>Ratio</w:t>
            </w:r>
          </w:p>
        </w:tc>
        <w:tc>
          <w:tcPr>
            <w:tcW w:w="495" w:type="pct"/>
          </w:tcPr>
          <w:p w14:paraId="7985A922" w14:textId="77777777" w:rsidR="009B275B" w:rsidRPr="00325538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10:10</w:t>
            </w:r>
          </w:p>
        </w:tc>
        <w:tc>
          <w:tcPr>
            <w:tcW w:w="495" w:type="pct"/>
          </w:tcPr>
          <w:p w14:paraId="17B67337" w14:textId="77777777" w:rsidR="009B275B" w:rsidRPr="00325538" w:rsidRDefault="009B275B" w:rsidP="0049563D">
            <w:pPr>
              <w:spacing w:before="120" w:after="120" w:line="240" w:lineRule="auto"/>
              <w:jc w:val="center"/>
              <w:rPr>
                <w:ins w:id="1650" w:author="TIPS" w:date="2024-02-13T23:26:00Z"/>
                <w:b/>
                <w:bCs/>
              </w:rPr>
            </w:pPr>
            <w:r>
              <w:rPr>
                <w:b/>
                <w:bCs/>
              </w:rPr>
              <w:t>10:20</w:t>
            </w:r>
          </w:p>
        </w:tc>
        <w:tc>
          <w:tcPr>
            <w:tcW w:w="496" w:type="pct"/>
          </w:tcPr>
          <w:p w14:paraId="4D6ED42E" w14:textId="77777777" w:rsidR="009B275B" w:rsidRPr="00325538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495" w:type="pct"/>
          </w:tcPr>
          <w:p w14:paraId="2FCEC254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20:10</w:t>
            </w:r>
          </w:p>
        </w:tc>
        <w:tc>
          <w:tcPr>
            <w:tcW w:w="495" w:type="pct"/>
          </w:tcPr>
          <w:p w14:paraId="2A01CD49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20:30</w:t>
            </w:r>
          </w:p>
        </w:tc>
        <w:tc>
          <w:tcPr>
            <w:tcW w:w="494" w:type="pct"/>
          </w:tcPr>
          <w:p w14:paraId="222D28E9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30:10</w:t>
            </w:r>
          </w:p>
        </w:tc>
        <w:tc>
          <w:tcPr>
            <w:tcW w:w="493" w:type="pct"/>
          </w:tcPr>
          <w:p w14:paraId="39873FBF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30:20</w:t>
            </w:r>
          </w:p>
        </w:tc>
      </w:tr>
      <w:tr w:rsidR="009B275B" w14:paraId="5103D556" w14:textId="77777777" w:rsidTr="0049563D">
        <w:tc>
          <w:tcPr>
            <w:tcW w:w="631" w:type="pct"/>
            <w:vMerge w:val="restart"/>
            <w:vAlign w:val="center"/>
          </w:tcPr>
          <w:p w14:paraId="2648D4D3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906" w:type="pct"/>
          </w:tcPr>
          <w:p w14:paraId="5319578D" w14:textId="77777777" w:rsidR="009B275B" w:rsidRPr="007F05C2" w:rsidRDefault="009B275B" w:rsidP="0049563D">
            <w:pPr>
              <w:spacing w:before="120" w:after="120" w:line="240" w:lineRule="auto"/>
              <w:jc w:val="center"/>
              <w:rPr>
                <w:ins w:id="1651" w:author="TIPS" w:date="2024-02-13T23:26:00Z"/>
                <w:b/>
                <w:bCs/>
              </w:rPr>
            </w:pPr>
            <w:ins w:id="1652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0E409F35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53" w:author="TIPS" w:date="2024-02-13T23:26:00Z"/>
              </w:rPr>
            </w:pPr>
          </w:p>
        </w:tc>
        <w:tc>
          <w:tcPr>
            <w:tcW w:w="495" w:type="pct"/>
          </w:tcPr>
          <w:p w14:paraId="602865B4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54" w:author="TIPS" w:date="2024-02-13T23:26:00Z"/>
              </w:rPr>
            </w:pPr>
          </w:p>
        </w:tc>
        <w:tc>
          <w:tcPr>
            <w:tcW w:w="496" w:type="pct"/>
          </w:tcPr>
          <w:p w14:paraId="08D2A61A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55" w:author="TIPS" w:date="2024-02-13T23:26:00Z"/>
              </w:rPr>
            </w:pPr>
          </w:p>
        </w:tc>
        <w:tc>
          <w:tcPr>
            <w:tcW w:w="495" w:type="pct"/>
          </w:tcPr>
          <w:p w14:paraId="143AE2A7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3215E4C7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0CF68468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684242A6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</w:tr>
      <w:tr w:rsidR="009B275B" w14:paraId="59FA52BB" w14:textId="77777777" w:rsidTr="0049563D">
        <w:tc>
          <w:tcPr>
            <w:tcW w:w="631" w:type="pct"/>
            <w:vMerge/>
            <w:vAlign w:val="center"/>
          </w:tcPr>
          <w:p w14:paraId="1B1C27D3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906" w:type="pct"/>
          </w:tcPr>
          <w:p w14:paraId="22308C7E" w14:textId="77777777" w:rsidR="009B275B" w:rsidRPr="007F05C2" w:rsidRDefault="009B275B" w:rsidP="0049563D">
            <w:pPr>
              <w:spacing w:before="120" w:after="120" w:line="240" w:lineRule="auto"/>
              <w:jc w:val="center"/>
              <w:rPr>
                <w:ins w:id="1656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657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3B8A7226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58" w:author="TIPS" w:date="2024-02-13T23:26:00Z"/>
              </w:rPr>
            </w:pPr>
          </w:p>
        </w:tc>
        <w:tc>
          <w:tcPr>
            <w:tcW w:w="495" w:type="pct"/>
          </w:tcPr>
          <w:p w14:paraId="4949F45F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59" w:author="TIPS" w:date="2024-02-13T23:26:00Z"/>
              </w:rPr>
            </w:pPr>
          </w:p>
        </w:tc>
        <w:tc>
          <w:tcPr>
            <w:tcW w:w="496" w:type="pct"/>
          </w:tcPr>
          <w:p w14:paraId="3530AED0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60" w:author="TIPS" w:date="2024-02-13T23:26:00Z"/>
              </w:rPr>
            </w:pPr>
          </w:p>
        </w:tc>
        <w:tc>
          <w:tcPr>
            <w:tcW w:w="495" w:type="pct"/>
          </w:tcPr>
          <w:p w14:paraId="27AF3449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07759C61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45FCF022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1395195A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</w:tr>
      <w:tr w:rsidR="009B275B" w14:paraId="277FB5D8" w14:textId="77777777" w:rsidTr="0049563D">
        <w:tc>
          <w:tcPr>
            <w:tcW w:w="631" w:type="pct"/>
            <w:vMerge w:val="restart"/>
            <w:vAlign w:val="center"/>
          </w:tcPr>
          <w:p w14:paraId="7344C33F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6" w:type="pct"/>
          </w:tcPr>
          <w:p w14:paraId="300336A2" w14:textId="77777777" w:rsidR="009B275B" w:rsidRPr="007F05C2" w:rsidRDefault="009B275B" w:rsidP="0049563D">
            <w:pPr>
              <w:spacing w:before="120" w:after="120" w:line="240" w:lineRule="auto"/>
              <w:jc w:val="center"/>
              <w:rPr>
                <w:ins w:id="1661" w:author="TIPS" w:date="2024-02-13T23:26:00Z"/>
                <w:b/>
                <w:bCs/>
              </w:rPr>
            </w:pPr>
            <w:ins w:id="1662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0653AA50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63" w:author="TIPS" w:date="2024-02-13T23:26:00Z"/>
              </w:rPr>
            </w:pPr>
          </w:p>
        </w:tc>
        <w:tc>
          <w:tcPr>
            <w:tcW w:w="495" w:type="pct"/>
          </w:tcPr>
          <w:p w14:paraId="52B98126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64" w:author="TIPS" w:date="2024-02-13T23:26:00Z"/>
              </w:rPr>
            </w:pPr>
          </w:p>
        </w:tc>
        <w:tc>
          <w:tcPr>
            <w:tcW w:w="496" w:type="pct"/>
          </w:tcPr>
          <w:p w14:paraId="319C7096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65" w:author="TIPS" w:date="2024-02-13T23:26:00Z"/>
              </w:rPr>
            </w:pPr>
          </w:p>
        </w:tc>
        <w:tc>
          <w:tcPr>
            <w:tcW w:w="495" w:type="pct"/>
          </w:tcPr>
          <w:p w14:paraId="599805E7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38275FD6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59946451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2CD94D85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</w:tr>
      <w:tr w:rsidR="009B275B" w14:paraId="71B8069C" w14:textId="77777777" w:rsidTr="0049563D">
        <w:tc>
          <w:tcPr>
            <w:tcW w:w="631" w:type="pct"/>
            <w:vMerge/>
            <w:vAlign w:val="center"/>
          </w:tcPr>
          <w:p w14:paraId="696FE0BB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906" w:type="pct"/>
          </w:tcPr>
          <w:p w14:paraId="040D47CB" w14:textId="77777777" w:rsidR="009B275B" w:rsidRPr="007F05C2" w:rsidRDefault="009B275B" w:rsidP="0049563D">
            <w:pPr>
              <w:spacing w:before="120" w:after="120" w:line="240" w:lineRule="auto"/>
              <w:jc w:val="center"/>
              <w:rPr>
                <w:ins w:id="1666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667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0C87F2C4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68" w:author="TIPS" w:date="2024-02-13T23:26:00Z"/>
              </w:rPr>
            </w:pPr>
          </w:p>
        </w:tc>
        <w:tc>
          <w:tcPr>
            <w:tcW w:w="495" w:type="pct"/>
          </w:tcPr>
          <w:p w14:paraId="56790FA2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69" w:author="TIPS" w:date="2024-02-13T23:26:00Z"/>
              </w:rPr>
            </w:pPr>
          </w:p>
        </w:tc>
        <w:tc>
          <w:tcPr>
            <w:tcW w:w="496" w:type="pct"/>
          </w:tcPr>
          <w:p w14:paraId="7D59B029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70" w:author="TIPS" w:date="2024-02-13T23:26:00Z"/>
              </w:rPr>
            </w:pPr>
          </w:p>
        </w:tc>
        <w:tc>
          <w:tcPr>
            <w:tcW w:w="495" w:type="pct"/>
          </w:tcPr>
          <w:p w14:paraId="74C80DD3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39C75E73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307F32ED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1AD17D13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</w:tr>
      <w:tr w:rsidR="009B275B" w14:paraId="55E57A58" w14:textId="77777777" w:rsidTr="0049563D">
        <w:tc>
          <w:tcPr>
            <w:tcW w:w="631" w:type="pct"/>
            <w:vMerge w:val="restart"/>
            <w:vAlign w:val="center"/>
          </w:tcPr>
          <w:p w14:paraId="3BE27E2A" w14:textId="77777777" w:rsidR="009B275B" w:rsidRPr="002C02EF" w:rsidRDefault="009B275B" w:rsidP="0049563D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906" w:type="pct"/>
          </w:tcPr>
          <w:p w14:paraId="7B0EF5E2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71" w:author="TIPS" w:date="2024-02-13T23:26:00Z"/>
                <w:b/>
                <w:bCs/>
              </w:rPr>
            </w:pPr>
            <w:ins w:id="1672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07FBDD22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73" w:author="TIPS" w:date="2024-02-13T23:26:00Z"/>
              </w:rPr>
            </w:pPr>
          </w:p>
        </w:tc>
        <w:tc>
          <w:tcPr>
            <w:tcW w:w="495" w:type="pct"/>
          </w:tcPr>
          <w:p w14:paraId="645F28E8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74" w:author="TIPS" w:date="2024-02-13T23:26:00Z"/>
              </w:rPr>
            </w:pPr>
          </w:p>
        </w:tc>
        <w:tc>
          <w:tcPr>
            <w:tcW w:w="496" w:type="pct"/>
          </w:tcPr>
          <w:p w14:paraId="31B13808" w14:textId="77777777" w:rsidR="009B275B" w:rsidRDefault="009B275B" w:rsidP="0049563D">
            <w:pPr>
              <w:spacing w:before="120" w:after="120" w:line="240" w:lineRule="auto"/>
              <w:jc w:val="center"/>
              <w:rPr>
                <w:ins w:id="1675" w:author="TIPS" w:date="2024-02-13T23:26:00Z"/>
              </w:rPr>
            </w:pPr>
          </w:p>
        </w:tc>
        <w:tc>
          <w:tcPr>
            <w:tcW w:w="495" w:type="pct"/>
          </w:tcPr>
          <w:p w14:paraId="76BF4606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22EE3A16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283712AB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63D3F832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</w:tr>
      <w:tr w:rsidR="009B275B" w14:paraId="3A552918" w14:textId="77777777" w:rsidTr="0049563D">
        <w:tc>
          <w:tcPr>
            <w:tcW w:w="631" w:type="pct"/>
            <w:vMerge/>
          </w:tcPr>
          <w:p w14:paraId="5F935630" w14:textId="77777777" w:rsidR="009B275B" w:rsidRDefault="009B275B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906" w:type="pct"/>
          </w:tcPr>
          <w:p w14:paraId="325E4F92" w14:textId="77777777" w:rsidR="009B275B" w:rsidRDefault="009B275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676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671F6F99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3C093F70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6" w:type="pct"/>
          </w:tcPr>
          <w:p w14:paraId="49D37305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4FF05DA8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5345E3E0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3B43ED27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37EDD6C6" w14:textId="77777777" w:rsidR="009B275B" w:rsidRDefault="009B275B" w:rsidP="0049563D">
            <w:pPr>
              <w:spacing w:before="120" w:after="120" w:line="240" w:lineRule="auto"/>
              <w:jc w:val="center"/>
            </w:pPr>
          </w:p>
        </w:tc>
      </w:tr>
    </w:tbl>
    <w:p w14:paraId="5607A47C" w14:textId="7B5C3164" w:rsidR="009B275B" w:rsidRDefault="00CB5D7A" w:rsidP="009B275B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F37B664" wp14:editId="143E1A07">
                <wp:simplePos x="0" y="0"/>
                <wp:positionH relativeFrom="column">
                  <wp:posOffset>0</wp:posOffset>
                </wp:positionH>
                <wp:positionV relativeFrom="paragraph">
                  <wp:posOffset>64770</wp:posOffset>
                </wp:positionV>
                <wp:extent cx="5951220" cy="311150"/>
                <wp:effectExtent l="0" t="0" r="11430" b="12700"/>
                <wp:wrapNone/>
                <wp:docPr id="129316891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6819A" w14:textId="3553CAF7" w:rsidR="009B275B" w:rsidRPr="00927882" w:rsidRDefault="004B3D45">
                            <w:pPr>
                              <w:pStyle w:val="Caption"/>
                              <w:rPr>
                                <w:noProof/>
                                <w:rPrChange w:id="1677" w:author="TIPS" w:date="2024-02-13T23:31:00Z">
                                  <w:rPr/>
                                </w:rPrChange>
                              </w:rPr>
                              <w:pPrChange w:id="1678" w:author="TIPS" w:date="2024-02-13T23:31:00Z">
                                <w:pPr/>
                              </w:pPrChange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 w:rsidRPr="004B3D45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B3D45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B3D45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4B3D45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B3D45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679" w:author="TIPS" w:date="2024-02-13T23:31:00Z">
                              <w:r w:rsidR="009B275B"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680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Quantitative</w:t>
                            </w:r>
                            <w:r w:rsidR="009B275B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</w:t>
                            </w:r>
                            <w:r w:rsidR="009B275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for</w:t>
                            </w:r>
                            <w:ins w:id="1681" w:author="TIPS" w:date="2024-02-13T23:31:00Z">
                              <w:r w:rsidR="009B275B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varying </w:t>
                              </w:r>
                            </w:ins>
                            <w:r w:rsidR="009B275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pH and </w:t>
                            </w:r>
                            <w:r w:rsidR="009B275B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voluminal ratios (</w:t>
                            </w:r>
                            <w:r w:rsidR="009B275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9B275B" w:rsidRPr="00EC5C3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="009B275B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18" o:spid="_x0000_s1056" type="#_x0000_t202" style="position:absolute;margin-left:0;margin-top:5.1pt;width:468.6pt;height:24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">
                <v:textbox>
                  <w:txbxContent>
                    <w:p w14:paraId="2B76819A" w14:textId="3553CAF7" w:rsidR="009B275B" w:rsidRPr="00927882" w:rsidRDefault="004B3D45">
                      <w:pPr>
                        <w:pStyle w:val="Caption"/>
                        <w:rPr>
                          <w:noProof/>
                          <w:rPrChange w:id="1682" w:author="TIPS" w:date="2024-02-13T23:31:00Z">
                            <w:rPr/>
                          </w:rPrChange>
                        </w:rPr>
                        <w:pPrChange w:id="1683" w:author="TIPS" w:date="2024-02-13T23:31:00Z">
                          <w:pPr/>
                        </w:pPrChange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 w:rsidRPr="004B3D45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4B3D45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B3D45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4B3D45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B3D45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684" w:author="TIPS" w:date="2024-02-13T23:31:00Z">
                        <w:r w:rsidR="009B275B"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685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Quantitative</w:t>
                      </w:r>
                      <w:r w:rsidR="009B275B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</w:t>
                      </w:r>
                      <w:r w:rsidR="009B275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for</w:t>
                      </w:r>
                      <w:ins w:id="1686" w:author="TIPS" w:date="2024-02-13T23:31:00Z">
                        <w:r w:rsidR="009B275B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varying </w:t>
                        </w:r>
                      </w:ins>
                      <w:r w:rsidR="009B275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pH and </w:t>
                      </w:r>
                      <w:r w:rsidR="009B275B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voluminal ratios (</w:t>
                      </w:r>
                      <w:r w:rsidR="009B275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9B275B" w:rsidRPr="00EC5C3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r w:rsidR="009B275B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47637D49" w14:textId="072FF647" w:rsidR="00BB62B4" w:rsidRDefault="00871114" w:rsidP="00E036F9">
      <w:pPr>
        <w:pStyle w:val="Heading1"/>
      </w:pPr>
      <w:bookmarkStart w:id="1687" w:name="_Toc162731409"/>
      <w:r>
        <w:t xml:space="preserve">10 </w:t>
      </w:r>
      <w:r w:rsidR="00AB4911">
        <w:t>Data Processing</w:t>
      </w:r>
      <w:r w:rsidR="00FE67D7">
        <w:t xml:space="preserve"> – I</w:t>
      </w:r>
      <w:r w:rsidR="00E036F9">
        <w:t>E%</w:t>
      </w:r>
      <w:bookmarkEnd w:id="16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3"/>
        <w:gridCol w:w="1777"/>
        <w:gridCol w:w="1692"/>
        <w:gridCol w:w="2014"/>
        <w:gridCol w:w="2014"/>
      </w:tblGrid>
      <w:tr w:rsidR="00842BFB" w14:paraId="3E6EBE9A" w14:textId="77777777" w:rsidTr="005F7684">
        <w:tc>
          <w:tcPr>
            <w:tcW w:w="9576" w:type="dxa"/>
            <w:gridSpan w:val="5"/>
          </w:tcPr>
          <w:p w14:paraId="4ECA3562" w14:textId="77777777" w:rsidR="00842BFB" w:rsidRPr="00DE183E" w:rsidRDefault="00842BFB" w:rsidP="00842BF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Sample Data Processing (for </w:t>
            </w:r>
            <w:r w:rsidR="00B939E7">
              <w:rPr>
                <w:b/>
                <w:bCs/>
              </w:rPr>
              <w:t>I</w:t>
            </w:r>
            <w:r>
              <w:rPr>
                <w:b/>
                <w:bCs/>
              </w:rPr>
              <w:t>E%)</w:t>
            </w:r>
          </w:p>
        </w:tc>
      </w:tr>
      <w:tr w:rsidR="00637DF9" w14:paraId="0B0704E1" w14:textId="77777777" w:rsidTr="00637DF9">
        <w:tc>
          <w:tcPr>
            <w:tcW w:w="1917" w:type="dxa"/>
            <w:vAlign w:val="center"/>
          </w:tcPr>
          <w:p w14:paraId="3992F728" w14:textId="77777777" w:rsidR="00637DF9" w:rsidRDefault="00637DF9" w:rsidP="00DE183E">
            <w:pPr>
              <w:spacing w:before="120" w:after="120" w:line="240" w:lineRule="auto"/>
              <w:jc w:val="center"/>
            </w:pPr>
            <w:r w:rsidRPr="00881589">
              <w:rPr>
                <w:b/>
                <w:bCs/>
              </w:rPr>
              <w:t>Sol</w:t>
            </w:r>
            <w:r>
              <w:rPr>
                <w:b/>
                <w:bCs/>
              </w:rPr>
              <w:t>vent</w:t>
            </w:r>
          </w:p>
        </w:tc>
        <w:tc>
          <w:tcPr>
            <w:tcW w:w="1851" w:type="dxa"/>
            <w:vAlign w:val="center"/>
          </w:tcPr>
          <w:p w14:paraId="562091DF" w14:textId="77777777" w:rsidR="00637DF9" w:rsidRPr="00DE183E" w:rsidRDefault="00A600E7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PPP </w:t>
            </w:r>
            <w:r w:rsidR="00637DF9">
              <w:rPr>
                <w:b/>
                <w:bCs/>
              </w:rPr>
              <w:t>Mass</w:t>
            </w:r>
            <w:r>
              <w:rPr>
                <w:b/>
                <w:bCs/>
              </w:rPr>
              <w:t xml:space="preserve"> (g)</w:t>
            </w:r>
          </w:p>
        </w:tc>
        <w:tc>
          <w:tcPr>
            <w:tcW w:w="1696" w:type="dxa"/>
            <w:vAlign w:val="center"/>
          </w:tcPr>
          <w:p w14:paraId="3A88F7C5" w14:textId="77777777" w:rsidR="00637DF9" w:rsidRDefault="00637DF9" w:rsidP="00637DF9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Copper standard concentration (moldm</w:t>
            </w:r>
            <w:r w:rsidRPr="00637DF9">
              <w:rPr>
                <w:b/>
                <w:bCs/>
                <w:vertAlign w:val="superscript"/>
              </w:rPr>
              <w:t>-3</w:t>
            </w:r>
            <w:r>
              <w:rPr>
                <w:b/>
                <w:bCs/>
              </w:rPr>
              <w:t>)</w:t>
            </w:r>
          </w:p>
        </w:tc>
        <w:tc>
          <w:tcPr>
            <w:tcW w:w="2056" w:type="dxa"/>
            <w:vAlign w:val="center"/>
          </w:tcPr>
          <w:p w14:paraId="33961FA7" w14:textId="77777777" w:rsidR="00637DF9" w:rsidRPr="00BB421D" w:rsidRDefault="00637DF9" w:rsidP="00764724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Absorbance of complex solution at 775 nm (A</w:t>
            </w:r>
            <w:r w:rsidRPr="009320D7">
              <w:rPr>
                <w:b/>
                <w:bCs/>
                <w:vertAlign w:val="subscript"/>
              </w:rPr>
              <w:t>c</w:t>
            </w:r>
            <w:r>
              <w:rPr>
                <w:b/>
                <w:bCs/>
              </w:rPr>
              <w:t>)</w:t>
            </w:r>
          </w:p>
        </w:tc>
        <w:tc>
          <w:tcPr>
            <w:tcW w:w="2056" w:type="dxa"/>
            <w:vAlign w:val="center"/>
          </w:tcPr>
          <w:p w14:paraId="21491067" w14:textId="77777777" w:rsidR="00637DF9" w:rsidRPr="00764724" w:rsidRDefault="00637DF9" w:rsidP="00764724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764724">
              <w:rPr>
                <w:b/>
                <w:bCs/>
              </w:rPr>
              <w:t>Absorbance of 0.05 moldm</w:t>
            </w:r>
            <w:r w:rsidRPr="00764724">
              <w:rPr>
                <w:b/>
                <w:bCs/>
                <w:vertAlign w:val="superscript"/>
              </w:rPr>
              <w:t>-3</w:t>
            </w:r>
            <w:r w:rsidRPr="00764724">
              <w:rPr>
                <w:b/>
                <w:bCs/>
              </w:rPr>
              <w:t xml:space="preserve"> at 775 nm (A</w:t>
            </w:r>
            <w:r w:rsidRPr="00764724">
              <w:rPr>
                <w:b/>
                <w:bCs/>
                <w:vertAlign w:val="subscript"/>
              </w:rPr>
              <w:t>m</w:t>
            </w:r>
            <w:r w:rsidRPr="00764724">
              <w:rPr>
                <w:b/>
                <w:bCs/>
              </w:rPr>
              <w:t>)</w:t>
            </w:r>
          </w:p>
        </w:tc>
      </w:tr>
      <w:tr w:rsidR="00637DF9" w14:paraId="75480124" w14:textId="77777777" w:rsidTr="00842BFB">
        <w:tc>
          <w:tcPr>
            <w:tcW w:w="1917" w:type="dxa"/>
            <w:vAlign w:val="center"/>
          </w:tcPr>
          <w:p w14:paraId="2752EDD4" w14:textId="77777777" w:rsidR="00637DF9" w:rsidRDefault="00842BFB" w:rsidP="00842BFB">
            <w:pPr>
              <w:spacing w:before="120" w:after="120" w:line="240" w:lineRule="auto"/>
              <w:jc w:val="center"/>
            </w:pPr>
            <w:r>
              <w:t>Water</w:t>
            </w:r>
          </w:p>
        </w:tc>
        <w:tc>
          <w:tcPr>
            <w:tcW w:w="1851" w:type="dxa"/>
            <w:vAlign w:val="center"/>
          </w:tcPr>
          <w:p w14:paraId="337A996F" w14:textId="77777777" w:rsidR="00637DF9" w:rsidRDefault="00A600E7" w:rsidP="00842BFB">
            <w:pPr>
              <w:spacing w:before="120" w:after="120" w:line="240" w:lineRule="auto"/>
              <w:jc w:val="center"/>
            </w:pPr>
            <w:r>
              <w:t>0.0</w:t>
            </w:r>
            <w:r w:rsidR="009F5E56">
              <w:t>1</w:t>
            </w:r>
            <w:r w:rsidR="00D60509">
              <w:rPr>
                <w:b/>
                <w:bCs/>
              </w:rPr>
              <w:t xml:space="preserve"> </w:t>
            </w:r>
            <w:r w:rsidR="00D60509" w:rsidRPr="00D60509">
              <w:t>± 0.001</w:t>
            </w:r>
          </w:p>
        </w:tc>
        <w:tc>
          <w:tcPr>
            <w:tcW w:w="1696" w:type="dxa"/>
            <w:vAlign w:val="center"/>
          </w:tcPr>
          <w:p w14:paraId="015D12BE" w14:textId="77777777" w:rsidR="00637DF9" w:rsidRDefault="009F5E56" w:rsidP="00842BFB">
            <w:pPr>
              <w:spacing w:before="120" w:after="120" w:line="240" w:lineRule="auto"/>
              <w:jc w:val="center"/>
            </w:pPr>
            <w:r>
              <w:t>0.05</w:t>
            </w:r>
            <w:r w:rsidR="00595430">
              <w:t>0</w:t>
            </w:r>
            <w:r w:rsidR="00A850AB">
              <w:t xml:space="preserve"> </w:t>
            </w:r>
            <w:r w:rsidR="00A850AB" w:rsidRPr="00A850AB">
              <w:rPr>
                <w:rFonts w:cs="Times New Roman"/>
              </w:rPr>
              <w:t xml:space="preserve">± </w:t>
            </w:r>
            <w:r w:rsidR="00A850AB" w:rsidRPr="00A850AB">
              <w:t>1.45</w:t>
            </w:r>
            <w:r w:rsidR="00A850AB" w:rsidRPr="00A850AB">
              <w:rPr>
                <w:rFonts w:cs="Times New Roman"/>
              </w:rPr>
              <w:t>×</w:t>
            </w:r>
            <w:r w:rsidR="00A850AB" w:rsidRPr="00A850AB">
              <w:t>10</w:t>
            </w:r>
            <w:r w:rsidR="00A850AB" w:rsidRPr="00A850AB">
              <w:rPr>
                <w:vertAlign w:val="superscript"/>
              </w:rPr>
              <w:t>-4</w:t>
            </w:r>
          </w:p>
        </w:tc>
        <w:tc>
          <w:tcPr>
            <w:tcW w:w="2056" w:type="dxa"/>
            <w:vAlign w:val="center"/>
          </w:tcPr>
          <w:p w14:paraId="6AA4A736" w14:textId="77777777" w:rsidR="00637DF9" w:rsidRDefault="009F5E56" w:rsidP="00842BFB">
            <w:pPr>
              <w:spacing w:before="120" w:after="120" w:line="240" w:lineRule="auto"/>
              <w:jc w:val="center"/>
            </w:pPr>
            <w:r>
              <w:t>0.177</w:t>
            </w:r>
          </w:p>
        </w:tc>
        <w:tc>
          <w:tcPr>
            <w:tcW w:w="2056" w:type="dxa"/>
            <w:vAlign w:val="center"/>
          </w:tcPr>
          <w:p w14:paraId="49AFB88E" w14:textId="77777777" w:rsidR="00637DF9" w:rsidRDefault="000D253F" w:rsidP="00842BFB">
            <w:pPr>
              <w:spacing w:before="120" w:after="120" w:line="240" w:lineRule="auto"/>
              <w:jc w:val="center"/>
            </w:pPr>
            <w:r>
              <w:t>0.277</w:t>
            </w:r>
          </w:p>
        </w:tc>
      </w:tr>
      <w:tr w:rsidR="00842BFB" w14:paraId="26247745" w14:textId="77777777" w:rsidTr="00A62B32">
        <w:tc>
          <w:tcPr>
            <w:tcW w:w="9576" w:type="dxa"/>
            <w:gridSpan w:val="5"/>
            <w:vAlign w:val="center"/>
          </w:tcPr>
          <w:p w14:paraId="6660AEF2" w14:textId="77777777" w:rsidR="005B0760" w:rsidRDefault="009B74B5" w:rsidP="006519D1">
            <w:pPr>
              <w:spacing w:before="120" w:after="120" w:line="240" w:lineRule="auto"/>
              <w:jc w:val="center"/>
            </w:pPr>
            <w:r>
              <w:fldChar w:fldCharType="begin"/>
            </w:r>
            <w:r>
              <w:instrText xml:space="preserve"> REF _Ref159319206 \h  \* MERGEFORMAT </w:instrText>
            </w:r>
            <w:r>
              <w:fldChar w:fldCharType="separate"/>
            </w:r>
            <w:r w:rsidR="006519D1" w:rsidRPr="00BF3225">
              <w:rPr>
                <w:i/>
                <w:iCs/>
              </w:rPr>
              <w:t>[</w:t>
            </w:r>
            <w:r w:rsidR="00765606" w:rsidRPr="00BF3225">
              <w:rPr>
                <w:i/>
                <w:iCs/>
              </w:rPr>
              <w:t xml:space="preserve">Equation </w:t>
            </w:r>
            <w:r w:rsidR="006519D1" w:rsidRPr="00BF3225">
              <w:rPr>
                <w:i/>
                <w:iCs/>
                <w:noProof/>
              </w:rPr>
              <w:t>2]</w:t>
            </w:r>
            <w:r>
              <w:fldChar w:fldCharType="end"/>
            </w:r>
            <w:r w:rsidR="006519D1">
              <w:t xml:space="preserve"> </w:t>
            </w:r>
            <w:r w:rsidR="005D24B1">
              <w:t>Interaction Efficiency (</w:t>
            </w:r>
            <w:r w:rsidR="000D253F">
              <w:t>%</w:t>
            </w:r>
            <w:r w:rsidR="005D24B1">
              <w:t>)</w:t>
            </w:r>
            <w:r w:rsidR="000D253F"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Am-Ac</m:t>
                  </m:r>
                </m:num>
                <m:den>
                  <m:r>
                    <w:rPr>
                      <w:rFonts w:ascii="Cambria Math" w:hAnsi="Cambria Math"/>
                    </w:rPr>
                    <m:t>Am</m:t>
                  </m:r>
                </m:den>
              </m:f>
              <m:r>
                <w:rPr>
                  <w:rFonts w:ascii="Cambria Math" w:hAnsi="Cambria Math"/>
                </w:rPr>
                <m:t>×100</m:t>
              </m:r>
            </m:oMath>
            <w:r w:rsidR="00F34EBB"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0.277-0.177</m:t>
                  </m:r>
                </m:num>
                <m:den>
                  <m:r>
                    <w:rPr>
                      <w:rFonts w:ascii="Cambria Math" w:hAnsi="Cambria Math"/>
                    </w:rPr>
                    <m:t>0.177</m:t>
                  </m:r>
                </m:den>
              </m:f>
              <m:r>
                <w:rPr>
                  <w:rFonts w:ascii="Cambria Math" w:hAnsi="Cambria Math"/>
                </w:rPr>
                <m:t>×100</m:t>
              </m:r>
            </m:oMath>
            <w:r w:rsidR="00457319">
              <w:t xml:space="preserve"> = </w:t>
            </w:r>
            <w:r w:rsidR="00511406" w:rsidRPr="002559E2">
              <w:rPr>
                <w:b/>
                <w:bCs/>
              </w:rPr>
              <w:t>36%</w:t>
            </w:r>
          </w:p>
        </w:tc>
      </w:tr>
    </w:tbl>
    <w:p w14:paraId="6000677C" w14:textId="77777777" w:rsidR="001704CD" w:rsidRPr="001704CD" w:rsidRDefault="001704CD" w:rsidP="001704CD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5"/>
        <w:gridCol w:w="4675"/>
      </w:tblGrid>
      <w:tr w:rsidR="004655F5" w:rsidRPr="00A36612" w14:paraId="25B1267C" w14:textId="77777777" w:rsidTr="004655F5">
        <w:tc>
          <w:tcPr>
            <w:tcW w:w="5000" w:type="pct"/>
            <w:gridSpan w:val="2"/>
          </w:tcPr>
          <w:p w14:paraId="0A8EDC96" w14:textId="77777777" w:rsidR="004655F5" w:rsidRPr="00A36612" w:rsidRDefault="004655F5" w:rsidP="00DE183E">
            <w:pPr>
              <w:pStyle w:val="Heading3"/>
              <w:spacing w:before="120" w:after="120" w:line="240" w:lineRule="auto"/>
              <w:jc w:val="center"/>
            </w:pPr>
            <w:bookmarkStart w:id="1688" w:name="_Toc162731410"/>
            <w:r>
              <w:t>10.1 Complex Solutions for Varying Solvents</w:t>
            </w:r>
            <w:bookmarkEnd w:id="1688"/>
          </w:p>
        </w:tc>
      </w:tr>
      <w:tr w:rsidR="004655F5" w14:paraId="1D1CCF4F" w14:textId="77777777" w:rsidTr="004655F5">
        <w:tc>
          <w:tcPr>
            <w:tcW w:w="2500" w:type="pct"/>
          </w:tcPr>
          <w:p w14:paraId="181E1B2C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500" w:type="pct"/>
          </w:tcPr>
          <w:p w14:paraId="56051C55" w14:textId="69360B56" w:rsidR="004655F5" w:rsidRDefault="004655F5" w:rsidP="00DE183E">
            <w:pPr>
              <w:spacing w:before="120" w:after="120" w:line="240" w:lineRule="auto"/>
              <w:jc w:val="center"/>
            </w:pPr>
          </w:p>
        </w:tc>
      </w:tr>
      <w:tr w:rsidR="004655F5" w14:paraId="27996B56" w14:textId="77777777" w:rsidTr="004655F5">
        <w:tc>
          <w:tcPr>
            <w:tcW w:w="2500" w:type="pct"/>
          </w:tcPr>
          <w:p w14:paraId="7549C8C9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500" w:type="pct"/>
          </w:tcPr>
          <w:p w14:paraId="2AA8C4FA" w14:textId="7EDDCE9B" w:rsidR="004655F5" w:rsidRDefault="004655F5" w:rsidP="00DE183E">
            <w:pPr>
              <w:spacing w:before="120" w:after="120" w:line="240" w:lineRule="auto"/>
              <w:jc w:val="center"/>
            </w:pPr>
          </w:p>
        </w:tc>
      </w:tr>
      <w:tr w:rsidR="004655F5" w14:paraId="7459F65D" w14:textId="77777777" w:rsidTr="004655F5">
        <w:tc>
          <w:tcPr>
            <w:tcW w:w="2500" w:type="pct"/>
          </w:tcPr>
          <w:p w14:paraId="43B784C7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500" w:type="pct"/>
          </w:tcPr>
          <w:p w14:paraId="726DAB85" w14:textId="234942E5" w:rsidR="004655F5" w:rsidRDefault="004655F5" w:rsidP="00DE183E">
            <w:pPr>
              <w:spacing w:before="120" w:after="120" w:line="240" w:lineRule="auto"/>
              <w:jc w:val="center"/>
            </w:pPr>
          </w:p>
        </w:tc>
      </w:tr>
      <w:tr w:rsidR="004655F5" w14:paraId="38914C32" w14:textId="77777777" w:rsidTr="004655F5">
        <w:tc>
          <w:tcPr>
            <w:tcW w:w="2500" w:type="pct"/>
          </w:tcPr>
          <w:p w14:paraId="3A4D411A" w14:textId="77777777" w:rsidR="004655F5" w:rsidRPr="007F05C2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500" w:type="pct"/>
          </w:tcPr>
          <w:p w14:paraId="40C74AE7" w14:textId="54409A45" w:rsidR="004655F5" w:rsidRDefault="004655F5" w:rsidP="00DE183E">
            <w:pPr>
              <w:spacing w:before="120" w:after="120" w:line="240" w:lineRule="auto"/>
              <w:jc w:val="center"/>
            </w:pPr>
          </w:p>
        </w:tc>
      </w:tr>
      <w:tr w:rsidR="004655F5" w14:paraId="3D14D7B0" w14:textId="77777777" w:rsidTr="004655F5">
        <w:tc>
          <w:tcPr>
            <w:tcW w:w="2500" w:type="pct"/>
          </w:tcPr>
          <w:p w14:paraId="3924F08F" w14:textId="77777777" w:rsidR="004655F5" w:rsidRDefault="004655F5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500" w:type="pct"/>
          </w:tcPr>
          <w:p w14:paraId="592D61FC" w14:textId="7D10F609" w:rsidR="004655F5" w:rsidRDefault="004655F5" w:rsidP="00DE183E">
            <w:pPr>
              <w:spacing w:before="120" w:after="120" w:line="240" w:lineRule="auto"/>
              <w:jc w:val="center"/>
            </w:pPr>
          </w:p>
        </w:tc>
      </w:tr>
    </w:tbl>
    <w:p w14:paraId="0D65378B" w14:textId="76446CFD" w:rsidR="006818E4" w:rsidRDefault="00CB5D7A" w:rsidP="00C72332">
      <w:bookmarkStart w:id="1689" w:name="_Toc16177398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F0684D2" wp14:editId="21AE31AF">
                <wp:simplePos x="0" y="0"/>
                <wp:positionH relativeFrom="column">
                  <wp:posOffset>1</wp:posOffset>
                </wp:positionH>
                <wp:positionV relativeFrom="paragraph">
                  <wp:posOffset>60960</wp:posOffset>
                </wp:positionV>
                <wp:extent cx="5928360" cy="311150"/>
                <wp:effectExtent l="0" t="0" r="15240" b="12700"/>
                <wp:wrapNone/>
                <wp:docPr id="69264978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80C52" w14:textId="64FD7C66" w:rsidR="006F2124" w:rsidRPr="006F2124" w:rsidRDefault="00FE1D2F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  <w:rPrChange w:id="1690" w:author="TIPS" w:date="2024-02-13T23:35:00Z">
                                  <w:rPr/>
                                </w:rPrChange>
                              </w:rPr>
                              <w:pPrChange w:id="1691" w:author="TIPS" w:date="2024-02-19T12:45:00Z">
                                <w:pPr/>
                              </w:pPrChange>
                            </w:pPr>
                            <w:ins w:id="1692" w:author="TIPS" w:date="2024-02-19T12:45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693" w:author="TIPS" w:date="2024-02-19T12:45:00Z">
                                    <w:rPr/>
                                  </w:rPrChange>
                                </w:rPr>
                                <w:t>Table</w:t>
                              </w:r>
                            </w:ins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694" w:author="TIPS" w:date="2024-02-13T23:34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695" w:author="TIPS" w:date="2024-02-13T23:35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</w:ins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ins w:id="1696" w:author="TIPS" w:date="2024-02-13T23:34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data for the complexed solutions for varying </w:t>
                              </w:r>
                            </w:ins>
                            <w:ins w:id="1697" w:author="TIPS" w:date="2024-02-13T23:35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solvents</w:t>
                              </w:r>
                            </w:ins>
                            <w:ins w:id="1698" w:author="TIPS" w:date="2024-02-13T23:34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684D2" id="Text Box 72" o:spid="_x0000_s1057" type="#_x0000_t202" style="position:absolute;margin-left:0;margin-top:4.8pt;width:466.8pt;height:24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">
                <v:textbox>
                  <w:txbxContent>
                    <w:p w14:paraId="18980C52" w14:textId="64FD7C66" w:rsidR="006F2124" w:rsidRPr="006F2124" w:rsidRDefault="00FE1D2F">
                      <w:pPr>
                        <w:pStyle w:val="Caption"/>
                        <w:rPr>
                          <w:i/>
                          <w:iCs/>
                          <w:sz w:val="20"/>
                          <w:rPrChange w:id="1699" w:author="TIPS" w:date="2024-02-13T23:35:00Z">
                            <w:rPr/>
                          </w:rPrChange>
                        </w:rPr>
                        <w:pPrChange w:id="1700" w:author="TIPS" w:date="2024-02-19T12:45:00Z">
                          <w:pPr/>
                        </w:pPrChange>
                      </w:pPr>
                      <w:ins w:id="1701" w:author="TIPS" w:date="2024-02-19T12:45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02" w:author="TIPS" w:date="2024-02-19T12:45:00Z">
                              <w:rPr/>
                            </w:rPrChange>
                          </w:rPr>
                          <w:t>Table</w:t>
                        </w:r>
                      </w:ins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703" w:author="TIPS" w:date="2024-02-13T23:34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04" w:author="TIPS" w:date="2024-02-13T23:35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</w:ins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ins w:id="1705" w:author="TIPS" w:date="2024-02-13T23:34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data for the complexed solutions for varying </w:t>
                        </w:r>
                      </w:ins>
                      <w:ins w:id="1706" w:author="TIPS" w:date="2024-02-13T23:35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solvents</w:t>
                        </w:r>
                      </w:ins>
                      <w:ins w:id="1707" w:author="TIPS" w:date="2024-02-13T23:34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  <w:bookmarkEnd w:id="16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29"/>
        <w:gridCol w:w="2329"/>
        <w:gridCol w:w="2329"/>
      </w:tblGrid>
      <w:tr w:rsidR="006818E4" w14:paraId="397A253D" w14:textId="77777777" w:rsidTr="00DE183E">
        <w:tc>
          <w:tcPr>
            <w:tcW w:w="9576" w:type="dxa"/>
            <w:gridSpan w:val="4"/>
          </w:tcPr>
          <w:p w14:paraId="7F10903B" w14:textId="77777777" w:rsidR="006818E4" w:rsidRDefault="006818E4" w:rsidP="006867F6">
            <w:pPr>
              <w:pStyle w:val="Heading3"/>
              <w:spacing w:before="120" w:after="120" w:line="240" w:lineRule="auto"/>
              <w:jc w:val="center"/>
            </w:pPr>
            <w:bookmarkStart w:id="1708" w:name="_Toc162731411"/>
            <w:r>
              <w:t>10.2 Complex Solutions at Varying PPP Mass</w:t>
            </w:r>
            <w:r w:rsidR="006867F6">
              <w:t xml:space="preserve"> </w:t>
            </w:r>
            <w:r w:rsidR="006867F6" w:rsidRPr="006867F6">
              <w:t>(± 0.001)</w:t>
            </w:r>
            <w:r>
              <w:t xml:space="preserve"> (g)</w:t>
            </w:r>
            <w:bookmarkEnd w:id="1708"/>
          </w:p>
        </w:tc>
      </w:tr>
      <w:tr w:rsidR="006818E4" w14:paraId="1630D546" w14:textId="77777777" w:rsidTr="00DE183E">
        <w:tc>
          <w:tcPr>
            <w:tcW w:w="2394" w:type="dxa"/>
          </w:tcPr>
          <w:p w14:paraId="1DF36E1A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881589">
              <w:rPr>
                <w:b/>
                <w:bCs/>
              </w:rPr>
              <w:t>Sol</w:t>
            </w:r>
            <w:r>
              <w:rPr>
                <w:b/>
                <w:bCs/>
              </w:rPr>
              <w:t>vent/Mass</w:t>
            </w:r>
          </w:p>
        </w:tc>
        <w:tc>
          <w:tcPr>
            <w:tcW w:w="2394" w:type="dxa"/>
          </w:tcPr>
          <w:p w14:paraId="1ED3A63A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0.01</w:t>
            </w:r>
            <w:r w:rsidR="006867F6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14:paraId="389CBD30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</w:p>
        </w:tc>
        <w:tc>
          <w:tcPr>
            <w:tcW w:w="2394" w:type="dxa"/>
          </w:tcPr>
          <w:p w14:paraId="7012A42A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6867F6">
              <w:rPr>
                <w:b/>
                <w:bCs/>
              </w:rPr>
              <w:t>0</w:t>
            </w:r>
          </w:p>
        </w:tc>
      </w:tr>
      <w:tr w:rsidR="006818E4" w14:paraId="3536C957" w14:textId="77777777" w:rsidTr="00DE183E">
        <w:tc>
          <w:tcPr>
            <w:tcW w:w="2394" w:type="dxa"/>
          </w:tcPr>
          <w:p w14:paraId="6A729533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48D2BD43" w14:textId="24AC9234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57B39738" w14:textId="1E41478C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1FBD1E0E" w14:textId="627C6269" w:rsidR="006818E4" w:rsidRDefault="006818E4" w:rsidP="00DE183E">
            <w:pPr>
              <w:spacing w:before="120" w:after="120" w:line="240" w:lineRule="auto"/>
              <w:jc w:val="center"/>
            </w:pPr>
          </w:p>
        </w:tc>
      </w:tr>
      <w:tr w:rsidR="006818E4" w14:paraId="337077F3" w14:textId="77777777" w:rsidTr="00DE183E">
        <w:tc>
          <w:tcPr>
            <w:tcW w:w="2394" w:type="dxa"/>
          </w:tcPr>
          <w:p w14:paraId="11D6E8AC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7CA8CEB2" w14:textId="53714DAB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730E760D" w14:textId="1320267D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0CD3C670" w14:textId="2391D8C8" w:rsidR="006818E4" w:rsidRDefault="006818E4" w:rsidP="00DE183E">
            <w:pPr>
              <w:spacing w:before="120" w:after="120" w:line="240" w:lineRule="auto"/>
              <w:jc w:val="center"/>
            </w:pPr>
          </w:p>
        </w:tc>
      </w:tr>
      <w:tr w:rsidR="006818E4" w14:paraId="54B7A210" w14:textId="77777777" w:rsidTr="00DE183E">
        <w:tc>
          <w:tcPr>
            <w:tcW w:w="2394" w:type="dxa"/>
          </w:tcPr>
          <w:p w14:paraId="7CB68721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016B05BD" w14:textId="421C7362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01C7C3CF" w14:textId="3D8A1510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67AF8CC0" w14:textId="21F50CD5" w:rsidR="006818E4" w:rsidRDefault="006818E4" w:rsidP="00DE183E">
            <w:pPr>
              <w:spacing w:before="120" w:after="120" w:line="240" w:lineRule="auto"/>
              <w:jc w:val="center"/>
            </w:pPr>
          </w:p>
        </w:tc>
      </w:tr>
      <w:tr w:rsidR="006818E4" w14:paraId="2B2B9DA9" w14:textId="77777777" w:rsidTr="00DE183E">
        <w:tc>
          <w:tcPr>
            <w:tcW w:w="2394" w:type="dxa"/>
          </w:tcPr>
          <w:p w14:paraId="23D11828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27986FEE" w14:textId="6CB02B3F" w:rsidR="006818E4" w:rsidRPr="00B657B5" w:rsidRDefault="006818E4" w:rsidP="00DE183E">
            <w:pPr>
              <w:spacing w:before="120" w:after="120" w:line="240" w:lineRule="auto"/>
              <w:jc w:val="center"/>
              <w:rPr>
                <w:highlight w:val="yellow"/>
              </w:rPr>
            </w:pPr>
          </w:p>
        </w:tc>
        <w:tc>
          <w:tcPr>
            <w:tcW w:w="2394" w:type="dxa"/>
          </w:tcPr>
          <w:p w14:paraId="1E0AB62F" w14:textId="024B24A7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1BFBEFCF" w14:textId="3D948FDD" w:rsidR="006818E4" w:rsidRDefault="006818E4" w:rsidP="00DE183E">
            <w:pPr>
              <w:spacing w:before="120" w:after="120" w:line="240" w:lineRule="auto"/>
              <w:jc w:val="center"/>
            </w:pPr>
          </w:p>
        </w:tc>
      </w:tr>
      <w:tr w:rsidR="006818E4" w14:paraId="0BB409B7" w14:textId="77777777" w:rsidTr="00DE183E">
        <w:tc>
          <w:tcPr>
            <w:tcW w:w="2394" w:type="dxa"/>
          </w:tcPr>
          <w:p w14:paraId="434C1E7B" w14:textId="77777777" w:rsidR="006818E4" w:rsidRDefault="006818E4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5A3A3677" w14:textId="34EB104D" w:rsidR="006818E4" w:rsidRPr="00B657B5" w:rsidRDefault="006818E4" w:rsidP="00DE183E">
            <w:pPr>
              <w:spacing w:before="120" w:after="120" w:line="240" w:lineRule="auto"/>
              <w:jc w:val="center"/>
              <w:rPr>
                <w:highlight w:val="yellow"/>
              </w:rPr>
            </w:pPr>
          </w:p>
        </w:tc>
        <w:tc>
          <w:tcPr>
            <w:tcW w:w="2394" w:type="dxa"/>
          </w:tcPr>
          <w:p w14:paraId="06484EA6" w14:textId="07A87067" w:rsidR="006818E4" w:rsidRDefault="006818E4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1EFDDA7F" w14:textId="1026E413" w:rsidR="006818E4" w:rsidRDefault="006818E4" w:rsidP="00DE183E">
            <w:pPr>
              <w:spacing w:before="120" w:after="120" w:line="240" w:lineRule="auto"/>
              <w:jc w:val="center"/>
            </w:pPr>
          </w:p>
        </w:tc>
      </w:tr>
    </w:tbl>
    <w:p w14:paraId="3ECF2324" w14:textId="388AF963" w:rsidR="006818E4" w:rsidRPr="006818E4" w:rsidRDefault="00CB5D7A" w:rsidP="006818E4"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8225498" wp14:editId="3C2217B0">
                <wp:simplePos x="0" y="0"/>
                <wp:positionH relativeFrom="column">
                  <wp:posOffset>1</wp:posOffset>
                </wp:positionH>
                <wp:positionV relativeFrom="paragraph">
                  <wp:posOffset>73660</wp:posOffset>
                </wp:positionV>
                <wp:extent cx="5928360" cy="311785"/>
                <wp:effectExtent l="0" t="0" r="15240" b="12065"/>
                <wp:wrapNone/>
                <wp:docPr id="790486985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899C3" w14:textId="2E4A8359" w:rsidR="006F2124" w:rsidRDefault="00FE1D2F">
                            <w:pPr>
                              <w:pStyle w:val="Caption"/>
                              <w:rPr>
                                <w:sz w:val="20"/>
                              </w:rPr>
                              <w:pPrChange w:id="1709" w:author="TIPS" w:date="2024-02-19T12:50:00Z">
                                <w:pPr/>
                              </w:pPrChange>
                            </w:pPr>
                            <w:ins w:id="1710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11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Table</w:t>
                              </w:r>
                            </w:ins>
                            <w:r w:rsidR="005531F3"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="005531F3"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instrText xml:space="preserve"> SEQ Table \* ARABIC </w:instrText>
                            </w:r>
                            <w:r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</w:rPr>
                              <w:t>16</w:t>
                            </w:r>
                            <w:r w:rsidRPr="005179BB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</w:rPr>
                              <w:fldChar w:fldCharType="end"/>
                            </w:r>
                            <w:ins w:id="1712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13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:</w:t>
                              </w:r>
                              <w:r w:rsidR="005531F3" w:rsidRPr="005179BB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</w:rPr>
                                <w:t xml:space="preserve"> </w:t>
                              </w:r>
                            </w:ins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IE% </w:t>
                            </w:r>
                            <w:ins w:id="1714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15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data for the c</w:t>
                              </w:r>
                            </w:ins>
                            <w:ins w:id="1716" w:author="TIPS" w:date="2024-02-13T23:20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17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omplex</w:t>
                              </w:r>
                            </w:ins>
                            <w:ins w:id="1718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19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ed</w:t>
                              </w:r>
                            </w:ins>
                            <w:ins w:id="1720" w:author="TIPS" w:date="2024-02-13T23:20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21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 </w:t>
                              </w:r>
                            </w:ins>
                            <w:ins w:id="1722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23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s</w:t>
                              </w:r>
                            </w:ins>
                            <w:ins w:id="1724" w:author="TIPS" w:date="2024-02-13T23:20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25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olutions </w:t>
                              </w:r>
                            </w:ins>
                            <w:ins w:id="1726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27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for</w:t>
                              </w:r>
                            </w:ins>
                            <w:ins w:id="1728" w:author="TIPS" w:date="2024-02-13T23:20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29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 </w:t>
                              </w:r>
                            </w:ins>
                            <w:ins w:id="1730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31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v</w:t>
                              </w:r>
                            </w:ins>
                            <w:ins w:id="1732" w:author="TIPS" w:date="2024-02-13T23:20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33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arying PPP </w:t>
                              </w:r>
                            </w:ins>
                            <w:ins w:id="1734" w:author="TIPS" w:date="2024-02-13T23:2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35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m</w:t>
                              </w:r>
                            </w:ins>
                            <w:ins w:id="1736" w:author="TIPS" w:date="2024-02-13T23:20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rPrChange w:id="1737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ass (g)</w:t>
                              </w:r>
                            </w:ins>
                            <w:ins w:id="1738" w:author="TIPS" w:date="2024-02-13T23:25:00Z">
                              <w:r w:rsidR="005531F3" w:rsidRPr="005179BB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</w:rPr>
                                <w:t>.</w:t>
                              </w:r>
                            </w:ins>
                            <w:del w:id="1739" w:author="TIPS" w:date="2024-02-13T23:20:00Z">
                              <w:r w:rsidR="005531F3" w:rsidRPr="005179BB">
                                <w:rPr>
                                  <w:sz w:val="20"/>
                                </w:rPr>
                                <w:delText xml:space="preserve">Table </w:delText>
                              </w:r>
                              <w:r w:rsidRPr="005179BB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="005531F3" w:rsidRPr="005179BB">
                                <w:rPr>
                                  <w:sz w:val="20"/>
                                </w:rPr>
                                <w:delInstrText xml:space="preserve"> SEQ Table \* ARABIC </w:delInstrText>
                              </w:r>
                              <w:r w:rsidRPr="005179BB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5531F3" w:rsidRPr="005179BB">
                                <w:rPr>
                                  <w:sz w:val="20"/>
                                </w:rPr>
                                <w:delText>2</w:delText>
                              </w:r>
                              <w:r w:rsidRPr="005179BB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="005531F3" w:rsidRPr="005179BB">
                                <w:rPr>
                                  <w:sz w:val="20"/>
                                </w:rPr>
                                <w:delText>: Dependent variables</w:delText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25498" id="Text Box 74" o:spid="_x0000_s1058" type="#_x0000_t202" style="position:absolute;margin-left:0;margin-top:5.8pt;width:466.8pt;height:24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">
                <v:textbox>
                  <w:txbxContent>
                    <w:p w14:paraId="2F8899C3" w14:textId="2E4A8359" w:rsidR="006F2124" w:rsidRDefault="00FE1D2F">
                      <w:pPr>
                        <w:pStyle w:val="Caption"/>
                        <w:rPr>
                          <w:sz w:val="20"/>
                        </w:rPr>
                        <w:pPrChange w:id="1740" w:author="TIPS" w:date="2024-02-19T12:50:00Z">
                          <w:pPr/>
                        </w:pPrChange>
                      </w:pPr>
                      <w:ins w:id="1741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42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Table</w:t>
                        </w:r>
                      </w:ins>
                      <w:r w:rsidR="005531F3"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t xml:space="preserve"> </w:t>
                      </w:r>
                      <w:r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fldChar w:fldCharType="begin"/>
                      </w:r>
                      <w:r w:rsidR="005531F3"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instrText xml:space="preserve"> SEQ Table \* ARABIC </w:instrText>
                      </w:r>
                      <w:r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</w:rPr>
                        <w:t>16</w:t>
                      </w:r>
                      <w:r w:rsidRPr="005179BB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</w:rPr>
                        <w:fldChar w:fldCharType="end"/>
                      </w:r>
                      <w:ins w:id="1743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44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:</w:t>
                        </w:r>
                        <w:r w:rsidR="005531F3" w:rsidRPr="005179BB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</w:rPr>
                          <w:t xml:space="preserve"> </w:t>
                        </w:r>
                      </w:ins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IE% </w:t>
                      </w:r>
                      <w:ins w:id="1745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46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data for the c</w:t>
                        </w:r>
                      </w:ins>
                      <w:ins w:id="1747" w:author="TIPS" w:date="2024-02-13T23:20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48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omplex</w:t>
                        </w:r>
                      </w:ins>
                      <w:ins w:id="1749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50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ed</w:t>
                        </w:r>
                      </w:ins>
                      <w:ins w:id="1751" w:author="TIPS" w:date="2024-02-13T23:20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52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 </w:t>
                        </w:r>
                      </w:ins>
                      <w:ins w:id="1753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54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s</w:t>
                        </w:r>
                      </w:ins>
                      <w:ins w:id="1755" w:author="TIPS" w:date="2024-02-13T23:20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56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olutions </w:t>
                        </w:r>
                      </w:ins>
                      <w:ins w:id="1757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58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for</w:t>
                        </w:r>
                      </w:ins>
                      <w:ins w:id="1759" w:author="TIPS" w:date="2024-02-13T23:20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60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 </w:t>
                        </w:r>
                      </w:ins>
                      <w:ins w:id="1761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62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v</w:t>
                        </w:r>
                      </w:ins>
                      <w:ins w:id="1763" w:author="TIPS" w:date="2024-02-13T23:20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64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arying PPP </w:t>
                        </w:r>
                      </w:ins>
                      <w:ins w:id="1765" w:author="TIPS" w:date="2024-02-13T23:2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66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m</w:t>
                        </w:r>
                      </w:ins>
                      <w:ins w:id="1767" w:author="TIPS" w:date="2024-02-13T23:20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rPrChange w:id="1768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ass (g)</w:t>
                        </w:r>
                      </w:ins>
                      <w:ins w:id="1769" w:author="TIPS" w:date="2024-02-13T23:25:00Z">
                        <w:r w:rsidR="005531F3" w:rsidRPr="005179BB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</w:rPr>
                          <w:t>.</w:t>
                        </w:r>
                      </w:ins>
                      <w:del w:id="1770" w:author="TIPS" w:date="2024-02-13T23:20:00Z">
                        <w:r w:rsidR="005531F3" w:rsidRPr="005179BB">
                          <w:rPr>
                            <w:sz w:val="20"/>
                          </w:rPr>
                          <w:delText xml:space="preserve">Table </w:delText>
                        </w:r>
                        <w:r w:rsidRPr="005179BB">
                          <w:rPr>
                            <w:sz w:val="20"/>
                          </w:rPr>
                          <w:fldChar w:fldCharType="begin"/>
                        </w:r>
                        <w:r w:rsidR="005531F3" w:rsidRPr="005179BB">
                          <w:rPr>
                            <w:sz w:val="20"/>
                          </w:rPr>
                          <w:delInstrText xml:space="preserve"> SEQ Table \* ARABIC </w:delInstrText>
                        </w:r>
                        <w:r w:rsidRPr="005179BB">
                          <w:rPr>
                            <w:sz w:val="20"/>
                          </w:rPr>
                          <w:fldChar w:fldCharType="separate"/>
                        </w:r>
                        <w:r w:rsidR="005531F3" w:rsidRPr="005179BB">
                          <w:rPr>
                            <w:sz w:val="20"/>
                          </w:rPr>
                          <w:delText>2</w:delText>
                        </w:r>
                        <w:r w:rsidRPr="005179BB">
                          <w:rPr>
                            <w:sz w:val="20"/>
                          </w:rPr>
                          <w:fldChar w:fldCharType="end"/>
                        </w:r>
                        <w:r w:rsidR="005531F3" w:rsidRPr="005179BB">
                          <w:rPr>
                            <w:sz w:val="20"/>
                          </w:rPr>
                          <w:delText>: Dependent variables</w:delText>
                        </w:r>
                      </w:del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3"/>
        <w:gridCol w:w="2275"/>
        <w:gridCol w:w="2276"/>
        <w:gridCol w:w="2276"/>
      </w:tblGrid>
      <w:tr w:rsidR="006954BB" w14:paraId="028EF240" w14:textId="77777777" w:rsidTr="00DE183E">
        <w:tc>
          <w:tcPr>
            <w:tcW w:w="9576" w:type="dxa"/>
            <w:gridSpan w:val="4"/>
          </w:tcPr>
          <w:p w14:paraId="2B8403B5" w14:textId="77777777" w:rsidR="006954BB" w:rsidRDefault="006954BB" w:rsidP="00DE183E">
            <w:pPr>
              <w:pStyle w:val="Heading3"/>
              <w:spacing w:before="120" w:after="120" w:line="240" w:lineRule="auto"/>
              <w:jc w:val="center"/>
            </w:pPr>
            <w:bookmarkStart w:id="1771" w:name="_Toc162731412"/>
            <w:r>
              <w:t>10.3 Complex Solutions at Varying Copper Concentrations (moldm</w:t>
            </w:r>
            <w:r w:rsidRPr="00881589">
              <w:rPr>
                <w:vertAlign w:val="superscript"/>
              </w:rPr>
              <w:t>-3</w:t>
            </w:r>
            <w:r>
              <w:t>)</w:t>
            </w:r>
            <w:bookmarkEnd w:id="1771"/>
          </w:p>
        </w:tc>
      </w:tr>
      <w:tr w:rsidR="006954BB" w:rsidRPr="00325538" w14:paraId="5FF7150C" w14:textId="77777777" w:rsidTr="00DE183E">
        <w:tc>
          <w:tcPr>
            <w:tcW w:w="2394" w:type="dxa"/>
          </w:tcPr>
          <w:p w14:paraId="40F03D45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vent/Concentration</w:t>
            </w:r>
          </w:p>
        </w:tc>
        <w:tc>
          <w:tcPr>
            <w:tcW w:w="2394" w:type="dxa"/>
          </w:tcPr>
          <w:p w14:paraId="5B6B4680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0.025</w:t>
            </w:r>
            <w:r w:rsidR="00547712">
              <w:rPr>
                <w:b/>
                <w:bCs/>
              </w:rPr>
              <w:t xml:space="preserve"> </w:t>
            </w:r>
            <w:r w:rsidR="00547712" w:rsidRPr="00547712">
              <w:rPr>
                <w:b/>
                <w:bCs/>
              </w:rPr>
              <w:t>±</w:t>
            </w:r>
            <w:r w:rsidR="00547712">
              <w:rPr>
                <w:b/>
                <w:bCs/>
              </w:rPr>
              <w:t xml:space="preserve"> </w:t>
            </w:r>
            <w:r w:rsidR="00547712" w:rsidRPr="00547712">
              <w:rPr>
                <w:b/>
                <w:bCs/>
              </w:rPr>
              <w:t>1.65×10</w:t>
            </w:r>
            <w:r w:rsidR="00547712" w:rsidRPr="00547712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3D7C8374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0.05</w:t>
            </w:r>
            <w:r w:rsidR="00547712">
              <w:rPr>
                <w:b/>
                <w:bCs/>
              </w:rPr>
              <w:t xml:space="preserve">0 </w:t>
            </w:r>
            <w:r w:rsidR="00547712" w:rsidRPr="00547712">
              <w:rPr>
                <w:rFonts w:cs="Times New Roman"/>
                <w:b/>
                <w:bCs/>
              </w:rPr>
              <w:t xml:space="preserve">± </w:t>
            </w:r>
            <w:r w:rsidR="00547712" w:rsidRPr="00547712">
              <w:rPr>
                <w:b/>
                <w:bCs/>
              </w:rPr>
              <w:t>1.45</w:t>
            </w:r>
            <w:r w:rsidR="00547712" w:rsidRPr="00547712">
              <w:rPr>
                <w:rFonts w:cs="Times New Roman"/>
                <w:b/>
                <w:bCs/>
              </w:rPr>
              <w:t>×</w:t>
            </w:r>
            <w:r w:rsidR="00547712" w:rsidRPr="00547712">
              <w:rPr>
                <w:b/>
                <w:bCs/>
              </w:rPr>
              <w:t>10</w:t>
            </w:r>
            <w:r w:rsidR="00547712" w:rsidRPr="00547712">
              <w:rPr>
                <w:b/>
                <w:bCs/>
                <w:vertAlign w:val="superscript"/>
              </w:rPr>
              <w:t>-4</w:t>
            </w:r>
          </w:p>
        </w:tc>
        <w:tc>
          <w:tcPr>
            <w:tcW w:w="2394" w:type="dxa"/>
          </w:tcPr>
          <w:p w14:paraId="6CCBC2A5" w14:textId="77777777" w:rsidR="006954BB" w:rsidRPr="00325538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0.075</w:t>
            </w:r>
            <w:r w:rsidR="00547712">
              <w:rPr>
                <w:b/>
                <w:bCs/>
              </w:rPr>
              <w:t xml:space="preserve"> </w:t>
            </w:r>
            <w:r w:rsidR="00547712" w:rsidRPr="00547712">
              <w:rPr>
                <w:rFonts w:cs="Times New Roman"/>
                <w:b/>
                <w:bCs/>
              </w:rPr>
              <w:t>± 1.38×10</w:t>
            </w:r>
            <w:r w:rsidR="00547712" w:rsidRPr="00547712">
              <w:rPr>
                <w:rFonts w:cs="Times New Roman"/>
                <w:b/>
                <w:bCs/>
                <w:vertAlign w:val="superscript"/>
              </w:rPr>
              <w:t>-4</w:t>
            </w:r>
          </w:p>
        </w:tc>
      </w:tr>
      <w:tr w:rsidR="006954BB" w14:paraId="37E1F116" w14:textId="77777777" w:rsidTr="00DE183E">
        <w:tc>
          <w:tcPr>
            <w:tcW w:w="2394" w:type="dxa"/>
          </w:tcPr>
          <w:p w14:paraId="24EF56C9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2394" w:type="dxa"/>
          </w:tcPr>
          <w:p w14:paraId="0CE1264E" w14:textId="7484EA92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3487242D" w14:textId="5673BCC9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3F83A1C6" w14:textId="726110CA" w:rsidR="006954BB" w:rsidRDefault="006954BB" w:rsidP="00DE183E">
            <w:pPr>
              <w:spacing w:before="120" w:after="120" w:line="240" w:lineRule="auto"/>
              <w:jc w:val="center"/>
            </w:pPr>
          </w:p>
        </w:tc>
      </w:tr>
      <w:tr w:rsidR="006954BB" w14:paraId="2A87ED5B" w14:textId="77777777" w:rsidTr="00DE183E">
        <w:tc>
          <w:tcPr>
            <w:tcW w:w="2394" w:type="dxa"/>
          </w:tcPr>
          <w:p w14:paraId="71EAAFC2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2394" w:type="dxa"/>
          </w:tcPr>
          <w:p w14:paraId="53658C5A" w14:textId="69BB96D6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79C641AB" w14:textId="3A07246A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45D22951" w14:textId="496777F8" w:rsidR="006954BB" w:rsidRDefault="006954BB" w:rsidP="00DE183E">
            <w:pPr>
              <w:spacing w:before="120" w:after="120" w:line="240" w:lineRule="auto"/>
              <w:jc w:val="center"/>
            </w:pPr>
          </w:p>
        </w:tc>
      </w:tr>
      <w:tr w:rsidR="006954BB" w14:paraId="70A90C1C" w14:textId="77777777" w:rsidTr="00DE183E">
        <w:tc>
          <w:tcPr>
            <w:tcW w:w="2394" w:type="dxa"/>
          </w:tcPr>
          <w:p w14:paraId="3BA9893C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2394" w:type="dxa"/>
          </w:tcPr>
          <w:p w14:paraId="7202A014" w14:textId="173CA72B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69C424EF" w14:textId="66508D8E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24C9E6D4" w14:textId="0B55D005" w:rsidR="006954BB" w:rsidRDefault="006954BB" w:rsidP="00DE183E">
            <w:pPr>
              <w:spacing w:before="120" w:after="120" w:line="240" w:lineRule="auto"/>
              <w:jc w:val="center"/>
            </w:pPr>
          </w:p>
        </w:tc>
      </w:tr>
      <w:tr w:rsidR="006954BB" w14:paraId="6B8169D6" w14:textId="77777777" w:rsidTr="00DE183E">
        <w:tc>
          <w:tcPr>
            <w:tcW w:w="2394" w:type="dxa"/>
          </w:tcPr>
          <w:p w14:paraId="204277C0" w14:textId="77777777" w:rsidR="006954BB" w:rsidRPr="007F05C2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2394" w:type="dxa"/>
          </w:tcPr>
          <w:p w14:paraId="30F8B1AE" w14:textId="28030606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4FC52B23" w14:textId="5A74F6F0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5A14D021" w14:textId="5D621869" w:rsidR="006954BB" w:rsidRDefault="006954BB" w:rsidP="00DE183E">
            <w:pPr>
              <w:spacing w:before="120" w:after="120" w:line="240" w:lineRule="auto"/>
              <w:jc w:val="center"/>
            </w:pPr>
          </w:p>
        </w:tc>
      </w:tr>
      <w:tr w:rsidR="006954BB" w14:paraId="07A4D7FB" w14:textId="77777777" w:rsidTr="00DE183E">
        <w:tc>
          <w:tcPr>
            <w:tcW w:w="2394" w:type="dxa"/>
          </w:tcPr>
          <w:p w14:paraId="5EC62D81" w14:textId="77777777" w:rsidR="006954BB" w:rsidRDefault="006954BB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Methanol</w:t>
            </w:r>
          </w:p>
        </w:tc>
        <w:tc>
          <w:tcPr>
            <w:tcW w:w="2394" w:type="dxa"/>
          </w:tcPr>
          <w:p w14:paraId="73CC83F4" w14:textId="143B4277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07EF1C88" w14:textId="5D87ED3C" w:rsidR="006954BB" w:rsidRDefault="006954BB" w:rsidP="00DE183E">
            <w:pPr>
              <w:spacing w:before="120" w:after="120" w:line="240" w:lineRule="auto"/>
              <w:jc w:val="center"/>
            </w:pPr>
          </w:p>
        </w:tc>
        <w:tc>
          <w:tcPr>
            <w:tcW w:w="2394" w:type="dxa"/>
          </w:tcPr>
          <w:p w14:paraId="7B264EAA" w14:textId="4F84CE4C" w:rsidR="006954BB" w:rsidRDefault="006954BB" w:rsidP="00DE183E">
            <w:pPr>
              <w:spacing w:before="120" w:after="120" w:line="240" w:lineRule="auto"/>
              <w:jc w:val="center"/>
            </w:pPr>
          </w:p>
        </w:tc>
      </w:tr>
    </w:tbl>
    <w:p w14:paraId="11C27511" w14:textId="686B5AEE" w:rsidR="00F565C8" w:rsidRDefault="00CB5D7A" w:rsidP="00C72332">
      <w:bookmarkStart w:id="1772" w:name="_Toc161773984"/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813F8B2" wp14:editId="1EDF57EB">
                <wp:simplePos x="0" y="0"/>
                <wp:positionH relativeFrom="column">
                  <wp:posOffset>1</wp:posOffset>
                </wp:positionH>
                <wp:positionV relativeFrom="paragraph">
                  <wp:posOffset>48260</wp:posOffset>
                </wp:positionV>
                <wp:extent cx="5928360" cy="311150"/>
                <wp:effectExtent l="0" t="0" r="15240" b="12700"/>
                <wp:wrapNone/>
                <wp:docPr id="931529880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CD85E" w14:textId="5A858AB4" w:rsidR="006F2124" w:rsidRPr="006F2124" w:rsidRDefault="00FE1D2F">
                            <w:pPr>
                              <w:pStyle w:val="Caption"/>
                              <w:rPr>
                                <w:i/>
                                <w:iCs/>
                                <w:sz w:val="20"/>
                                <w:rPrChange w:id="1773" w:author="TIPS" w:date="2024-02-13T23:24:00Z">
                                  <w:rPr/>
                                </w:rPrChange>
                              </w:rPr>
                              <w:pPrChange w:id="1774" w:author="TIPS" w:date="2024-02-19T13:33:00Z">
                                <w:pPr/>
                              </w:pPrChange>
                            </w:pPr>
                            <w:ins w:id="1775" w:author="TIPS" w:date="2024-02-13T23:24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776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Tabl</w:t>
                              </w:r>
                            </w:ins>
                            <w:ins w:id="1777" w:author="TIPS" w:date="2024-02-19T13:33:00Z"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e</w:t>
                              </w:r>
                            </w:ins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778" w:author="TIPS" w:date="2024-02-13T23:24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779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:</w:t>
                              </w:r>
                            </w:ins>
                            <w:r w:rsidR="005531F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IE%</w:t>
                            </w:r>
                            <w:ins w:id="1780" w:author="TIPS" w:date="2024-02-13T23:24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781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 data for the complexed solutions for varying </w:t>
                              </w:r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copper concentration</w:t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782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 (moldm</w:t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vertAlign w:val="superscript"/>
                                  <w:rPrChange w:id="1783" w:author="TIPS" w:date="2024-02-13T23:24:00Z">
                                    <w:rPr>
                                      <w:b/>
                                      <w:bCs/>
                                      <w:vertAlign w:val="superscript"/>
                                    </w:rPr>
                                  </w:rPrChange>
                                </w:rPr>
                                <w:t>-3</w:t>
                              </w:r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784" w:author="TIPS" w:date="2024-02-13T23:24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>)</w:t>
                              </w:r>
                              <w:r w:rsidR="005531F3"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F8B2" id="Text Box 75" o:spid="_x0000_s1059" type="#_x0000_t202" style="position:absolute;margin-left:0;margin-top:3.8pt;width:466.8pt;height:24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">
                <v:textbox>
                  <w:txbxContent>
                    <w:p w14:paraId="06CCD85E" w14:textId="5A858AB4" w:rsidR="006F2124" w:rsidRPr="006F2124" w:rsidRDefault="00FE1D2F">
                      <w:pPr>
                        <w:pStyle w:val="Caption"/>
                        <w:rPr>
                          <w:i/>
                          <w:iCs/>
                          <w:sz w:val="20"/>
                          <w:rPrChange w:id="1785" w:author="TIPS" w:date="2024-02-13T23:24:00Z">
                            <w:rPr/>
                          </w:rPrChange>
                        </w:rPr>
                        <w:pPrChange w:id="1786" w:author="TIPS" w:date="2024-02-19T13:33:00Z">
                          <w:pPr/>
                        </w:pPrChange>
                      </w:pPr>
                      <w:ins w:id="1787" w:author="TIPS" w:date="2024-02-13T23:24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88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Tabl</w:t>
                        </w:r>
                      </w:ins>
                      <w:ins w:id="1789" w:author="TIPS" w:date="2024-02-19T13:33:00Z"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e</w:t>
                        </w:r>
                      </w:ins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790" w:author="TIPS" w:date="2024-02-13T23:24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91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:</w:t>
                        </w:r>
                      </w:ins>
                      <w:r w:rsidR="005531F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IE%</w:t>
                      </w:r>
                      <w:ins w:id="1792" w:author="TIPS" w:date="2024-02-13T23:24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93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 data for the complexed solutions for varying </w:t>
                        </w:r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copper concentration</w:t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94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 (moldm</w:t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vertAlign w:val="superscript"/>
                            <w:rPrChange w:id="1795" w:author="TIPS" w:date="2024-02-13T23:24:00Z">
                              <w:rPr>
                                <w:b/>
                                <w:bCs/>
                                <w:vertAlign w:val="superscript"/>
                              </w:rPr>
                            </w:rPrChange>
                          </w:rPr>
                          <w:t>-3</w:t>
                        </w:r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796" w:author="TIPS" w:date="2024-02-13T23:24:00Z">
                              <w:rPr>
                                <w:b/>
                                <w:bCs/>
                              </w:rPr>
                            </w:rPrChange>
                          </w:rPr>
                          <w:t>)</w:t>
                        </w:r>
                        <w:r w:rsidR="005531F3"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  <w:bookmarkEnd w:id="17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1134"/>
        <w:gridCol w:w="1133"/>
        <w:gridCol w:w="1133"/>
        <w:gridCol w:w="1078"/>
        <w:gridCol w:w="1078"/>
        <w:gridCol w:w="1078"/>
        <w:gridCol w:w="1078"/>
      </w:tblGrid>
      <w:tr w:rsidR="00F565C8" w14:paraId="0320B56D" w14:textId="77777777" w:rsidTr="00DE183E">
        <w:tc>
          <w:tcPr>
            <w:tcW w:w="9576" w:type="dxa"/>
            <w:gridSpan w:val="8"/>
          </w:tcPr>
          <w:p w14:paraId="6C11D4E1" w14:textId="77777777" w:rsidR="00F565C8" w:rsidRDefault="00F565C8" w:rsidP="00DE183E">
            <w:pPr>
              <w:pStyle w:val="Heading3"/>
              <w:spacing w:before="120" w:after="120" w:line="240" w:lineRule="auto"/>
              <w:jc w:val="center"/>
            </w:pPr>
            <w:bookmarkStart w:id="1797" w:name="_Toc162731413"/>
            <w:r>
              <w:t>10.4 Complex Solutions at Varying</w:t>
            </w:r>
            <w:r w:rsidRPr="00076337">
              <w:t xml:space="preserve"> </w:t>
            </w:r>
            <w:r w:rsidRPr="00881589">
              <w:t>Solution:Cu</w:t>
            </w:r>
            <w:r w:rsidRPr="00881589">
              <w:rPr>
                <w:vertAlign w:val="superscript"/>
              </w:rPr>
              <w:t>2+</w:t>
            </w:r>
            <w:r w:rsidRPr="00881589">
              <w:t xml:space="preserve"> Voluminal Ratio</w:t>
            </w:r>
            <w:r>
              <w:t>s (</w:t>
            </w:r>
            <w:r w:rsidR="00905E43">
              <w:t>cm</w:t>
            </w:r>
            <w:r w:rsidR="00905E43" w:rsidRPr="00905E43">
              <w:rPr>
                <w:vertAlign w:val="superscript"/>
              </w:rPr>
              <w:t>3</w:t>
            </w:r>
            <w:r>
              <w:t>)</w:t>
            </w:r>
            <w:bookmarkEnd w:id="1797"/>
          </w:p>
        </w:tc>
      </w:tr>
      <w:tr w:rsidR="00FF55CB" w:rsidRPr="00325538" w14:paraId="3FFC2369" w14:textId="77777777" w:rsidTr="00DE183E">
        <w:tc>
          <w:tcPr>
            <w:tcW w:w="1642" w:type="dxa"/>
          </w:tcPr>
          <w:p w14:paraId="18DCC97A" w14:textId="749029BC" w:rsidR="00F565C8" w:rsidRPr="0032553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 w:rsidRPr="00325538">
              <w:rPr>
                <w:b/>
                <w:bCs/>
              </w:rPr>
              <w:t>Sol</w:t>
            </w:r>
            <w:r>
              <w:rPr>
                <w:b/>
                <w:bCs/>
              </w:rPr>
              <w:t>vent/Ratio</w:t>
            </w:r>
          </w:p>
        </w:tc>
        <w:tc>
          <w:tcPr>
            <w:tcW w:w="1170" w:type="dxa"/>
          </w:tcPr>
          <w:p w14:paraId="692A0D9C" w14:textId="5315A345" w:rsidR="00F565C8" w:rsidRPr="0032553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10:10</w:t>
            </w:r>
          </w:p>
        </w:tc>
        <w:tc>
          <w:tcPr>
            <w:tcW w:w="1168" w:type="dxa"/>
          </w:tcPr>
          <w:p w14:paraId="0D5904AC" w14:textId="158DB86B" w:rsidR="00F565C8" w:rsidRPr="0032553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10:20</w:t>
            </w:r>
          </w:p>
        </w:tc>
        <w:tc>
          <w:tcPr>
            <w:tcW w:w="1168" w:type="dxa"/>
          </w:tcPr>
          <w:p w14:paraId="2B14FCA6" w14:textId="704FA3B3" w:rsidR="00F565C8" w:rsidRPr="0032553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1107" w:type="dxa"/>
          </w:tcPr>
          <w:p w14:paraId="5F2D2EB1" w14:textId="77777777" w:rsidR="00F565C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20:10</w:t>
            </w:r>
          </w:p>
        </w:tc>
        <w:tc>
          <w:tcPr>
            <w:tcW w:w="1107" w:type="dxa"/>
          </w:tcPr>
          <w:p w14:paraId="63651397" w14:textId="77777777" w:rsidR="00F565C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20:30</w:t>
            </w:r>
          </w:p>
        </w:tc>
        <w:tc>
          <w:tcPr>
            <w:tcW w:w="1107" w:type="dxa"/>
          </w:tcPr>
          <w:p w14:paraId="37AD7926" w14:textId="77777777" w:rsidR="00F565C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30:10</w:t>
            </w:r>
          </w:p>
        </w:tc>
        <w:tc>
          <w:tcPr>
            <w:tcW w:w="1107" w:type="dxa"/>
          </w:tcPr>
          <w:p w14:paraId="150D72DC" w14:textId="77777777" w:rsidR="00F565C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30:20</w:t>
            </w:r>
          </w:p>
        </w:tc>
      </w:tr>
      <w:tr w:rsidR="00FF55CB" w14:paraId="7859B461" w14:textId="77777777" w:rsidTr="00DE183E">
        <w:tc>
          <w:tcPr>
            <w:tcW w:w="1642" w:type="dxa"/>
          </w:tcPr>
          <w:p w14:paraId="46E7438B" w14:textId="77777777" w:rsidR="00F565C8" w:rsidRPr="007F05C2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Water</w:t>
            </w:r>
          </w:p>
        </w:tc>
        <w:tc>
          <w:tcPr>
            <w:tcW w:w="1170" w:type="dxa"/>
          </w:tcPr>
          <w:p w14:paraId="31170184" w14:textId="3A4DE988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5AA1EC82" w14:textId="04B1C9E1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10FB22FA" w14:textId="3F544EE5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D798BF1" w14:textId="38F05FC6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AFA5C18" w14:textId="516CAAF3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41ABB965" w14:textId="50E71181" w:rsidR="00F565C8" w:rsidRPr="00D17DBA" w:rsidRDefault="00F565C8" w:rsidP="00DE183E">
            <w:pPr>
              <w:spacing w:before="120" w:after="120" w:line="240" w:lineRule="auto"/>
              <w:jc w:val="center"/>
              <w:rPr>
                <w:highlight w:val="yellow"/>
              </w:rPr>
            </w:pPr>
          </w:p>
        </w:tc>
        <w:tc>
          <w:tcPr>
            <w:tcW w:w="1107" w:type="dxa"/>
          </w:tcPr>
          <w:p w14:paraId="73F425C4" w14:textId="4B976AEA" w:rsidR="00F565C8" w:rsidRPr="00D17DBA" w:rsidRDefault="00F565C8" w:rsidP="00DE183E">
            <w:pPr>
              <w:spacing w:before="120" w:after="120" w:line="240" w:lineRule="auto"/>
              <w:jc w:val="center"/>
              <w:rPr>
                <w:highlight w:val="yellow"/>
              </w:rPr>
            </w:pPr>
          </w:p>
        </w:tc>
      </w:tr>
      <w:tr w:rsidR="00FF55CB" w14:paraId="307EB060" w14:textId="77777777" w:rsidTr="00DE183E">
        <w:tc>
          <w:tcPr>
            <w:tcW w:w="1642" w:type="dxa"/>
          </w:tcPr>
          <w:p w14:paraId="2469E7E6" w14:textId="77777777" w:rsidR="00F565C8" w:rsidRPr="007F05C2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Ethanol</w:t>
            </w:r>
          </w:p>
        </w:tc>
        <w:tc>
          <w:tcPr>
            <w:tcW w:w="1170" w:type="dxa"/>
          </w:tcPr>
          <w:p w14:paraId="0DF2235F" w14:textId="76155E8F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1D43AB8F" w14:textId="36159C2E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481961B1" w14:textId="694EB3EE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10C5ADDA" w14:textId="2ED6608F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AAB42EA" w14:textId="32A63F47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6732BFC1" w14:textId="4F816902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20F34A86" w14:textId="0AED5FD0" w:rsidR="00F565C8" w:rsidRDefault="00F565C8" w:rsidP="00DE183E">
            <w:pPr>
              <w:spacing w:before="120" w:after="120" w:line="240" w:lineRule="auto"/>
              <w:jc w:val="center"/>
            </w:pPr>
          </w:p>
        </w:tc>
      </w:tr>
      <w:tr w:rsidR="00FF55CB" w14:paraId="1788801C" w14:textId="77777777" w:rsidTr="00DE183E">
        <w:tc>
          <w:tcPr>
            <w:tcW w:w="1642" w:type="dxa"/>
          </w:tcPr>
          <w:p w14:paraId="07412779" w14:textId="77777777" w:rsidR="00F565C8" w:rsidRPr="007F05C2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Methanol</w:t>
            </w:r>
          </w:p>
        </w:tc>
        <w:tc>
          <w:tcPr>
            <w:tcW w:w="1170" w:type="dxa"/>
          </w:tcPr>
          <w:p w14:paraId="69940334" w14:textId="2CD98997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6E4BCF35" w14:textId="3080203A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6D5924FA" w14:textId="3E6117A7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FEC8D6C" w14:textId="2DD53F8E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0FA32CB" w14:textId="68F3F4EA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197B3EF6" w14:textId="7207960A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282B1319" w14:textId="2813E017" w:rsidR="00F565C8" w:rsidRDefault="00F565C8" w:rsidP="00DE183E">
            <w:pPr>
              <w:spacing w:before="120" w:after="120" w:line="240" w:lineRule="auto"/>
              <w:jc w:val="center"/>
            </w:pPr>
          </w:p>
        </w:tc>
      </w:tr>
      <w:tr w:rsidR="00FF55CB" w14:paraId="0FF80A06" w14:textId="77777777" w:rsidTr="00DE183E">
        <w:tc>
          <w:tcPr>
            <w:tcW w:w="1642" w:type="dxa"/>
          </w:tcPr>
          <w:p w14:paraId="6AA78215" w14:textId="77777777" w:rsidR="00F565C8" w:rsidRPr="007F05C2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50% Ethanol</w:t>
            </w:r>
          </w:p>
        </w:tc>
        <w:tc>
          <w:tcPr>
            <w:tcW w:w="1170" w:type="dxa"/>
          </w:tcPr>
          <w:p w14:paraId="373641E6" w14:textId="0EC35FCD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378AE3AE" w14:textId="6DD13AA3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664D5CDB" w14:textId="0C191D68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40F024CF" w14:textId="58B24752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57C0FE93" w14:textId="3B76D410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21F34464" w14:textId="1D6B610C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C9374E4" w14:textId="1D889FE9" w:rsidR="00F565C8" w:rsidRDefault="00F565C8" w:rsidP="00DE183E">
            <w:pPr>
              <w:spacing w:before="120" w:after="120" w:line="240" w:lineRule="auto"/>
              <w:jc w:val="center"/>
            </w:pPr>
          </w:p>
        </w:tc>
      </w:tr>
      <w:tr w:rsidR="00FF55CB" w14:paraId="5ADF09BA" w14:textId="77777777" w:rsidTr="00DE183E">
        <w:tc>
          <w:tcPr>
            <w:tcW w:w="1642" w:type="dxa"/>
          </w:tcPr>
          <w:p w14:paraId="39A54EB0" w14:textId="00B2FC2A" w:rsidR="00F565C8" w:rsidRDefault="00F565C8" w:rsidP="00DE183E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50% Methanol</w:t>
            </w:r>
          </w:p>
        </w:tc>
        <w:tc>
          <w:tcPr>
            <w:tcW w:w="1170" w:type="dxa"/>
          </w:tcPr>
          <w:p w14:paraId="15C88CDB" w14:textId="783EF431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49D07C02" w14:textId="222AE8E6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68" w:type="dxa"/>
          </w:tcPr>
          <w:p w14:paraId="5E323962" w14:textId="63358503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47D04A94" w14:textId="173CAC8B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1CC9F1C6" w14:textId="0DB40BEB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0A4D02E3" w14:textId="4F39EB6B" w:rsidR="00F565C8" w:rsidRDefault="00F565C8" w:rsidP="00DE183E">
            <w:pPr>
              <w:spacing w:before="120" w:after="120" w:line="240" w:lineRule="auto"/>
              <w:jc w:val="center"/>
            </w:pPr>
          </w:p>
        </w:tc>
        <w:tc>
          <w:tcPr>
            <w:tcW w:w="1107" w:type="dxa"/>
          </w:tcPr>
          <w:p w14:paraId="47747CA8" w14:textId="7C0958C9" w:rsidR="00F565C8" w:rsidRDefault="00F565C8" w:rsidP="00DE183E">
            <w:pPr>
              <w:spacing w:before="120" w:after="120" w:line="240" w:lineRule="auto"/>
              <w:jc w:val="center"/>
            </w:pPr>
          </w:p>
        </w:tc>
      </w:tr>
    </w:tbl>
    <w:p w14:paraId="39851676" w14:textId="6D809393" w:rsidR="003C50EA" w:rsidRDefault="006C2EF6" w:rsidP="00C72332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138CEAF" wp14:editId="679C39EF">
                <wp:simplePos x="0" y="0"/>
                <wp:positionH relativeFrom="column">
                  <wp:posOffset>0</wp:posOffset>
                </wp:positionH>
                <wp:positionV relativeFrom="paragraph">
                  <wp:posOffset>48260</wp:posOffset>
                </wp:positionV>
                <wp:extent cx="5935980" cy="311150"/>
                <wp:effectExtent l="0" t="0" r="26670" b="12700"/>
                <wp:wrapNone/>
                <wp:docPr id="5055457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76289" w14:textId="40BFBE29" w:rsidR="005531F3" w:rsidRPr="00A268B6" w:rsidRDefault="005531F3" w:rsidP="00F565C8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18</w:t>
                            </w:r>
                            <w:r w:rsidR="00FE1D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 for varying voluminal ratios (</w:t>
                            </w:r>
                            <w:r w:rsidR="00905E4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905E43" w:rsidRPr="00EC5C3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6D1BE354" w14:textId="77777777" w:rsidR="005531F3" w:rsidRDefault="005531F3" w:rsidP="00F565C8">
                            <w:pPr>
                              <w:pStyle w:val="Caption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8CEAF" id="Text Box 76" o:spid="_x0000_s1060" type="#_x0000_t202" style="position:absolute;margin-left:0;margin-top:3.8pt;width:467.4pt;height:24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">
                <v:textbox>
                  <w:txbxContent>
                    <w:p w14:paraId="25C76289" w14:textId="40BFBE29" w:rsidR="005531F3" w:rsidRPr="00A268B6" w:rsidRDefault="005531F3" w:rsidP="00F565C8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</w:pP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18</w:t>
                      </w:r>
                      <w:r w:rsidR="00FE1D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 for varying voluminal ratios (</w:t>
                      </w:r>
                      <w:r w:rsidR="00905E4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905E43" w:rsidRPr="00EC5C3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).</w:t>
                      </w:r>
                    </w:p>
                    <w:p w14:paraId="6D1BE354" w14:textId="77777777" w:rsidR="005531F3" w:rsidRDefault="005531F3" w:rsidP="00F565C8">
                      <w:pPr>
                        <w:pStyle w:val="Caption"/>
                        <w:rPr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7"/>
        <w:gridCol w:w="2803"/>
        <w:gridCol w:w="1535"/>
        <w:gridCol w:w="1533"/>
        <w:gridCol w:w="1532"/>
      </w:tblGrid>
      <w:tr w:rsidR="004B062F" w14:paraId="4C28E0CB" w14:textId="77777777" w:rsidTr="0049563D">
        <w:tc>
          <w:tcPr>
            <w:tcW w:w="5000" w:type="pct"/>
            <w:gridSpan w:val="5"/>
          </w:tcPr>
          <w:p w14:paraId="6322E144" w14:textId="5248B253" w:rsidR="004B062F" w:rsidRDefault="00052270" w:rsidP="0049563D">
            <w:pPr>
              <w:pStyle w:val="Heading3"/>
              <w:spacing w:before="120" w:after="120" w:line="240" w:lineRule="auto"/>
              <w:jc w:val="center"/>
            </w:pPr>
            <w:bookmarkStart w:id="1798" w:name="_Toc162731414"/>
            <w:r>
              <w:t>10</w:t>
            </w:r>
            <w:ins w:id="1799" w:author="TIPS" w:date="2024-02-19T22:17:00Z">
              <w:r w:rsidR="004B062F">
                <w:t>.</w:t>
              </w:r>
            </w:ins>
            <w:r w:rsidR="004B062F">
              <w:t>5</w:t>
            </w:r>
            <w:del w:id="1800" w:author="TIPS" w:date="2024-02-13T23:32:00Z">
              <w:r w:rsidR="004B062F" w:rsidDel="00DD6EC6">
                <w:delText>3</w:delText>
              </w:r>
            </w:del>
            <w:r w:rsidR="004B062F">
              <w:t xml:space="preserve"> Complex Solutions at Varying</w:t>
            </w:r>
            <w:r w:rsidR="004B062F" w:rsidRPr="00076337">
              <w:t xml:space="preserve"> </w:t>
            </w:r>
            <w:r w:rsidR="004B062F">
              <w:t>pH</w:t>
            </w:r>
            <w:r w:rsidR="004B062F" w:rsidRPr="00FE1D2F">
              <w:rPr>
                <w:rPrChange w:id="1801" w:author="TIPS" w:date="2024-02-13T23:26:00Z">
                  <w:rPr>
                    <w:b w:val="0"/>
                    <w:bCs w:val="0"/>
                    <w:color w:val="auto"/>
                    <w:szCs w:val="25"/>
                    <w:u w:val="single"/>
                  </w:rPr>
                </w:rPrChange>
              </w:rPr>
              <w:t xml:space="preserve"> </w:t>
            </w:r>
            <w:r w:rsidR="004B062F">
              <w:t xml:space="preserve">and PPP Mass </w:t>
            </w:r>
            <w:r w:rsidR="004B062F" w:rsidRPr="006867F6">
              <w:t>(± 0.001)</w:t>
            </w:r>
            <w:r w:rsidR="004B062F">
              <w:t xml:space="preserve"> </w:t>
            </w:r>
            <w:ins w:id="1802" w:author="TIPS" w:date="2024-02-13T23:12:00Z">
              <w:r w:rsidR="004B062F">
                <w:t>(g)</w:t>
              </w:r>
            </w:ins>
            <w:bookmarkEnd w:id="1798"/>
          </w:p>
        </w:tc>
      </w:tr>
      <w:tr w:rsidR="004B062F" w14:paraId="21BDE9C5" w14:textId="77777777" w:rsidTr="0049563D">
        <w:tc>
          <w:tcPr>
            <w:tcW w:w="1041" w:type="pct"/>
          </w:tcPr>
          <w:p w14:paraId="5744A596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1499" w:type="pct"/>
          </w:tcPr>
          <w:p w14:paraId="7F913D29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803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1804" w:author="TIPS" w:date="2024-02-13T23:29:00Z">
              <w:r>
                <w:rPr>
                  <w:b/>
                  <w:bCs/>
                </w:rPr>
                <w:t>/</w:t>
              </w:r>
            </w:ins>
            <w:r>
              <w:rPr>
                <w:b/>
                <w:bCs/>
              </w:rPr>
              <w:t>Mass</w:t>
            </w:r>
          </w:p>
        </w:tc>
        <w:tc>
          <w:tcPr>
            <w:tcW w:w="821" w:type="pct"/>
          </w:tcPr>
          <w:p w14:paraId="01E44DA7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805" w:author="TIPS" w:date="2024-02-13T23:12:00Z">
              <w:r>
                <w:rPr>
                  <w:b/>
                  <w:bCs/>
                </w:rPr>
                <w:t>0.0</w:t>
              </w:r>
            </w:ins>
            <w:r>
              <w:rPr>
                <w:b/>
                <w:bCs/>
              </w:rPr>
              <w:t>25</w:t>
            </w:r>
          </w:p>
        </w:tc>
        <w:tc>
          <w:tcPr>
            <w:tcW w:w="820" w:type="pct"/>
          </w:tcPr>
          <w:p w14:paraId="2E83A79B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ins w:id="1806" w:author="TIPS" w:date="2024-02-13T23:26:00Z"/>
                <w:b/>
                <w:bCs/>
              </w:rPr>
            </w:pPr>
            <w:ins w:id="1807" w:author="TIPS" w:date="2024-02-13T23:12:00Z">
              <w:r>
                <w:rPr>
                  <w:b/>
                  <w:bCs/>
                </w:rPr>
                <w:t>0.05</w:t>
              </w:r>
            </w:ins>
            <w:r>
              <w:rPr>
                <w:b/>
                <w:bCs/>
              </w:rPr>
              <w:t>0</w:t>
            </w:r>
          </w:p>
        </w:tc>
        <w:tc>
          <w:tcPr>
            <w:tcW w:w="819" w:type="pct"/>
          </w:tcPr>
          <w:p w14:paraId="0BC1B809" w14:textId="77777777" w:rsidR="004B062F" w:rsidRPr="00325538" w:rsidRDefault="004B062F" w:rsidP="0049563D">
            <w:pPr>
              <w:spacing w:before="120" w:after="120" w:line="240" w:lineRule="auto"/>
              <w:jc w:val="center"/>
              <w:rPr>
                <w:ins w:id="1808" w:author="TIPS" w:date="2024-02-13T23:26:00Z"/>
                <w:b/>
                <w:bCs/>
              </w:rPr>
            </w:pPr>
            <w:ins w:id="1809" w:author="TIPS" w:date="2024-02-13T23:12:00Z">
              <w:r>
                <w:rPr>
                  <w:b/>
                  <w:bCs/>
                </w:rPr>
                <w:t>0.0</w:t>
              </w:r>
            </w:ins>
            <w:r>
              <w:rPr>
                <w:b/>
                <w:bCs/>
              </w:rPr>
              <w:t>7</w:t>
            </w:r>
            <w:ins w:id="1810" w:author="TIPS" w:date="2024-02-13T23:12:00Z">
              <w:r>
                <w:rPr>
                  <w:b/>
                  <w:bCs/>
                </w:rPr>
                <w:t>5</w:t>
              </w:r>
            </w:ins>
          </w:p>
        </w:tc>
      </w:tr>
      <w:tr w:rsidR="004B062F" w14:paraId="02E2D940" w14:textId="77777777" w:rsidTr="0049563D">
        <w:tc>
          <w:tcPr>
            <w:tcW w:w="1041" w:type="pct"/>
            <w:vMerge w:val="restart"/>
            <w:vAlign w:val="center"/>
          </w:tcPr>
          <w:p w14:paraId="0DBDDC66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499" w:type="pct"/>
          </w:tcPr>
          <w:p w14:paraId="47BCE083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ins w:id="1811" w:author="TIPS" w:date="2024-02-13T23:26:00Z"/>
                <w:b/>
                <w:bCs/>
              </w:rPr>
            </w:pPr>
            <w:ins w:id="1812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821" w:type="pct"/>
          </w:tcPr>
          <w:p w14:paraId="33FDE8EB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13" w:author="TIPS" w:date="2024-02-13T23:26:00Z"/>
              </w:rPr>
            </w:pPr>
          </w:p>
        </w:tc>
        <w:tc>
          <w:tcPr>
            <w:tcW w:w="820" w:type="pct"/>
          </w:tcPr>
          <w:p w14:paraId="2EDD455B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14" w:author="TIPS" w:date="2024-02-13T23:26:00Z"/>
              </w:rPr>
            </w:pPr>
          </w:p>
        </w:tc>
        <w:tc>
          <w:tcPr>
            <w:tcW w:w="819" w:type="pct"/>
          </w:tcPr>
          <w:p w14:paraId="79BA808F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15" w:author="TIPS" w:date="2024-02-13T23:26:00Z"/>
              </w:rPr>
            </w:pPr>
          </w:p>
        </w:tc>
      </w:tr>
      <w:tr w:rsidR="004B062F" w14:paraId="74A5BD35" w14:textId="77777777" w:rsidTr="0049563D">
        <w:tc>
          <w:tcPr>
            <w:tcW w:w="1041" w:type="pct"/>
            <w:vMerge/>
            <w:vAlign w:val="center"/>
          </w:tcPr>
          <w:p w14:paraId="53B523EC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672FED00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ins w:id="1816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817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821" w:type="pct"/>
          </w:tcPr>
          <w:p w14:paraId="34A408CB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18" w:author="TIPS" w:date="2024-02-13T23:26:00Z"/>
              </w:rPr>
            </w:pPr>
          </w:p>
        </w:tc>
        <w:tc>
          <w:tcPr>
            <w:tcW w:w="820" w:type="pct"/>
          </w:tcPr>
          <w:p w14:paraId="13F22DE3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19" w:author="TIPS" w:date="2024-02-13T23:26:00Z"/>
              </w:rPr>
            </w:pPr>
          </w:p>
        </w:tc>
        <w:tc>
          <w:tcPr>
            <w:tcW w:w="819" w:type="pct"/>
          </w:tcPr>
          <w:p w14:paraId="4CD724A5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20" w:author="TIPS" w:date="2024-02-13T23:26:00Z"/>
              </w:rPr>
            </w:pPr>
          </w:p>
        </w:tc>
      </w:tr>
      <w:tr w:rsidR="004B062F" w14:paraId="3621632A" w14:textId="77777777" w:rsidTr="0049563D">
        <w:tc>
          <w:tcPr>
            <w:tcW w:w="1041" w:type="pct"/>
            <w:vMerge w:val="restart"/>
            <w:vAlign w:val="center"/>
          </w:tcPr>
          <w:p w14:paraId="15589058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99" w:type="pct"/>
          </w:tcPr>
          <w:p w14:paraId="01A63DA4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ins w:id="1821" w:author="TIPS" w:date="2024-02-13T23:26:00Z"/>
                <w:b/>
                <w:bCs/>
              </w:rPr>
            </w:pPr>
            <w:ins w:id="1822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821" w:type="pct"/>
          </w:tcPr>
          <w:p w14:paraId="61975C7F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23" w:author="TIPS" w:date="2024-02-13T23:26:00Z"/>
              </w:rPr>
            </w:pPr>
          </w:p>
        </w:tc>
        <w:tc>
          <w:tcPr>
            <w:tcW w:w="820" w:type="pct"/>
          </w:tcPr>
          <w:p w14:paraId="06C45C84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24" w:author="TIPS" w:date="2024-02-13T23:26:00Z"/>
              </w:rPr>
            </w:pPr>
          </w:p>
        </w:tc>
        <w:tc>
          <w:tcPr>
            <w:tcW w:w="819" w:type="pct"/>
          </w:tcPr>
          <w:p w14:paraId="361DF3DE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25" w:author="TIPS" w:date="2024-02-13T23:26:00Z"/>
              </w:rPr>
            </w:pPr>
          </w:p>
        </w:tc>
      </w:tr>
      <w:tr w:rsidR="004B062F" w14:paraId="05F93CAB" w14:textId="77777777" w:rsidTr="0049563D">
        <w:tc>
          <w:tcPr>
            <w:tcW w:w="1041" w:type="pct"/>
            <w:vMerge/>
            <w:vAlign w:val="center"/>
          </w:tcPr>
          <w:p w14:paraId="39E62217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1499" w:type="pct"/>
          </w:tcPr>
          <w:p w14:paraId="4CB6B268" w14:textId="77777777" w:rsidR="004B062F" w:rsidRPr="007F05C2" w:rsidRDefault="004B062F" w:rsidP="0049563D">
            <w:pPr>
              <w:spacing w:before="120" w:after="120" w:line="240" w:lineRule="auto"/>
              <w:jc w:val="center"/>
              <w:rPr>
                <w:ins w:id="1826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827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821" w:type="pct"/>
          </w:tcPr>
          <w:p w14:paraId="17E728C2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28" w:author="TIPS" w:date="2024-02-13T23:26:00Z"/>
              </w:rPr>
            </w:pPr>
          </w:p>
        </w:tc>
        <w:tc>
          <w:tcPr>
            <w:tcW w:w="820" w:type="pct"/>
          </w:tcPr>
          <w:p w14:paraId="1A136050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29" w:author="TIPS" w:date="2024-02-13T23:26:00Z"/>
              </w:rPr>
            </w:pPr>
          </w:p>
        </w:tc>
        <w:tc>
          <w:tcPr>
            <w:tcW w:w="819" w:type="pct"/>
          </w:tcPr>
          <w:p w14:paraId="74629BA0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30" w:author="TIPS" w:date="2024-02-13T23:26:00Z"/>
              </w:rPr>
            </w:pPr>
          </w:p>
        </w:tc>
      </w:tr>
      <w:tr w:rsidR="004B062F" w14:paraId="257D1D29" w14:textId="77777777" w:rsidTr="0049563D">
        <w:tc>
          <w:tcPr>
            <w:tcW w:w="1041" w:type="pct"/>
            <w:vMerge w:val="restart"/>
            <w:vAlign w:val="center"/>
          </w:tcPr>
          <w:p w14:paraId="45992332" w14:textId="77777777" w:rsidR="004B062F" w:rsidRPr="002C02EF" w:rsidRDefault="004B062F" w:rsidP="0049563D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1499" w:type="pct"/>
          </w:tcPr>
          <w:p w14:paraId="1EE7FC0C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31" w:author="TIPS" w:date="2024-02-13T23:26:00Z"/>
                <w:b/>
                <w:bCs/>
              </w:rPr>
            </w:pPr>
            <w:ins w:id="1832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821" w:type="pct"/>
          </w:tcPr>
          <w:p w14:paraId="44BD2BC1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33" w:author="TIPS" w:date="2024-02-13T23:26:00Z"/>
              </w:rPr>
            </w:pPr>
          </w:p>
        </w:tc>
        <w:tc>
          <w:tcPr>
            <w:tcW w:w="820" w:type="pct"/>
          </w:tcPr>
          <w:p w14:paraId="28446B53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34" w:author="TIPS" w:date="2024-02-13T23:26:00Z"/>
              </w:rPr>
            </w:pPr>
          </w:p>
        </w:tc>
        <w:tc>
          <w:tcPr>
            <w:tcW w:w="819" w:type="pct"/>
          </w:tcPr>
          <w:p w14:paraId="63D60B51" w14:textId="77777777" w:rsidR="004B062F" w:rsidRDefault="004B062F" w:rsidP="0049563D">
            <w:pPr>
              <w:spacing w:before="120" w:after="120" w:line="240" w:lineRule="auto"/>
              <w:jc w:val="center"/>
              <w:rPr>
                <w:ins w:id="1835" w:author="TIPS" w:date="2024-02-13T23:26:00Z"/>
              </w:rPr>
            </w:pPr>
          </w:p>
        </w:tc>
      </w:tr>
      <w:tr w:rsidR="004B062F" w14:paraId="31EE2E83" w14:textId="77777777" w:rsidTr="0049563D">
        <w:tc>
          <w:tcPr>
            <w:tcW w:w="1041" w:type="pct"/>
            <w:vMerge/>
          </w:tcPr>
          <w:p w14:paraId="4BD4759A" w14:textId="77777777" w:rsidR="004B062F" w:rsidRDefault="004B062F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1499" w:type="pct"/>
          </w:tcPr>
          <w:p w14:paraId="30B06844" w14:textId="77777777" w:rsidR="004B062F" w:rsidRDefault="004B062F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836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821" w:type="pct"/>
          </w:tcPr>
          <w:p w14:paraId="7A9CD1F1" w14:textId="77777777" w:rsidR="004B062F" w:rsidRDefault="004B062F" w:rsidP="0049563D">
            <w:pPr>
              <w:spacing w:before="120" w:after="120" w:line="240" w:lineRule="auto"/>
              <w:jc w:val="center"/>
            </w:pPr>
          </w:p>
        </w:tc>
        <w:tc>
          <w:tcPr>
            <w:tcW w:w="820" w:type="pct"/>
          </w:tcPr>
          <w:p w14:paraId="6D2EF133" w14:textId="77777777" w:rsidR="004B062F" w:rsidRDefault="004B062F" w:rsidP="0049563D">
            <w:pPr>
              <w:spacing w:before="120" w:after="120" w:line="240" w:lineRule="auto"/>
              <w:jc w:val="center"/>
            </w:pPr>
          </w:p>
        </w:tc>
        <w:tc>
          <w:tcPr>
            <w:tcW w:w="819" w:type="pct"/>
          </w:tcPr>
          <w:p w14:paraId="3CE82C09" w14:textId="77777777" w:rsidR="004B062F" w:rsidRDefault="004B062F" w:rsidP="0049563D">
            <w:pPr>
              <w:spacing w:before="120" w:after="120" w:line="240" w:lineRule="auto"/>
              <w:jc w:val="center"/>
            </w:pPr>
          </w:p>
        </w:tc>
      </w:tr>
    </w:tbl>
    <w:p w14:paraId="41BB8A4E" w14:textId="601B00EC" w:rsidR="003C50EA" w:rsidRDefault="00CB5D7A" w:rsidP="00C72332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F37B664" wp14:editId="21141635">
                <wp:simplePos x="0" y="0"/>
                <wp:positionH relativeFrom="column">
                  <wp:posOffset>0</wp:posOffset>
                </wp:positionH>
                <wp:positionV relativeFrom="paragraph">
                  <wp:posOffset>77470</wp:posOffset>
                </wp:positionV>
                <wp:extent cx="5935980" cy="311150"/>
                <wp:effectExtent l="0" t="0" r="26670" b="12700"/>
                <wp:wrapNone/>
                <wp:docPr id="541224185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A963F" w14:textId="4C6329BA" w:rsidR="004B062F" w:rsidRPr="00927882" w:rsidRDefault="004B062F">
                            <w:pPr>
                              <w:pStyle w:val="Caption"/>
                              <w:rPr>
                                <w:noProof/>
                                <w:rPrChange w:id="1837" w:author="TIPS" w:date="2024-02-13T23:31:00Z">
                                  <w:rPr/>
                                </w:rPrChange>
                              </w:rPr>
                              <w:pPrChange w:id="1838" w:author="TIPS" w:date="2024-02-13T23:31:00Z">
                                <w:pPr/>
                              </w:pPrChange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</w:t>
                            </w:r>
                            <w:r w:rsidRPr="004B062F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839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840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</w:ins>
                            <w:r w:rsidR="000C3BD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="000C3BD3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</w:t>
                            </w:r>
                            <w:r w:rsidR="000C3BD3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for</w:t>
                            </w:r>
                            <w:ins w:id="1841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varying 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pH and PPP mass</w:t>
                            </w:r>
                            <w:ins w:id="1842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g</w:t>
                            </w:r>
                            <w:ins w:id="1843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>).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14" o:spid="_x0000_s1061" type="#_x0000_t202" style="position:absolute;margin-left:0;margin-top:6.1pt;width:467.4pt;height:24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">
                <v:textbox>
                  <w:txbxContent>
                    <w:p w14:paraId="1B0A963F" w14:textId="4C6329BA" w:rsidR="004B062F" w:rsidRPr="00927882" w:rsidRDefault="004B062F">
                      <w:pPr>
                        <w:pStyle w:val="Caption"/>
                        <w:rPr>
                          <w:noProof/>
                          <w:rPrChange w:id="1844" w:author="TIPS" w:date="2024-02-13T23:31:00Z">
                            <w:rPr/>
                          </w:rPrChange>
                        </w:rPr>
                        <w:pPrChange w:id="1845" w:author="TIPS" w:date="2024-02-13T23:31:00Z">
                          <w:pPr/>
                        </w:pPrChange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Table </w:t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19</w:t>
                      </w:r>
                      <w:r w:rsidRPr="004B062F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846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847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</w:ins>
                      <w:r w:rsidR="000C3BD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="000C3BD3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</w:t>
                      </w:r>
                      <w:r w:rsidR="000C3BD3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for</w:t>
                      </w:r>
                      <w:ins w:id="1848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varying 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pH and PPP mass</w:t>
                      </w:r>
                      <w:ins w:id="1849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(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g</w:t>
                      </w:r>
                      <w:ins w:id="1850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>).</w:t>
                        </w:r>
                      </w:ins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79"/>
        <w:gridCol w:w="1693"/>
        <w:gridCol w:w="926"/>
        <w:gridCol w:w="926"/>
        <w:gridCol w:w="928"/>
        <w:gridCol w:w="926"/>
        <w:gridCol w:w="926"/>
        <w:gridCol w:w="924"/>
        <w:gridCol w:w="922"/>
      </w:tblGrid>
      <w:tr w:rsidR="00975FAB" w14:paraId="2D5BC35C" w14:textId="70148329" w:rsidTr="00975FAB">
        <w:tc>
          <w:tcPr>
            <w:tcW w:w="5000" w:type="pct"/>
            <w:gridSpan w:val="9"/>
          </w:tcPr>
          <w:p w14:paraId="5DF8B6B3" w14:textId="6ADA1D4B" w:rsidR="00975FAB" w:rsidRDefault="00975FAB" w:rsidP="0049563D">
            <w:pPr>
              <w:pStyle w:val="Heading3"/>
              <w:spacing w:before="120" w:after="120" w:line="240" w:lineRule="auto"/>
              <w:jc w:val="center"/>
            </w:pPr>
            <w:bookmarkStart w:id="1851" w:name="_Toc162731415"/>
            <w:r>
              <w:t>10</w:t>
            </w:r>
            <w:ins w:id="1852" w:author="TIPS" w:date="2024-02-19T22:17:00Z">
              <w:r>
                <w:t>.</w:t>
              </w:r>
            </w:ins>
            <w:r>
              <w:t>6</w:t>
            </w:r>
            <w:del w:id="1853" w:author="TIPS" w:date="2024-02-13T23:32:00Z">
              <w:r w:rsidDel="00DD6EC6">
                <w:delText>3</w:delText>
              </w:r>
            </w:del>
            <w:r>
              <w:t xml:space="preserve"> Complex Solutions at Varying</w:t>
            </w:r>
            <w:r w:rsidRPr="00076337">
              <w:t xml:space="preserve"> </w:t>
            </w:r>
            <w:r>
              <w:t>pH</w:t>
            </w:r>
            <w:r w:rsidRPr="00FE1D2F">
              <w:rPr>
                <w:rPrChange w:id="1854" w:author="TIPS" w:date="2024-02-13T23:26:00Z">
                  <w:rPr>
                    <w:b w:val="0"/>
                    <w:bCs w:val="0"/>
                    <w:color w:val="auto"/>
                    <w:szCs w:val="25"/>
                    <w:u w:val="single"/>
                  </w:rPr>
                </w:rPrChange>
              </w:rPr>
              <w:t xml:space="preserve"> </w:t>
            </w:r>
            <w:r>
              <w:t xml:space="preserve">and </w:t>
            </w:r>
            <w:r w:rsidRPr="00881589">
              <w:t>Voluminal Ratio</w:t>
            </w:r>
            <w:r>
              <w:t>s (cm</w:t>
            </w:r>
            <w:r w:rsidRPr="00905E43">
              <w:rPr>
                <w:vertAlign w:val="superscript"/>
              </w:rPr>
              <w:t>3</w:t>
            </w:r>
            <w:r>
              <w:t>)</w:t>
            </w:r>
            <w:bookmarkEnd w:id="1851"/>
          </w:p>
        </w:tc>
      </w:tr>
      <w:tr w:rsidR="00975FAB" w14:paraId="65591362" w14:textId="34674B62" w:rsidTr="00975FAB">
        <w:tc>
          <w:tcPr>
            <w:tcW w:w="631" w:type="pct"/>
          </w:tcPr>
          <w:p w14:paraId="34627039" w14:textId="77777777" w:rsidR="00975FAB" w:rsidRPr="00325538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</w:t>
            </w:r>
          </w:p>
        </w:tc>
        <w:tc>
          <w:tcPr>
            <w:tcW w:w="906" w:type="pct"/>
          </w:tcPr>
          <w:p w14:paraId="3F77FF57" w14:textId="7E1A4ABC" w:rsidR="00975FAB" w:rsidRPr="00325538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ins w:id="1855" w:author="TIPS" w:date="2024-02-13T23:26:00Z">
              <w:r w:rsidRPr="00325538">
                <w:rPr>
                  <w:b/>
                  <w:bCs/>
                </w:rPr>
                <w:t>Sol</w:t>
              </w:r>
              <w:r>
                <w:rPr>
                  <w:b/>
                  <w:bCs/>
                </w:rPr>
                <w:t>vent</w:t>
              </w:r>
            </w:ins>
            <w:ins w:id="1856" w:author="TIPS" w:date="2024-02-13T23:29:00Z">
              <w:r>
                <w:rPr>
                  <w:b/>
                  <w:bCs/>
                </w:rPr>
                <w:t>/</w:t>
              </w:r>
            </w:ins>
            <w:r>
              <w:rPr>
                <w:b/>
                <w:bCs/>
              </w:rPr>
              <w:t>Ratio</w:t>
            </w:r>
          </w:p>
        </w:tc>
        <w:tc>
          <w:tcPr>
            <w:tcW w:w="495" w:type="pct"/>
          </w:tcPr>
          <w:p w14:paraId="798B9521" w14:textId="098A821A" w:rsidR="00975FAB" w:rsidRPr="00325538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10:10</w:t>
            </w:r>
          </w:p>
        </w:tc>
        <w:tc>
          <w:tcPr>
            <w:tcW w:w="495" w:type="pct"/>
          </w:tcPr>
          <w:p w14:paraId="7AE4FBBC" w14:textId="24817969" w:rsidR="00975FAB" w:rsidRPr="00325538" w:rsidRDefault="00975FAB" w:rsidP="00975FAB">
            <w:pPr>
              <w:spacing w:before="120" w:after="120" w:line="240" w:lineRule="auto"/>
              <w:jc w:val="center"/>
              <w:rPr>
                <w:ins w:id="1857" w:author="TIPS" w:date="2024-02-13T23:26:00Z"/>
                <w:b/>
                <w:bCs/>
              </w:rPr>
            </w:pPr>
            <w:r>
              <w:rPr>
                <w:b/>
                <w:bCs/>
              </w:rPr>
              <w:t>10:20</w:t>
            </w:r>
          </w:p>
        </w:tc>
        <w:tc>
          <w:tcPr>
            <w:tcW w:w="496" w:type="pct"/>
          </w:tcPr>
          <w:p w14:paraId="3D9A591A" w14:textId="33DEBA36" w:rsidR="00975FAB" w:rsidRPr="00325538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495" w:type="pct"/>
          </w:tcPr>
          <w:p w14:paraId="03877D9D" w14:textId="029A7560" w:rsidR="00975FAB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20:10</w:t>
            </w:r>
          </w:p>
        </w:tc>
        <w:tc>
          <w:tcPr>
            <w:tcW w:w="495" w:type="pct"/>
          </w:tcPr>
          <w:p w14:paraId="6A1C987A" w14:textId="7A95897C" w:rsidR="00975FAB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20:30</w:t>
            </w:r>
          </w:p>
        </w:tc>
        <w:tc>
          <w:tcPr>
            <w:tcW w:w="494" w:type="pct"/>
          </w:tcPr>
          <w:p w14:paraId="5FDA2844" w14:textId="55C8614B" w:rsidR="00975FAB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30:10</w:t>
            </w:r>
          </w:p>
        </w:tc>
        <w:tc>
          <w:tcPr>
            <w:tcW w:w="493" w:type="pct"/>
          </w:tcPr>
          <w:p w14:paraId="79C3ABBD" w14:textId="034965C6" w:rsidR="00975FAB" w:rsidRDefault="00975FAB" w:rsidP="00975FAB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30:20</w:t>
            </w:r>
          </w:p>
        </w:tc>
      </w:tr>
      <w:tr w:rsidR="00975FAB" w14:paraId="62F551AB" w14:textId="0E68D7CC" w:rsidTr="00975FAB">
        <w:tc>
          <w:tcPr>
            <w:tcW w:w="631" w:type="pct"/>
            <w:vMerge w:val="restart"/>
            <w:vAlign w:val="center"/>
          </w:tcPr>
          <w:p w14:paraId="254987BF" w14:textId="77777777" w:rsidR="00975FAB" w:rsidRDefault="00975FA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906" w:type="pct"/>
          </w:tcPr>
          <w:p w14:paraId="10E96881" w14:textId="77777777" w:rsidR="00975FAB" w:rsidRPr="007F05C2" w:rsidRDefault="00975FAB" w:rsidP="0049563D">
            <w:pPr>
              <w:spacing w:before="120" w:after="120" w:line="240" w:lineRule="auto"/>
              <w:jc w:val="center"/>
              <w:rPr>
                <w:ins w:id="1858" w:author="TIPS" w:date="2024-02-13T23:26:00Z"/>
                <w:b/>
                <w:bCs/>
              </w:rPr>
            </w:pPr>
            <w:ins w:id="1859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655AE697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60" w:author="TIPS" w:date="2024-02-13T23:26:00Z"/>
              </w:rPr>
            </w:pPr>
          </w:p>
        </w:tc>
        <w:tc>
          <w:tcPr>
            <w:tcW w:w="495" w:type="pct"/>
          </w:tcPr>
          <w:p w14:paraId="6B4D24DD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61" w:author="TIPS" w:date="2024-02-13T23:26:00Z"/>
              </w:rPr>
            </w:pPr>
          </w:p>
        </w:tc>
        <w:tc>
          <w:tcPr>
            <w:tcW w:w="496" w:type="pct"/>
          </w:tcPr>
          <w:p w14:paraId="098C35B7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62" w:author="TIPS" w:date="2024-02-13T23:26:00Z"/>
              </w:rPr>
            </w:pPr>
          </w:p>
        </w:tc>
        <w:tc>
          <w:tcPr>
            <w:tcW w:w="495" w:type="pct"/>
          </w:tcPr>
          <w:p w14:paraId="0E4E8C80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54845B95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12DCD740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672B78DC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</w:tr>
      <w:tr w:rsidR="00975FAB" w14:paraId="2CE32AC2" w14:textId="0DB2D03B" w:rsidTr="00975FAB">
        <w:tc>
          <w:tcPr>
            <w:tcW w:w="631" w:type="pct"/>
            <w:vMerge/>
            <w:vAlign w:val="center"/>
          </w:tcPr>
          <w:p w14:paraId="784B030E" w14:textId="77777777" w:rsidR="00975FAB" w:rsidRDefault="00975FA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906" w:type="pct"/>
          </w:tcPr>
          <w:p w14:paraId="70C12C8A" w14:textId="77777777" w:rsidR="00975FAB" w:rsidRPr="007F05C2" w:rsidRDefault="00975FAB" w:rsidP="0049563D">
            <w:pPr>
              <w:spacing w:before="120" w:after="120" w:line="240" w:lineRule="auto"/>
              <w:jc w:val="center"/>
              <w:rPr>
                <w:ins w:id="1863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864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3DD69F19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65" w:author="TIPS" w:date="2024-02-13T23:26:00Z"/>
              </w:rPr>
            </w:pPr>
          </w:p>
        </w:tc>
        <w:tc>
          <w:tcPr>
            <w:tcW w:w="495" w:type="pct"/>
          </w:tcPr>
          <w:p w14:paraId="6DA24A63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66" w:author="TIPS" w:date="2024-02-13T23:26:00Z"/>
              </w:rPr>
            </w:pPr>
          </w:p>
        </w:tc>
        <w:tc>
          <w:tcPr>
            <w:tcW w:w="496" w:type="pct"/>
          </w:tcPr>
          <w:p w14:paraId="060C9CAC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67" w:author="TIPS" w:date="2024-02-13T23:26:00Z"/>
              </w:rPr>
            </w:pPr>
          </w:p>
        </w:tc>
        <w:tc>
          <w:tcPr>
            <w:tcW w:w="495" w:type="pct"/>
          </w:tcPr>
          <w:p w14:paraId="5F060F3B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58552A44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4549C90B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1FEB16B7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</w:tr>
      <w:tr w:rsidR="00975FAB" w14:paraId="22D7A728" w14:textId="04243ECD" w:rsidTr="00975FAB">
        <w:tc>
          <w:tcPr>
            <w:tcW w:w="631" w:type="pct"/>
            <w:vMerge w:val="restart"/>
            <w:vAlign w:val="center"/>
          </w:tcPr>
          <w:p w14:paraId="21EC17C4" w14:textId="77777777" w:rsidR="00975FAB" w:rsidRDefault="00975FA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6" w:type="pct"/>
          </w:tcPr>
          <w:p w14:paraId="79587206" w14:textId="77777777" w:rsidR="00975FAB" w:rsidRPr="007F05C2" w:rsidRDefault="00975FAB" w:rsidP="0049563D">
            <w:pPr>
              <w:spacing w:before="120" w:after="120" w:line="240" w:lineRule="auto"/>
              <w:jc w:val="center"/>
              <w:rPr>
                <w:ins w:id="1868" w:author="TIPS" w:date="2024-02-13T23:26:00Z"/>
                <w:b/>
                <w:bCs/>
              </w:rPr>
            </w:pPr>
            <w:ins w:id="1869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511B3662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0" w:author="TIPS" w:date="2024-02-13T23:26:00Z"/>
              </w:rPr>
            </w:pPr>
          </w:p>
        </w:tc>
        <w:tc>
          <w:tcPr>
            <w:tcW w:w="495" w:type="pct"/>
          </w:tcPr>
          <w:p w14:paraId="1C021E27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1" w:author="TIPS" w:date="2024-02-13T23:26:00Z"/>
              </w:rPr>
            </w:pPr>
          </w:p>
        </w:tc>
        <w:tc>
          <w:tcPr>
            <w:tcW w:w="496" w:type="pct"/>
          </w:tcPr>
          <w:p w14:paraId="184B7BC3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2" w:author="TIPS" w:date="2024-02-13T23:26:00Z"/>
              </w:rPr>
            </w:pPr>
          </w:p>
        </w:tc>
        <w:tc>
          <w:tcPr>
            <w:tcW w:w="495" w:type="pct"/>
          </w:tcPr>
          <w:p w14:paraId="05E5BE52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49FADA93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385D9F6F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7D89E941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</w:tr>
      <w:tr w:rsidR="00975FAB" w14:paraId="74F69B8F" w14:textId="5F9F3591" w:rsidTr="00975FAB">
        <w:tc>
          <w:tcPr>
            <w:tcW w:w="631" w:type="pct"/>
            <w:vMerge/>
            <w:vAlign w:val="center"/>
          </w:tcPr>
          <w:p w14:paraId="46346FAA" w14:textId="77777777" w:rsidR="00975FAB" w:rsidRDefault="00975FA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</w:p>
        </w:tc>
        <w:tc>
          <w:tcPr>
            <w:tcW w:w="906" w:type="pct"/>
          </w:tcPr>
          <w:p w14:paraId="64ACA732" w14:textId="77777777" w:rsidR="00975FAB" w:rsidRPr="007F05C2" w:rsidRDefault="00975FAB" w:rsidP="0049563D">
            <w:pPr>
              <w:spacing w:before="120" w:after="120" w:line="240" w:lineRule="auto"/>
              <w:jc w:val="center"/>
              <w:rPr>
                <w:ins w:id="1873" w:author="TIPS" w:date="2024-02-13T23:26:00Z"/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874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4E970C38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5" w:author="TIPS" w:date="2024-02-13T23:26:00Z"/>
              </w:rPr>
            </w:pPr>
          </w:p>
        </w:tc>
        <w:tc>
          <w:tcPr>
            <w:tcW w:w="495" w:type="pct"/>
          </w:tcPr>
          <w:p w14:paraId="13BC9F22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6" w:author="TIPS" w:date="2024-02-13T23:26:00Z"/>
              </w:rPr>
            </w:pPr>
          </w:p>
        </w:tc>
        <w:tc>
          <w:tcPr>
            <w:tcW w:w="496" w:type="pct"/>
          </w:tcPr>
          <w:p w14:paraId="46318636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7" w:author="TIPS" w:date="2024-02-13T23:26:00Z"/>
              </w:rPr>
            </w:pPr>
          </w:p>
        </w:tc>
        <w:tc>
          <w:tcPr>
            <w:tcW w:w="495" w:type="pct"/>
          </w:tcPr>
          <w:p w14:paraId="1AAF5126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264DFA02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598AB1BE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79D6D80F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</w:tr>
      <w:tr w:rsidR="00975FAB" w14:paraId="1A4B5161" w14:textId="2A1D2E13" w:rsidTr="00975FAB">
        <w:tc>
          <w:tcPr>
            <w:tcW w:w="631" w:type="pct"/>
            <w:vMerge w:val="restart"/>
            <w:vAlign w:val="center"/>
          </w:tcPr>
          <w:p w14:paraId="33BAA3E7" w14:textId="77777777" w:rsidR="00975FAB" w:rsidRPr="002C02EF" w:rsidRDefault="00975FAB" w:rsidP="0049563D">
            <w:pPr>
              <w:spacing w:before="120" w:after="120" w:line="240" w:lineRule="auto"/>
              <w:jc w:val="center"/>
              <w:rPr>
                <w:b/>
                <w:bCs/>
                <w:noProof/>
              </w:rPr>
            </w:pPr>
            <w:r w:rsidRPr="002C02EF">
              <w:rPr>
                <w:b/>
                <w:bCs/>
                <w:noProof/>
              </w:rPr>
              <w:t>7</w:t>
            </w:r>
          </w:p>
        </w:tc>
        <w:tc>
          <w:tcPr>
            <w:tcW w:w="906" w:type="pct"/>
          </w:tcPr>
          <w:p w14:paraId="1A2E9E93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78" w:author="TIPS" w:date="2024-02-13T23:26:00Z"/>
                <w:b/>
                <w:bCs/>
              </w:rPr>
            </w:pPr>
            <w:ins w:id="1879" w:author="TIPS" w:date="2024-02-13T23:26:00Z">
              <w:r>
                <w:rPr>
                  <w:b/>
                  <w:bCs/>
                </w:rPr>
                <w:t>Water</w:t>
              </w:r>
            </w:ins>
          </w:p>
        </w:tc>
        <w:tc>
          <w:tcPr>
            <w:tcW w:w="495" w:type="pct"/>
          </w:tcPr>
          <w:p w14:paraId="09863616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80" w:author="TIPS" w:date="2024-02-13T23:26:00Z"/>
              </w:rPr>
            </w:pPr>
          </w:p>
        </w:tc>
        <w:tc>
          <w:tcPr>
            <w:tcW w:w="495" w:type="pct"/>
          </w:tcPr>
          <w:p w14:paraId="7CD5A4CF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81" w:author="TIPS" w:date="2024-02-13T23:26:00Z"/>
              </w:rPr>
            </w:pPr>
          </w:p>
        </w:tc>
        <w:tc>
          <w:tcPr>
            <w:tcW w:w="496" w:type="pct"/>
          </w:tcPr>
          <w:p w14:paraId="2B208998" w14:textId="77777777" w:rsidR="00975FAB" w:rsidRDefault="00975FAB" w:rsidP="0049563D">
            <w:pPr>
              <w:spacing w:before="120" w:after="120" w:line="240" w:lineRule="auto"/>
              <w:jc w:val="center"/>
              <w:rPr>
                <w:ins w:id="1882" w:author="TIPS" w:date="2024-02-13T23:26:00Z"/>
              </w:rPr>
            </w:pPr>
          </w:p>
        </w:tc>
        <w:tc>
          <w:tcPr>
            <w:tcW w:w="495" w:type="pct"/>
          </w:tcPr>
          <w:p w14:paraId="0D05E75D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634B2C1B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6A1AE422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3C7D5603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</w:tr>
      <w:tr w:rsidR="00975FAB" w14:paraId="4788053B" w14:textId="028864A0" w:rsidTr="00975FAB">
        <w:tc>
          <w:tcPr>
            <w:tcW w:w="631" w:type="pct"/>
            <w:vMerge/>
          </w:tcPr>
          <w:p w14:paraId="567DC2D0" w14:textId="77777777" w:rsidR="00975FAB" w:rsidRDefault="00975FAB" w:rsidP="0049563D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  <w:tc>
          <w:tcPr>
            <w:tcW w:w="906" w:type="pct"/>
          </w:tcPr>
          <w:p w14:paraId="31A797D4" w14:textId="77777777" w:rsidR="00975FAB" w:rsidRDefault="00975FAB" w:rsidP="0049563D">
            <w:pPr>
              <w:spacing w:before="120" w:after="1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50% </w:t>
            </w:r>
            <w:ins w:id="1883" w:author="TIPS" w:date="2024-02-13T23:26:00Z">
              <w:r>
                <w:rPr>
                  <w:b/>
                  <w:bCs/>
                </w:rPr>
                <w:t>Ethanol</w:t>
              </w:r>
            </w:ins>
          </w:p>
        </w:tc>
        <w:tc>
          <w:tcPr>
            <w:tcW w:w="495" w:type="pct"/>
          </w:tcPr>
          <w:p w14:paraId="057879EF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79EA7819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6" w:type="pct"/>
          </w:tcPr>
          <w:p w14:paraId="330E52B7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219F00FA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5" w:type="pct"/>
          </w:tcPr>
          <w:p w14:paraId="63891185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4" w:type="pct"/>
          </w:tcPr>
          <w:p w14:paraId="49558B13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  <w:tc>
          <w:tcPr>
            <w:tcW w:w="493" w:type="pct"/>
          </w:tcPr>
          <w:p w14:paraId="4588F191" w14:textId="77777777" w:rsidR="00975FAB" w:rsidRDefault="00975FAB" w:rsidP="0049563D">
            <w:pPr>
              <w:spacing w:before="120" w:after="120" w:line="240" w:lineRule="auto"/>
              <w:jc w:val="center"/>
            </w:pPr>
          </w:p>
        </w:tc>
      </w:tr>
    </w:tbl>
    <w:p w14:paraId="0B2FBD8E" w14:textId="684D3E7D" w:rsidR="00EF3947" w:rsidRDefault="00CB5D7A" w:rsidP="00EF3947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37B664" wp14:editId="37DCEFEC">
                <wp:simplePos x="0" y="0"/>
                <wp:positionH relativeFrom="column">
                  <wp:posOffset>1</wp:posOffset>
                </wp:positionH>
                <wp:positionV relativeFrom="paragraph">
                  <wp:posOffset>69215</wp:posOffset>
                </wp:positionV>
                <wp:extent cx="5935980" cy="311150"/>
                <wp:effectExtent l="0" t="0" r="26670" b="12700"/>
                <wp:wrapNone/>
                <wp:docPr id="185149538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5B220" w14:textId="2E4B38DF" w:rsidR="00EF3947" w:rsidRPr="00927882" w:rsidRDefault="00EF3947">
                            <w:pPr>
                              <w:pStyle w:val="Caption"/>
                              <w:rPr>
                                <w:noProof/>
                                <w:rPrChange w:id="1884" w:author="TIPS" w:date="2024-02-13T23:31:00Z">
                                  <w:rPr/>
                                </w:rPrChange>
                              </w:rPr>
                              <w:pPrChange w:id="1885" w:author="TIPS" w:date="2024-02-13T23:31:00Z">
                                <w:pPr/>
                              </w:pPrChange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Table</w: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instrText xml:space="preserve"> SEQ Table \* ARABIC </w:instrTex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20</w:t>
                            </w:r>
                            <w:r w:rsidRPr="00EF394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ins w:id="1886" w:author="TIPS" w:date="2024-02-13T23:31:00Z">
                              <w:r w:rsidRPr="00FE1D2F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rPrChange w:id="1887" w:author="TIPS" w:date="2024-02-13T23:31:00Z">
                                    <w:rPr>
                                      <w:b/>
                                      <w:bCs/>
                                    </w:rPr>
                                  </w:rPrChange>
                                </w:rPr>
                                <w:t xml:space="preserve">: 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IE%</w:t>
                            </w:r>
                            <w:r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data for the complexed solutions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 for</w:t>
                            </w:r>
                            <w:ins w:id="1888" w:author="TIPS" w:date="2024-02-13T23:31:00Z">
                              <w:r w:rsidRPr="00595B89">
                                <w:rPr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</w:rPr>
                                <w:t xml:space="preserve"> varying </w:t>
                              </w:r>
                            </w:ins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 xml:space="preserve">pH and </w:t>
                            </w:r>
                            <w:r w:rsidR="00755652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voluminal ratios (</w:t>
                            </w:r>
                            <w:r w:rsidR="00755652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cm</w:t>
                            </w:r>
                            <w:r w:rsidR="00755652" w:rsidRPr="00EC5C37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  <w:r w:rsidR="00755652" w:rsidRPr="00A268B6">
                              <w:rPr>
                                <w:b w:val="0"/>
                                <w:bCs w:val="0"/>
                                <w:i/>
                                <w:iCs/>
                                <w:color w:val="auto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7B664" id="Text Box 116" o:spid="_x0000_s1062" type="#_x0000_t202" style="position:absolute;margin-left:0;margin-top:5.45pt;width:467.4pt;height:24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">
                <v:textbox>
                  <w:txbxContent>
                    <w:p w14:paraId="6EC5B220" w14:textId="2E4B38DF" w:rsidR="00EF3947" w:rsidRPr="00927882" w:rsidRDefault="00EF3947">
                      <w:pPr>
                        <w:pStyle w:val="Caption"/>
                        <w:rPr>
                          <w:noProof/>
                          <w:rPrChange w:id="1889" w:author="TIPS" w:date="2024-02-13T23:31:00Z">
                            <w:rPr/>
                          </w:rPrChange>
                        </w:rPr>
                        <w:pPrChange w:id="1890" w:author="TIPS" w:date="2024-02-13T23:31:00Z">
                          <w:pPr/>
                        </w:pPrChange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Table</w: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instrText xml:space="preserve"> SEQ Table \* ARABIC </w:instrTex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87BF4">
                        <w:rPr>
                          <w:b w:val="0"/>
                          <w:bCs w:val="0"/>
                          <w:i/>
                          <w:iCs/>
                          <w:noProof/>
                          <w:color w:val="auto"/>
                          <w:sz w:val="20"/>
                          <w:szCs w:val="20"/>
                        </w:rPr>
                        <w:t>20</w:t>
                      </w:r>
                      <w:r w:rsidRPr="00EF394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ins w:id="1891" w:author="TIPS" w:date="2024-02-13T23:31:00Z">
                        <w:r w:rsidRPr="00FE1D2F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  <w:rPrChange w:id="1892" w:author="TIPS" w:date="2024-02-13T23:31:00Z">
                              <w:rPr>
                                <w:b/>
                                <w:bCs/>
                              </w:rPr>
                            </w:rPrChange>
                          </w:rPr>
                          <w:t xml:space="preserve">: 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IE%</w:t>
                      </w:r>
                      <w:r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data for the complexed solutions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 for</w:t>
                      </w:r>
                      <w:ins w:id="1893" w:author="TIPS" w:date="2024-02-13T23:31:00Z">
                        <w:r w:rsidRPr="00595B89">
                          <w:rPr>
                            <w:b w:val="0"/>
                            <w:bCs w:val="0"/>
                            <w:i/>
                            <w:iCs/>
                            <w:color w:val="auto"/>
                            <w:sz w:val="20"/>
                            <w:szCs w:val="20"/>
                          </w:rPr>
                          <w:t xml:space="preserve"> varying </w:t>
                        </w:r>
                      </w:ins>
                      <w:r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 xml:space="preserve">pH and </w:t>
                      </w:r>
                      <w:r w:rsidR="00755652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voluminal ratios (</w:t>
                      </w:r>
                      <w:r w:rsidR="00755652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cm</w:t>
                      </w:r>
                      <w:r w:rsidR="00755652" w:rsidRPr="00EC5C37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  <w:vertAlign w:val="superscript"/>
                        </w:rPr>
                        <w:t>3</w:t>
                      </w:r>
                      <w:r w:rsidR="00755652" w:rsidRPr="00A268B6">
                        <w:rPr>
                          <w:b w:val="0"/>
                          <w:bCs w:val="0"/>
                          <w:i/>
                          <w:iCs/>
                          <w:color w:val="auto"/>
                          <w:sz w:val="20"/>
                          <w:szCs w:val="20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52B59938" w14:textId="2FEC98D4" w:rsidR="007F7291" w:rsidRDefault="007F7291" w:rsidP="007F7291">
      <w:pPr>
        <w:pStyle w:val="Heading1"/>
      </w:pPr>
      <w:bookmarkStart w:id="1894" w:name="_Toc162731416"/>
      <w:r w:rsidRPr="007F7291">
        <w:lastRenderedPageBreak/>
        <w:t>11</w:t>
      </w:r>
      <w:r>
        <w:t xml:space="preserve"> Analysis</w:t>
      </w:r>
      <w:bookmarkEnd w:id="1894"/>
    </w:p>
    <w:p w14:paraId="1BC3CCBE" w14:textId="1F4ACCA5" w:rsidR="00A02A46" w:rsidRDefault="006C2EF6" w:rsidP="00816FD3">
      <w:pPr>
        <w:pStyle w:val="Heading2"/>
      </w:pPr>
      <w:bookmarkStart w:id="1895" w:name="_Toc162731417"/>
      <w:r>
        <w:rPr>
          <w:noProof/>
        </w:rPr>
        <w:drawing>
          <wp:anchor distT="0" distB="0" distL="114300" distR="114300" simplePos="0" relativeHeight="251675648" behindDoc="1" locked="0" layoutInCell="1" allowOverlap="1" wp14:anchorId="0A6EF49A" wp14:editId="093BA5DE">
            <wp:simplePos x="0" y="0"/>
            <wp:positionH relativeFrom="margin">
              <wp:posOffset>7620</wp:posOffset>
            </wp:positionH>
            <wp:positionV relativeFrom="margin">
              <wp:posOffset>683260</wp:posOffset>
            </wp:positionV>
            <wp:extent cx="3802380" cy="2382520"/>
            <wp:effectExtent l="0" t="0" r="0" b="0"/>
            <wp:wrapTight wrapText="bothSides">
              <wp:wrapPolygon edited="0">
                <wp:start x="0" y="0"/>
                <wp:lineTo x="0" y="21588"/>
                <wp:lineTo x="21535" y="21588"/>
                <wp:lineTo x="21535" y="0"/>
                <wp:lineTo x="0" y="0"/>
              </wp:wrapPolygon>
            </wp:wrapTight>
            <wp:docPr id="2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23C">
        <w:t>11.1 Analysis 1 – Solvent Performance</w:t>
      </w:r>
      <w:bookmarkEnd w:id="1895"/>
    </w:p>
    <w:p w14:paraId="41924EDE" w14:textId="01072443" w:rsidR="001B14A2" w:rsidRPr="00E246DB" w:rsidRDefault="006C2EF6" w:rsidP="00A02A46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5DD987" wp14:editId="149AF5F1">
                <wp:simplePos x="0" y="0"/>
                <wp:positionH relativeFrom="margin">
                  <wp:posOffset>11430</wp:posOffset>
                </wp:positionH>
                <wp:positionV relativeFrom="margin">
                  <wp:posOffset>3154680</wp:posOffset>
                </wp:positionV>
                <wp:extent cx="3817620" cy="259080"/>
                <wp:effectExtent l="11430" t="11430" r="9525" b="5715"/>
                <wp:wrapSquare wrapText="bothSides"/>
                <wp:docPr id="291151130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762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541EF" w14:textId="57442D3B" w:rsidR="005531F3" w:rsidRPr="008B3D81" w:rsidRDefault="005531F3" w:rsidP="00A13A8D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896" w:name="_Ref159875545"/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8B3D8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8B3D8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3</w:t>
                            </w:r>
                            <w:r w:rsidR="00FE1D2F" w:rsidRPr="008B3D8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>: IE of various solvents (0.05g PPP;</w:t>
                            </w:r>
                            <w:r w:rsidRPr="008B3D81">
                              <w:rPr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0"/>
                              </w:rPr>
                              <w:t xml:space="preserve"> </w:t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>0.05M Cu</w:t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  <w:vertAlign w:val="superscript"/>
                              </w:rPr>
                              <w:t>2+</w:t>
                            </w:r>
                            <w:r w:rsidRPr="008B3D81">
                              <w:rPr>
                                <w:i/>
                                <w:iCs/>
                                <w:sz w:val="20"/>
                              </w:rPr>
                              <w:t>; 10:20)</w:t>
                            </w:r>
                            <w:bookmarkEnd w:id="1896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D987" id="Text Box 83" o:spid="_x0000_s1063" type="#_x0000_t202" style="position:absolute;margin-left:.9pt;margin-top:248.4pt;width:300.6pt;height:20.4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">
                <v:textbox>
                  <w:txbxContent>
                    <w:p w14:paraId="5DD541EF" w14:textId="57442D3B" w:rsidR="005531F3" w:rsidRPr="008B3D81" w:rsidRDefault="005531F3" w:rsidP="00A13A8D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1897" w:name="_Ref159875545"/>
                      <w:r w:rsidRPr="008B3D81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8B3D8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8B3D8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3</w:t>
                      </w:r>
                      <w:r w:rsidR="00FE1D2F" w:rsidRPr="008B3D8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t>: IE of various solvents (0.05g PPP;</w:t>
                      </w:r>
                      <w:r w:rsidRPr="008B3D81">
                        <w:rPr>
                          <w:b/>
                          <w:bCs/>
                          <w:i/>
                          <w:iCs/>
                          <w:color w:val="4F81BD" w:themeColor="accent1"/>
                          <w:sz w:val="20"/>
                        </w:rPr>
                        <w:t xml:space="preserve"> </w:t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t>0.05M Cu</w:t>
                      </w:r>
                      <w:r w:rsidRPr="008B3D81">
                        <w:rPr>
                          <w:i/>
                          <w:iCs/>
                          <w:sz w:val="20"/>
                          <w:vertAlign w:val="superscript"/>
                        </w:rPr>
                        <w:t>2+</w:t>
                      </w:r>
                      <w:r w:rsidRPr="008B3D81">
                        <w:rPr>
                          <w:i/>
                          <w:iCs/>
                          <w:sz w:val="20"/>
                        </w:rPr>
                        <w:t>; 10:20)</w:t>
                      </w:r>
                      <w:bookmarkEnd w:id="1897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B74B5">
        <w:fldChar w:fldCharType="begin"/>
      </w:r>
      <w:r w:rsidR="009B74B5">
        <w:instrText xml:space="preserve"> REF _Ref159875545 \h  \* MERGEFORMAT </w:instrText>
      </w:r>
      <w:r w:rsidR="009B74B5">
        <w:fldChar w:fldCharType="separate"/>
      </w:r>
      <w:r w:rsidR="00E10C1C" w:rsidRPr="00E10C1C">
        <w:t>Graph 3</w:t>
      </w:r>
      <w:r w:rsidR="009B74B5">
        <w:fldChar w:fldCharType="end"/>
      </w:r>
      <w:r w:rsidR="009B74B5">
        <w:fldChar w:fldCharType="begin"/>
      </w:r>
      <w:r w:rsidR="009B74B5">
        <w:instrText xml:space="preserve"> REF _Ref158079745 \h  \* MERGEFORMAT </w:instrText>
      </w:r>
      <w:r w:rsidR="00000000">
        <w:fldChar w:fldCharType="separate"/>
      </w:r>
      <w:r w:rsidR="009B74B5">
        <w:fldChar w:fldCharType="end"/>
      </w:r>
      <w:r w:rsidR="002F1012" w:rsidRPr="00452B7C">
        <w:rPr>
          <w:szCs w:val="24"/>
        </w:rPr>
        <w:t xml:space="preserve"> </w:t>
      </w:r>
      <w:r w:rsidR="002F1012">
        <w:rPr>
          <w:szCs w:val="24"/>
        </w:rPr>
        <w:t xml:space="preserve">shows the IE of </w:t>
      </w:r>
      <w:r w:rsidR="0035128D">
        <w:rPr>
          <w:szCs w:val="24"/>
        </w:rPr>
        <w:t xml:space="preserve">various solvents at the same </w:t>
      </w:r>
      <w:r w:rsidR="002909B8">
        <w:rPr>
          <w:szCs w:val="24"/>
        </w:rPr>
        <w:t xml:space="preserve">extraction and complexation </w:t>
      </w:r>
      <w:r w:rsidR="0035128D">
        <w:rPr>
          <w:szCs w:val="24"/>
        </w:rPr>
        <w:t>conditions.</w:t>
      </w:r>
      <w:r w:rsidR="001B14A2">
        <w:rPr>
          <w:szCs w:val="24"/>
        </w:rPr>
        <w:t xml:space="preserve"> </w:t>
      </w:r>
      <w:r w:rsidR="00237517">
        <w:rPr>
          <w:szCs w:val="24"/>
        </w:rPr>
        <w:t>The first trend to note is the</w:t>
      </w:r>
      <w:r w:rsidR="00E13901">
        <w:rPr>
          <w:szCs w:val="24"/>
        </w:rPr>
        <w:t xml:space="preserve"> fall in IE from</w:t>
      </w:r>
      <w:r w:rsidR="00FD015B">
        <w:rPr>
          <w:szCs w:val="24"/>
        </w:rPr>
        <w:t xml:space="preserve"> methanol</w:t>
      </w:r>
      <w:r w:rsidR="00E13901">
        <w:rPr>
          <w:szCs w:val="24"/>
        </w:rPr>
        <w:t xml:space="preserve"> to </w:t>
      </w:r>
      <w:r w:rsidR="00FD015B">
        <w:rPr>
          <w:szCs w:val="24"/>
        </w:rPr>
        <w:t>ethanol</w:t>
      </w:r>
      <w:r w:rsidR="00565F55">
        <w:rPr>
          <w:szCs w:val="24"/>
        </w:rPr>
        <w:t>/</w:t>
      </w:r>
      <w:r w:rsidR="004347C4">
        <w:rPr>
          <w:szCs w:val="24"/>
        </w:rPr>
        <w:t>water</w:t>
      </w:r>
      <w:r w:rsidR="00E13901">
        <w:rPr>
          <w:szCs w:val="24"/>
        </w:rPr>
        <w:t xml:space="preserve"> (</w:t>
      </w:r>
      <w:r w:rsidR="000943F0">
        <w:rPr>
          <w:rFonts w:cs="Times New Roman"/>
          <w:szCs w:val="24"/>
        </w:rPr>
        <w:t>~</w:t>
      </w:r>
      <w:r w:rsidR="007E53F6">
        <w:rPr>
          <w:szCs w:val="24"/>
        </w:rPr>
        <w:t>20</w:t>
      </w:r>
      <w:r w:rsidR="003C50EA">
        <w:rPr>
          <w:szCs w:val="24"/>
        </w:rPr>
        <w:t>%)</w:t>
      </w:r>
      <w:r w:rsidR="00E13901">
        <w:rPr>
          <w:szCs w:val="24"/>
        </w:rPr>
        <w:t>.</w:t>
      </w:r>
      <w:r w:rsidR="002B08DF">
        <w:rPr>
          <w:szCs w:val="24"/>
        </w:rPr>
        <w:t xml:space="preserve"> </w:t>
      </w:r>
      <w:r w:rsidR="00D80D6B">
        <w:rPr>
          <w:szCs w:val="24"/>
        </w:rPr>
        <w:t xml:space="preserve">The next trend </w:t>
      </w:r>
      <w:r w:rsidR="00EF5BDA">
        <w:rPr>
          <w:szCs w:val="24"/>
        </w:rPr>
        <w:t xml:space="preserve">is </w:t>
      </w:r>
      <w:r w:rsidR="00D80D6B">
        <w:rPr>
          <w:szCs w:val="24"/>
        </w:rPr>
        <w:t>the</w:t>
      </w:r>
      <w:r w:rsidR="002B08DF">
        <w:rPr>
          <w:szCs w:val="24"/>
        </w:rPr>
        <w:t xml:space="preserve"> </w:t>
      </w:r>
      <w:r w:rsidR="00EF5BDA">
        <w:rPr>
          <w:szCs w:val="24"/>
        </w:rPr>
        <w:t xml:space="preserve">fall in </w:t>
      </w:r>
      <w:r w:rsidR="002B08DF">
        <w:rPr>
          <w:szCs w:val="24"/>
        </w:rPr>
        <w:t>IE from methanol to 50% methanol (</w:t>
      </w:r>
      <w:r w:rsidR="00C12F81">
        <w:rPr>
          <w:szCs w:val="24"/>
        </w:rPr>
        <w:t>5</w:t>
      </w:r>
      <w:r w:rsidR="006707AE">
        <w:rPr>
          <w:szCs w:val="24"/>
        </w:rPr>
        <w:t>4</w:t>
      </w:r>
      <w:r w:rsidR="002B08DF">
        <w:rPr>
          <w:szCs w:val="24"/>
        </w:rPr>
        <w:t>%) and ethanol to 50% ethanol (</w:t>
      </w:r>
      <w:r w:rsidR="00674FD9">
        <w:rPr>
          <w:szCs w:val="24"/>
        </w:rPr>
        <w:t>4</w:t>
      </w:r>
      <w:r w:rsidR="00C12F81">
        <w:rPr>
          <w:szCs w:val="24"/>
        </w:rPr>
        <w:t>2</w:t>
      </w:r>
      <w:r w:rsidR="00E10C1C">
        <w:rPr>
          <w:szCs w:val="24"/>
        </w:rPr>
        <w:t>%)</w:t>
      </w:r>
      <w:r w:rsidR="009076F8">
        <w:rPr>
          <w:szCs w:val="24"/>
        </w:rPr>
        <w:t>.</w:t>
      </w:r>
      <w:r w:rsidR="00EF5BDA">
        <w:rPr>
          <w:szCs w:val="24"/>
        </w:rPr>
        <w:t xml:space="preserve"> These readings </w:t>
      </w:r>
      <w:r w:rsidR="00B61038">
        <w:rPr>
          <w:szCs w:val="24"/>
        </w:rPr>
        <w:t xml:space="preserve">mostly </w:t>
      </w:r>
      <w:r w:rsidR="00FF183B">
        <w:rPr>
          <w:szCs w:val="24"/>
        </w:rPr>
        <w:t xml:space="preserve">corroborate with </w:t>
      </w:r>
      <w:r w:rsidR="001F1E5C" w:rsidRPr="00D47403">
        <w:rPr>
          <w:b/>
          <w:bCs/>
          <w:szCs w:val="24"/>
        </w:rPr>
        <w:fldChar w:fldCharType="begin"/>
      </w:r>
      <w:r w:rsidR="001F1E5C" w:rsidRPr="00D47403">
        <w:rPr>
          <w:b/>
          <w:bCs/>
          <w:szCs w:val="24"/>
        </w:rPr>
        <w:instrText xml:space="preserve"> REF _Ref161808865 \h </w:instrText>
      </w:r>
      <w:r w:rsidR="00D47403">
        <w:rPr>
          <w:b/>
          <w:bCs/>
          <w:szCs w:val="24"/>
        </w:rPr>
        <w:instrText xml:space="preserve"> \* MERGEFORMAT </w:instrText>
      </w:r>
      <w:r w:rsidR="001F1E5C" w:rsidRPr="00D47403">
        <w:rPr>
          <w:b/>
          <w:bCs/>
          <w:szCs w:val="24"/>
        </w:rPr>
      </w:r>
      <w:r w:rsidR="001F1E5C" w:rsidRPr="00D47403">
        <w:rPr>
          <w:b/>
          <w:bCs/>
          <w:szCs w:val="24"/>
        </w:rPr>
        <w:fldChar w:fldCharType="separate"/>
      </w:r>
      <w:r w:rsidR="001F1E5C" w:rsidRPr="00D47403">
        <w:rPr>
          <w:b/>
          <w:bCs/>
        </w:rPr>
        <w:t>Hypothesis 1</w:t>
      </w:r>
      <w:r w:rsidR="001F1E5C" w:rsidRPr="00D47403">
        <w:rPr>
          <w:b/>
          <w:bCs/>
          <w:szCs w:val="24"/>
        </w:rPr>
        <w:fldChar w:fldCharType="end"/>
      </w:r>
      <w:r w:rsidR="00410890">
        <w:rPr>
          <w:szCs w:val="24"/>
        </w:rPr>
        <w:t xml:space="preserve"> - </w:t>
      </w:r>
      <w:r w:rsidR="00D01410">
        <w:rPr>
          <w:szCs w:val="24"/>
        </w:rPr>
        <w:t>methanol</w:t>
      </w:r>
      <w:r w:rsidR="00EF5BDA">
        <w:rPr>
          <w:szCs w:val="24"/>
        </w:rPr>
        <w:t xml:space="preserve"> is </w:t>
      </w:r>
      <w:r w:rsidR="00237517">
        <w:rPr>
          <w:szCs w:val="24"/>
        </w:rPr>
        <w:t xml:space="preserve">by far the most performant solvent, while </w:t>
      </w:r>
      <w:r w:rsidR="00D01410">
        <w:rPr>
          <w:szCs w:val="24"/>
        </w:rPr>
        <w:t>the</w:t>
      </w:r>
      <w:r w:rsidR="00237517">
        <w:rPr>
          <w:szCs w:val="24"/>
        </w:rPr>
        <w:t xml:space="preserve"> diluted counterpart </w:t>
      </w:r>
      <w:r w:rsidR="00D01410">
        <w:rPr>
          <w:szCs w:val="24"/>
        </w:rPr>
        <w:t xml:space="preserve">of ethanol </w:t>
      </w:r>
      <w:r w:rsidR="00237517">
        <w:rPr>
          <w:szCs w:val="24"/>
        </w:rPr>
        <w:t>is the least performant.</w:t>
      </w:r>
    </w:p>
    <w:p w14:paraId="006169BE" w14:textId="7DA0D114" w:rsidR="00462B09" w:rsidRPr="008911E6" w:rsidRDefault="00D76989" w:rsidP="0090325B">
      <w:pPr>
        <w:rPr>
          <w:szCs w:val="24"/>
        </w:rPr>
      </w:pPr>
      <w:r>
        <w:t>Water</w:t>
      </w:r>
      <w:r w:rsidR="0090325B" w:rsidRPr="000E1BC9">
        <w:t xml:space="preserve">’s IE </w:t>
      </w:r>
      <w:r>
        <w:t xml:space="preserve">is comparable to that of ethanol. This </w:t>
      </w:r>
      <w:r w:rsidR="00B0223C">
        <w:t>deviation from the expecte</w:t>
      </w:r>
      <w:r w:rsidR="009E39E2">
        <w:t>d</w:t>
      </w:r>
      <w:r w:rsidR="0090325B" w:rsidRPr="000E1BC9">
        <w:t xml:space="preserve"> </w:t>
      </w:r>
      <w:r w:rsidR="009E39E2">
        <w:t xml:space="preserve">trend </w:t>
      </w:r>
      <w:r w:rsidR="00F10964">
        <w:t>shows</w:t>
      </w:r>
      <w:r w:rsidR="0090325B" w:rsidRPr="000E1BC9">
        <w:t xml:space="preserve"> that</w:t>
      </w:r>
      <w:r w:rsidR="00313190">
        <w:t xml:space="preserve"> the water solvent </w:t>
      </w:r>
      <w:r w:rsidR="000006B5">
        <w:t xml:space="preserve">has a </w:t>
      </w:r>
      <w:r w:rsidR="00FB02F6">
        <w:t>similar extraction yield to that of ethanol</w:t>
      </w:r>
      <w:r w:rsidR="00C36AB0">
        <w:t xml:space="preserve">, which </w:t>
      </w:r>
      <w:r w:rsidR="00C60695">
        <w:t>is not justified</w:t>
      </w:r>
      <w:r w:rsidR="00C36AB0">
        <w:t xml:space="preserve"> by the chemical</w:t>
      </w:r>
      <w:r w:rsidR="00F10964">
        <w:t xml:space="preserve"> interactions </w:t>
      </w:r>
      <w:r w:rsidR="00DD1AF7">
        <w:t xml:space="preserve">that take </w:t>
      </w:r>
      <w:r w:rsidR="00F10964">
        <w:t xml:space="preserve">between </w:t>
      </w:r>
      <w:r w:rsidR="00FB02F6">
        <w:t>the water molecule</w:t>
      </w:r>
      <w:r w:rsidR="00166BEC">
        <w:t>s</w:t>
      </w:r>
      <w:r w:rsidR="00FB02F6">
        <w:t xml:space="preserve"> and</w:t>
      </w:r>
      <w:r w:rsidR="00C60695">
        <w:t xml:space="preserve"> GA and EA</w:t>
      </w:r>
      <w:r w:rsidR="008C47C3">
        <w:t>.</w:t>
      </w:r>
      <w:r w:rsidR="00093BD7">
        <w:t xml:space="preserve"> </w:t>
      </w:r>
      <w:r w:rsidR="006F4C5B">
        <w:t>Hence, water’s abnormal IE could be explained by</w:t>
      </w:r>
      <w:r w:rsidR="00F552F9">
        <w:t xml:space="preserve"> the extraction of</w:t>
      </w:r>
      <w:r w:rsidR="00E8258A">
        <w:t xml:space="preserve"> other </w:t>
      </w:r>
      <w:r w:rsidR="00D2546E">
        <w:t xml:space="preserve">highly </w:t>
      </w:r>
      <w:r w:rsidR="00E8258A">
        <w:t xml:space="preserve">polar </w:t>
      </w:r>
      <w:r w:rsidR="00D1704C">
        <w:t>ligands</w:t>
      </w:r>
      <w:r w:rsidR="00385A9C">
        <w:t xml:space="preserve"> from PPP which </w:t>
      </w:r>
      <w:r w:rsidR="00EF41E0">
        <w:t xml:space="preserve">complex with the </w:t>
      </w:r>
      <w:r w:rsidR="00510F8A">
        <w:t>copper atoms</w:t>
      </w:r>
      <w:r w:rsidR="00084CBA">
        <w:t>,</w:t>
      </w:r>
      <w:r w:rsidR="00672C56">
        <w:t xml:space="preserve"> seeing that, as mentioned in </w:t>
      </w:r>
      <w:r w:rsidR="00AF5259" w:rsidRPr="00AF5259">
        <w:rPr>
          <w:i/>
          <w:iCs/>
        </w:rPr>
        <w:fldChar w:fldCharType="begin"/>
      </w:r>
      <w:r w:rsidR="00AF5259" w:rsidRPr="00AF5259">
        <w:rPr>
          <w:i/>
          <w:iCs/>
        </w:rPr>
        <w:instrText xml:space="preserve"> REF _Ref162005686 \h </w:instrText>
      </w:r>
      <w:r w:rsidR="00AF5259">
        <w:rPr>
          <w:i/>
          <w:iCs/>
        </w:rPr>
        <w:instrText xml:space="preserve"> \* MERGEFORMAT </w:instrText>
      </w:r>
      <w:r w:rsidR="00AF5259" w:rsidRPr="00AF5259">
        <w:rPr>
          <w:i/>
          <w:iCs/>
        </w:rPr>
      </w:r>
      <w:r w:rsidR="00AF5259" w:rsidRPr="00AF5259">
        <w:rPr>
          <w:i/>
          <w:iCs/>
        </w:rPr>
        <w:fldChar w:fldCharType="separate"/>
      </w:r>
      <w:r w:rsidR="00AF5259" w:rsidRPr="00AF5259">
        <w:rPr>
          <w:i/>
          <w:iCs/>
        </w:rPr>
        <w:t>Section 4.5</w:t>
      </w:r>
      <w:r w:rsidR="00AF5259" w:rsidRPr="00AF5259">
        <w:rPr>
          <w:i/>
          <w:iCs/>
        </w:rPr>
        <w:fldChar w:fldCharType="end"/>
      </w:r>
      <w:r w:rsidR="000547C3">
        <w:t>,</w:t>
      </w:r>
      <w:r w:rsidR="00D03D30">
        <w:t xml:space="preserve"> non-GA and EA polyphenols make up 20-40% of the peel</w:t>
      </w:r>
      <w:r w:rsidR="00EA7276">
        <w:t>.</w:t>
      </w:r>
      <w:r w:rsidR="0001700B">
        <w:t xml:space="preserve"> Moreover, </w:t>
      </w:r>
      <w:r w:rsidR="007B1EB2">
        <w:t xml:space="preserve">due to their smaller size, water molecules </w:t>
      </w:r>
      <w:r w:rsidR="0043716F">
        <w:t>may</w:t>
      </w:r>
      <w:r w:rsidR="00980016">
        <w:t xml:space="preserve"> have been able to</w:t>
      </w:r>
      <w:r w:rsidR="0043716F">
        <w:t xml:space="preserve"> penetrate the PP matrix</w:t>
      </w:r>
      <w:r w:rsidR="0025117B">
        <w:t xml:space="preserve"> to a greater extent than the other solvents, leading to </w:t>
      </w:r>
      <w:r w:rsidR="00133E50">
        <w:t>higher-than-expected</w:t>
      </w:r>
      <w:r w:rsidR="0025117B">
        <w:t xml:space="preserve"> </w:t>
      </w:r>
      <w:r w:rsidR="007504F3">
        <w:t>extraction efficiency and thus higher IE</w:t>
      </w:r>
      <w:r w:rsidR="00296B32">
        <w:t xml:space="preserve"> (literature data validates this reasoning</w:t>
      </w:r>
      <w:r w:rsidR="00EB2808">
        <w:t xml:space="preserve"> in that </w:t>
      </w:r>
      <w:r w:rsidR="005C6D4C">
        <w:t xml:space="preserve">a greater penetration of the peel matrix results in higher </w:t>
      </w:r>
      <w:r w:rsidR="00A320FB">
        <w:t xml:space="preserve">extraction yields </w:t>
      </w:r>
      <w:sdt>
        <w:sdtPr>
          <w:id w:val="-1735616688"/>
          <w:citation/>
        </w:sdtPr>
        <w:sdtContent>
          <w:r w:rsidR="00EB2808">
            <w:fldChar w:fldCharType="begin"/>
          </w:r>
          <w:r w:rsidR="00EB2808">
            <w:instrText xml:space="preserve"> CITATION matrixeffect \l 1033 </w:instrText>
          </w:r>
          <w:r w:rsidR="00EB2808">
            <w:fldChar w:fldCharType="separate"/>
          </w:r>
          <w:r w:rsidR="00E95B2C">
            <w:rPr>
              <w:noProof/>
            </w:rPr>
            <w:t>(Kaderides, Goula and Adamopoulos)</w:t>
          </w:r>
          <w:r w:rsidR="00EB2808">
            <w:fldChar w:fldCharType="end"/>
          </w:r>
        </w:sdtContent>
      </w:sdt>
      <w:r w:rsidR="00296B32">
        <w:t>)</w:t>
      </w:r>
      <w:r w:rsidR="007504F3">
        <w:t>. T</w:t>
      </w:r>
      <w:r w:rsidR="00093BD7">
        <w:t xml:space="preserve">he literature </w:t>
      </w:r>
      <w:r w:rsidR="002C6629">
        <w:t>references</w:t>
      </w:r>
      <w:r w:rsidR="00093BD7">
        <w:t xml:space="preserve"> used </w:t>
      </w:r>
      <w:r w:rsidR="00093BD7">
        <w:rPr>
          <w:szCs w:val="24"/>
        </w:rPr>
        <w:t xml:space="preserve">in </w:t>
      </w:r>
      <w:r w:rsidR="00A96EBE" w:rsidRPr="006C013A">
        <w:rPr>
          <w:i/>
          <w:iCs/>
          <w:szCs w:val="24"/>
        </w:rPr>
        <w:t>Sect</w:t>
      </w:r>
      <w:r w:rsidR="005D3403" w:rsidRPr="006C013A">
        <w:rPr>
          <w:i/>
          <w:iCs/>
          <w:szCs w:val="24"/>
        </w:rPr>
        <w:t xml:space="preserve">ion </w:t>
      </w:r>
      <w:r w:rsidR="00EC1A7C" w:rsidRPr="006C013A">
        <w:rPr>
          <w:i/>
          <w:iCs/>
          <w:szCs w:val="24"/>
        </w:rPr>
        <w:fldChar w:fldCharType="begin"/>
      </w:r>
      <w:r w:rsidR="00EC1A7C" w:rsidRPr="006C013A">
        <w:rPr>
          <w:i/>
          <w:iCs/>
          <w:szCs w:val="24"/>
        </w:rPr>
        <w:instrText xml:space="preserve"> REF _Ref158755157 \h </w:instrText>
      </w:r>
      <w:r w:rsidR="006C013A">
        <w:rPr>
          <w:i/>
          <w:iCs/>
          <w:szCs w:val="24"/>
        </w:rPr>
        <w:instrText xml:space="preserve"> \* MERGEFORMAT </w:instrText>
      </w:r>
      <w:r w:rsidR="00EC1A7C" w:rsidRPr="006C013A">
        <w:rPr>
          <w:i/>
          <w:iCs/>
          <w:szCs w:val="24"/>
        </w:rPr>
      </w:r>
      <w:r w:rsidR="00EC1A7C" w:rsidRPr="006C013A">
        <w:rPr>
          <w:i/>
          <w:iCs/>
          <w:szCs w:val="24"/>
        </w:rPr>
        <w:fldChar w:fldCharType="separate"/>
      </w:r>
      <w:ins w:id="1898" w:author="TIPS" w:date="2024-02-13T19:39:00Z">
        <w:r w:rsidR="00EC1A7C" w:rsidRPr="006C013A">
          <w:rPr>
            <w:i/>
            <w:iCs/>
          </w:rPr>
          <w:t>4.7</w:t>
        </w:r>
      </w:ins>
      <w:r w:rsidR="00EC1A7C" w:rsidRPr="006C013A">
        <w:rPr>
          <w:i/>
          <w:iCs/>
          <w:szCs w:val="24"/>
        </w:rPr>
        <w:fldChar w:fldCharType="end"/>
      </w:r>
      <w:r w:rsidR="002C6629">
        <w:rPr>
          <w:szCs w:val="24"/>
        </w:rPr>
        <w:t xml:space="preserve"> us</w:t>
      </w:r>
      <w:r w:rsidR="00576D07">
        <w:rPr>
          <w:szCs w:val="24"/>
        </w:rPr>
        <w:t xml:space="preserve">ed </w:t>
      </w:r>
      <w:r w:rsidR="0086116A">
        <w:rPr>
          <w:szCs w:val="24"/>
        </w:rPr>
        <w:lastRenderedPageBreak/>
        <w:t>commercial</w:t>
      </w:r>
      <w:r w:rsidR="00945FBA">
        <w:rPr>
          <w:szCs w:val="24"/>
        </w:rPr>
        <w:t>ly-available</w:t>
      </w:r>
      <w:r w:rsidR="0086116A">
        <w:rPr>
          <w:szCs w:val="24"/>
        </w:rPr>
        <w:t xml:space="preserve"> GA and EA</w:t>
      </w:r>
      <w:r w:rsidR="00BF3881">
        <w:rPr>
          <w:szCs w:val="24"/>
        </w:rPr>
        <w:t xml:space="preserve"> </w:t>
      </w:r>
      <w:r w:rsidR="00047729">
        <w:rPr>
          <w:szCs w:val="24"/>
        </w:rPr>
        <w:t>which didn’t have to be extracted through the PP matrix</w:t>
      </w:r>
      <w:r w:rsidR="00FE299C">
        <w:rPr>
          <w:szCs w:val="24"/>
        </w:rPr>
        <w:t xml:space="preserve"> </w:t>
      </w:r>
      <w:r w:rsidR="00042297">
        <w:rPr>
          <w:szCs w:val="24"/>
        </w:rPr>
        <w:t xml:space="preserve">– this </w:t>
      </w:r>
      <w:r w:rsidR="00FE299C">
        <w:rPr>
          <w:szCs w:val="24"/>
        </w:rPr>
        <w:t xml:space="preserve">was not accounted for in the framing of </w:t>
      </w:r>
      <w:r w:rsidR="00FE299C" w:rsidRPr="008C1E23">
        <w:rPr>
          <w:b/>
          <w:bCs/>
          <w:szCs w:val="24"/>
        </w:rPr>
        <w:fldChar w:fldCharType="begin"/>
      </w:r>
      <w:r w:rsidR="00FE299C" w:rsidRPr="00D47403">
        <w:rPr>
          <w:b/>
          <w:bCs/>
          <w:szCs w:val="24"/>
        </w:rPr>
        <w:instrText xml:space="preserve"> REF _Ref161808865 \h </w:instrText>
      </w:r>
      <w:r w:rsidR="00FE299C">
        <w:rPr>
          <w:b/>
          <w:bCs/>
          <w:szCs w:val="24"/>
        </w:rPr>
        <w:instrText xml:space="preserve"> \* MERGEFORMAT </w:instrText>
      </w:r>
      <w:r w:rsidR="00FE299C" w:rsidRPr="008C1E23">
        <w:rPr>
          <w:b/>
          <w:bCs/>
          <w:szCs w:val="24"/>
        </w:rPr>
      </w:r>
      <w:r w:rsidR="00FE299C" w:rsidRPr="008C1E23">
        <w:rPr>
          <w:b/>
          <w:bCs/>
          <w:szCs w:val="24"/>
        </w:rPr>
        <w:fldChar w:fldCharType="separate"/>
      </w:r>
      <w:r w:rsidR="00FE299C" w:rsidRPr="00D47403">
        <w:rPr>
          <w:b/>
          <w:bCs/>
        </w:rPr>
        <w:t xml:space="preserve">Hypothesis </w:t>
      </w:r>
      <w:r w:rsidR="00FE299C" w:rsidRPr="00A528A8">
        <w:rPr>
          <w:b/>
          <w:bCs/>
        </w:rPr>
        <w:t>1</w:t>
      </w:r>
      <w:r w:rsidR="00FE299C" w:rsidRPr="008C1E23">
        <w:rPr>
          <w:szCs w:val="24"/>
        </w:rPr>
        <w:fldChar w:fldCharType="end"/>
      </w:r>
      <w:r w:rsidR="005B209D">
        <w:rPr>
          <w:szCs w:val="24"/>
        </w:rPr>
        <w:t>, leading to water’s unexpected IE value</w:t>
      </w:r>
      <w:r w:rsidR="00806489">
        <w:rPr>
          <w:szCs w:val="24"/>
        </w:rPr>
        <w:t>.</w:t>
      </w:r>
    </w:p>
    <w:p w14:paraId="40834756" w14:textId="22580C64" w:rsidR="00046F35" w:rsidRDefault="00D74331" w:rsidP="00D74331">
      <w:pPr>
        <w:pStyle w:val="Heading2"/>
      </w:pPr>
      <w:bookmarkStart w:id="1899" w:name="_Toc162731418"/>
      <w:r>
        <w:t>11.2 Analysis 2 – Effect of PPP Mass Used</w:t>
      </w:r>
      <w:bookmarkEnd w:id="1899"/>
    </w:p>
    <w:p w14:paraId="24F65FF9" w14:textId="723A3593" w:rsidR="00833BCC" w:rsidRPr="002E5741" w:rsidRDefault="006C2EF6" w:rsidP="00B8644C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CAC1C73" wp14:editId="3072822E">
                <wp:simplePos x="0" y="0"/>
                <wp:positionH relativeFrom="margin">
                  <wp:posOffset>0</wp:posOffset>
                </wp:positionH>
                <wp:positionV relativeFrom="margin">
                  <wp:posOffset>3977640</wp:posOffset>
                </wp:positionV>
                <wp:extent cx="3800475" cy="251460"/>
                <wp:effectExtent l="0" t="0" r="28575" b="15240"/>
                <wp:wrapSquare wrapText="bothSides"/>
                <wp:docPr id="21985006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047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4BD49" w14:textId="3D8EDA65" w:rsidR="005531F3" w:rsidRPr="00B8644C" w:rsidRDefault="005531F3" w:rsidP="00B8644C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900" w:name="_Ref159875579"/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B8644C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B8644C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4</w:t>
                            </w:r>
                            <w:r w:rsidR="00FE1D2F" w:rsidRPr="00B8644C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 xml:space="preserve">: IE of various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PPP masses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(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>0.05M Cu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  <w:vertAlign w:val="superscript"/>
                              </w:rPr>
                              <w:t>2+</w:t>
                            </w:r>
                            <w:r w:rsidRPr="00B8644C">
                              <w:rPr>
                                <w:i/>
                                <w:iCs/>
                                <w:sz w:val="20"/>
                              </w:rPr>
                              <w:t>; 10:20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)</w:t>
                            </w:r>
                            <w:bookmarkEnd w:id="190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C1C73" id="Text Box 86" o:spid="_x0000_s1064" type="#_x0000_t202" style="position:absolute;margin-left:0;margin-top:313.2pt;width:299.25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">
                <v:textbox>
                  <w:txbxContent>
                    <w:p w14:paraId="50E4BD49" w14:textId="3D8EDA65" w:rsidR="005531F3" w:rsidRPr="00B8644C" w:rsidRDefault="005531F3" w:rsidP="00B8644C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1901" w:name="_Ref159875579"/>
                      <w:r w:rsidRPr="00B8644C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B8644C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B8644C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4</w:t>
                      </w:r>
                      <w:r w:rsidR="00FE1D2F" w:rsidRPr="00B8644C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 xml:space="preserve">: IE of various </w:t>
                      </w:r>
                      <w:r>
                        <w:rPr>
                          <w:i/>
                          <w:iCs/>
                          <w:sz w:val="20"/>
                        </w:rPr>
                        <w:t>PPP masses</w:t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</w:rPr>
                        <w:t>(</w:t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>0.05M Cu</w:t>
                      </w:r>
                      <w:r w:rsidRPr="00B8644C">
                        <w:rPr>
                          <w:i/>
                          <w:iCs/>
                          <w:sz w:val="20"/>
                          <w:vertAlign w:val="superscript"/>
                        </w:rPr>
                        <w:t>2+</w:t>
                      </w:r>
                      <w:r w:rsidRPr="00B8644C">
                        <w:rPr>
                          <w:i/>
                          <w:iCs/>
                          <w:sz w:val="20"/>
                        </w:rPr>
                        <w:t>; 10:20</w:t>
                      </w:r>
                      <w:r>
                        <w:rPr>
                          <w:i/>
                          <w:iCs/>
                          <w:sz w:val="20"/>
                        </w:rPr>
                        <w:t>)</w:t>
                      </w:r>
                      <w:bookmarkEnd w:id="1901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C32D9">
        <w:rPr>
          <w:noProof/>
        </w:rPr>
        <w:drawing>
          <wp:anchor distT="0" distB="0" distL="114300" distR="114300" simplePos="0" relativeHeight="251679744" behindDoc="1" locked="0" layoutInCell="1" allowOverlap="1" wp14:anchorId="159B99B9" wp14:editId="5F480D3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3803650" cy="2386584"/>
            <wp:effectExtent l="0" t="0" r="0" b="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5234722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E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4B5">
        <w:fldChar w:fldCharType="begin"/>
      </w:r>
      <w:r w:rsidR="009B74B5">
        <w:instrText xml:space="preserve"> REF _Ref159875579 \h  \* MERGEFORMAT </w:instrText>
      </w:r>
      <w:r w:rsidR="009B74B5">
        <w:fldChar w:fldCharType="separate"/>
      </w:r>
      <w:r w:rsidR="00E10C1C" w:rsidRPr="00E10C1C">
        <w:t>Graph 4</w:t>
      </w:r>
      <w:r w:rsidR="009B74B5">
        <w:fldChar w:fldCharType="end"/>
      </w:r>
      <w:r w:rsidR="00E10C1C">
        <w:t xml:space="preserve"> </w:t>
      </w:r>
      <w:r w:rsidR="00B8644C">
        <w:rPr>
          <w:szCs w:val="24"/>
        </w:rPr>
        <w:t xml:space="preserve">shows the IE of </w:t>
      </w:r>
      <w:r w:rsidR="00A6423E">
        <w:rPr>
          <w:szCs w:val="24"/>
        </w:rPr>
        <w:t>using varying PPP mass for different solvents</w:t>
      </w:r>
      <w:r w:rsidR="00B8644C">
        <w:rPr>
          <w:szCs w:val="24"/>
        </w:rPr>
        <w:t xml:space="preserve"> at the same </w:t>
      </w:r>
      <w:r w:rsidR="002909B8">
        <w:rPr>
          <w:szCs w:val="24"/>
        </w:rPr>
        <w:t xml:space="preserve">extraction and complexation </w:t>
      </w:r>
      <w:r w:rsidR="00B8644C">
        <w:rPr>
          <w:szCs w:val="24"/>
        </w:rPr>
        <w:t xml:space="preserve">conditions. </w:t>
      </w:r>
      <w:r w:rsidR="0043464D">
        <w:rPr>
          <w:szCs w:val="24"/>
        </w:rPr>
        <w:t>It can be observed</w:t>
      </w:r>
      <w:r w:rsidR="00B8644C">
        <w:rPr>
          <w:szCs w:val="24"/>
        </w:rPr>
        <w:t xml:space="preserve"> </w:t>
      </w:r>
      <w:r w:rsidR="0043464D">
        <w:rPr>
          <w:szCs w:val="24"/>
        </w:rPr>
        <w:t xml:space="preserve">that </w:t>
      </w:r>
      <w:r w:rsidR="009B74B5">
        <w:rPr>
          <w:szCs w:val="24"/>
        </w:rPr>
        <w:t>there is an</w:t>
      </w:r>
      <w:r w:rsidR="00B8644C">
        <w:rPr>
          <w:szCs w:val="24"/>
        </w:rPr>
        <w:t xml:space="preserve"> </w:t>
      </w:r>
      <w:r w:rsidR="0058460F">
        <w:rPr>
          <w:szCs w:val="24"/>
        </w:rPr>
        <w:t>increase</w:t>
      </w:r>
      <w:r w:rsidR="00B8644C">
        <w:rPr>
          <w:szCs w:val="24"/>
        </w:rPr>
        <w:t xml:space="preserve"> in IE</w:t>
      </w:r>
      <w:r w:rsidR="00A058B2">
        <w:rPr>
          <w:szCs w:val="24"/>
        </w:rPr>
        <w:t xml:space="preserve"> with mass for all solvents</w:t>
      </w:r>
      <w:r w:rsidR="009A4817">
        <w:rPr>
          <w:szCs w:val="24"/>
        </w:rPr>
        <w:t>.</w:t>
      </w:r>
      <w:r w:rsidR="00FD333E">
        <w:rPr>
          <w:szCs w:val="24"/>
        </w:rPr>
        <w:t xml:space="preserve"> Th</w:t>
      </w:r>
      <w:r w:rsidR="003806C5">
        <w:rPr>
          <w:szCs w:val="24"/>
        </w:rPr>
        <w:t xml:space="preserve">ese values fall in line with the </w:t>
      </w:r>
      <w:r w:rsidR="002A24D2">
        <w:rPr>
          <w:szCs w:val="24"/>
        </w:rPr>
        <w:t>predicted</w:t>
      </w:r>
      <w:r w:rsidR="003806C5">
        <w:rPr>
          <w:szCs w:val="24"/>
        </w:rPr>
        <w:t xml:space="preserve"> trend </w:t>
      </w:r>
      <w:r w:rsidR="002A24D2">
        <w:rPr>
          <w:szCs w:val="24"/>
        </w:rPr>
        <w:t xml:space="preserve">in </w:t>
      </w:r>
      <w:r w:rsidR="00815DE2" w:rsidRPr="002E5741">
        <w:rPr>
          <w:b/>
          <w:bCs/>
          <w:szCs w:val="24"/>
        </w:rPr>
        <w:fldChar w:fldCharType="begin"/>
      </w:r>
      <w:r w:rsidR="00815DE2" w:rsidRPr="002E5741">
        <w:rPr>
          <w:b/>
          <w:bCs/>
          <w:szCs w:val="24"/>
        </w:rPr>
        <w:instrText xml:space="preserve"> REF _Ref161911469 \h </w:instrText>
      </w:r>
      <w:r w:rsidR="002E5741">
        <w:rPr>
          <w:b/>
          <w:bCs/>
          <w:szCs w:val="24"/>
        </w:rPr>
        <w:instrText xml:space="preserve"> \* MERGEFORMAT </w:instrText>
      </w:r>
      <w:r w:rsidR="00815DE2" w:rsidRPr="002E5741">
        <w:rPr>
          <w:b/>
          <w:bCs/>
          <w:szCs w:val="24"/>
        </w:rPr>
      </w:r>
      <w:r w:rsidR="00815DE2" w:rsidRPr="002E5741">
        <w:rPr>
          <w:b/>
          <w:bCs/>
          <w:szCs w:val="24"/>
        </w:rPr>
        <w:fldChar w:fldCharType="separate"/>
      </w:r>
      <w:r w:rsidR="00815DE2" w:rsidRPr="002E5741">
        <w:rPr>
          <w:b/>
          <w:bCs/>
        </w:rPr>
        <w:t>Hypothesis 2</w:t>
      </w:r>
      <w:r w:rsidR="00815DE2" w:rsidRPr="002E5741">
        <w:rPr>
          <w:b/>
          <w:bCs/>
          <w:szCs w:val="24"/>
        </w:rPr>
        <w:fldChar w:fldCharType="end"/>
      </w:r>
      <w:r w:rsidR="002A24D2">
        <w:rPr>
          <w:szCs w:val="24"/>
        </w:rPr>
        <w:t>.</w:t>
      </w:r>
    </w:p>
    <w:p w14:paraId="765AEE96" w14:textId="1F148B8C" w:rsidR="000F39A2" w:rsidRDefault="000F39A2" w:rsidP="000F39A2">
      <w:r w:rsidRPr="000F39A2">
        <w:t xml:space="preserve">The observed plateau </w:t>
      </w:r>
      <w:r w:rsidR="0095307B">
        <w:t>of</w:t>
      </w:r>
      <w:r w:rsidRPr="000F39A2">
        <w:t xml:space="preserve"> the plotted lines as the </w:t>
      </w:r>
      <w:r w:rsidR="0095307B">
        <w:t xml:space="preserve">PPP </w:t>
      </w:r>
      <w:r w:rsidRPr="000F39A2">
        <w:t>mass increases</w:t>
      </w:r>
      <w:r w:rsidR="0095307B">
        <w:t xml:space="preserve"> </w:t>
      </w:r>
      <w:r w:rsidRPr="000F39A2">
        <w:t xml:space="preserve">can </w:t>
      </w:r>
      <w:r w:rsidR="0095307B">
        <w:t xml:space="preserve">be </w:t>
      </w:r>
      <w:r w:rsidRPr="000F39A2">
        <w:t>explained through the solubility limits</w:t>
      </w:r>
      <w:r w:rsidR="009508CE">
        <w:t xml:space="preserve"> of the solvents</w:t>
      </w:r>
      <w:r w:rsidRPr="000F39A2">
        <w:t xml:space="preserve">. As the extraction process progresses and more ligands are </w:t>
      </w:r>
      <w:r w:rsidR="00BC3BFA">
        <w:t>dissolved</w:t>
      </w:r>
      <w:r w:rsidRPr="000F39A2">
        <w:t xml:space="preserve"> </w:t>
      </w:r>
      <w:r w:rsidR="00BC3BFA">
        <w:t>in</w:t>
      </w:r>
      <w:r w:rsidRPr="000F39A2">
        <w:t xml:space="preserve"> the solvent, the solution approaches its maximum solubility limit. At this </w:t>
      </w:r>
      <w:r w:rsidR="008947A5">
        <w:t>point</w:t>
      </w:r>
      <w:r w:rsidR="00824113">
        <w:t xml:space="preserve"> </w:t>
      </w:r>
      <w:r w:rsidRPr="000F39A2">
        <w:t xml:space="preserve">the extraction </w:t>
      </w:r>
      <w:r w:rsidR="00824113">
        <w:t xml:space="preserve">rate </w:t>
      </w:r>
      <w:r w:rsidRPr="000F39A2">
        <w:t>decline</w:t>
      </w:r>
      <w:r w:rsidR="00824113">
        <w:t>s</w:t>
      </w:r>
      <w:r w:rsidR="00057A0F">
        <w:t xml:space="preserve"> and thus the extraction efficiency at higher masses falls as well. </w:t>
      </w:r>
      <w:r w:rsidR="00A57A77">
        <w:t xml:space="preserve">This leads </w:t>
      </w:r>
      <w:r w:rsidR="00057A0F" w:rsidRPr="000F39A2">
        <w:t xml:space="preserve">to the plateauing effect in the </w:t>
      </w:r>
      <w:r w:rsidR="00A57A77">
        <w:t>IE with higher mass</w:t>
      </w:r>
      <w:r w:rsidR="00057A0F" w:rsidRPr="000F39A2">
        <w:t>.</w:t>
      </w:r>
      <w:r w:rsidR="00B9335F">
        <w:t xml:space="preserve"> The extent of the plateauing will vary based on the specific solubility limit of </w:t>
      </w:r>
      <w:r w:rsidR="00AA6B83">
        <w:t>each solvent.</w:t>
      </w:r>
    </w:p>
    <w:p w14:paraId="0B840A60" w14:textId="71452147" w:rsidR="00405AB0" w:rsidRDefault="00405AB0" w:rsidP="00405AB0">
      <w:pPr>
        <w:pStyle w:val="Heading2"/>
      </w:pPr>
      <w:bookmarkStart w:id="1902" w:name="_Toc162731419"/>
      <w:r>
        <w:lastRenderedPageBreak/>
        <w:t xml:space="preserve">11.3 Analysis 3 – </w:t>
      </w:r>
      <w:r w:rsidR="00E7414A">
        <w:t>Effect of Metal Ion concentration</w:t>
      </w:r>
      <w:bookmarkEnd w:id="1902"/>
    </w:p>
    <w:p w14:paraId="77374E09" w14:textId="31284754" w:rsidR="0038221E" w:rsidRDefault="00ED434D" w:rsidP="0099704D">
      <w:pPr>
        <w:rPr>
          <w:szCs w:val="24"/>
        </w:rPr>
      </w:pPr>
      <w:r w:rsidRPr="00ED434D">
        <w:t xml:space="preserve">Graph </w:t>
      </w:r>
      <w:r w:rsidR="00FD1B6E">
        <w:rPr>
          <w:noProof/>
        </w:rPr>
        <w:drawing>
          <wp:anchor distT="0" distB="0" distL="114300" distR="114300" simplePos="0" relativeHeight="251683840" behindDoc="1" locked="0" layoutInCell="1" allowOverlap="1" wp14:anchorId="46E621E4" wp14:editId="0B9C4E2F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3803650" cy="2386584"/>
            <wp:effectExtent l="0" t="0" r="0" b="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5476607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F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V relativeFrom="margin">
              <wp14:pctHeight>0</wp14:pctHeight>
            </wp14:sizeRelV>
          </wp:anchor>
        </w:drawing>
      </w:r>
      <w:r w:rsidR="006038A8">
        <w:t>5</w:t>
      </w:r>
      <w:r>
        <w:rPr>
          <w:i/>
          <w:iCs/>
          <w:sz w:val="20"/>
        </w:rPr>
        <w:t xml:space="preserve"> </w:t>
      </w:r>
      <w:r w:rsidR="00800CC5">
        <w:fldChar w:fldCharType="begin"/>
      </w:r>
      <w:r w:rsidR="00800CC5">
        <w:instrText xml:space="preserve"> REF _Ref159875579 \h  \* MERGEFORMAT </w:instrText>
      </w:r>
      <w:r w:rsidR="00000000">
        <w:fldChar w:fldCharType="separate"/>
      </w:r>
      <w:r w:rsidR="00800CC5">
        <w:fldChar w:fldCharType="end"/>
      </w:r>
      <w:r w:rsidR="00800CC5">
        <w:rPr>
          <w:szCs w:val="24"/>
        </w:rPr>
        <w:t xml:space="preserve">shows the IE of using </w:t>
      </w:r>
      <w:r w:rsidR="00101AB0">
        <w:rPr>
          <w:szCs w:val="24"/>
        </w:rPr>
        <w:t>differing copper concentrations</w:t>
      </w:r>
      <w:r w:rsidR="00800CC5">
        <w:rPr>
          <w:szCs w:val="24"/>
        </w:rPr>
        <w:t xml:space="preserve"> for different solvents</w:t>
      </w:r>
      <w:r w:rsidR="00101AB0">
        <w:rPr>
          <w:szCs w:val="24"/>
        </w:rPr>
        <w:t xml:space="preserve"> and masses</w:t>
      </w:r>
      <w:r w:rsidR="00800CC5">
        <w:rPr>
          <w:szCs w:val="24"/>
        </w:rPr>
        <w:t xml:space="preserve"> at the same extraction and complexation conditions.</w:t>
      </w:r>
    </w:p>
    <w:p w14:paraId="05BEA34B" w14:textId="4F76713E" w:rsidR="00A1747A" w:rsidRDefault="00A1747A" w:rsidP="0099704D">
      <w:pPr>
        <w:rPr>
          <w:szCs w:val="24"/>
        </w:rPr>
      </w:pPr>
    </w:p>
    <w:p w14:paraId="60A713C6" w14:textId="77777777" w:rsidR="006C2EF6" w:rsidRPr="00800CC5" w:rsidRDefault="006C2EF6" w:rsidP="0099704D">
      <w:pPr>
        <w:rPr>
          <w:szCs w:val="24"/>
        </w:rPr>
      </w:pPr>
    </w:p>
    <w:p w14:paraId="27D892BB" w14:textId="0DE33F27" w:rsidR="007F7291" w:rsidRDefault="006C2EF6" w:rsidP="00DB11F1">
      <w:pPr>
        <w:pStyle w:val="Heading2"/>
      </w:pPr>
      <w:bookmarkStart w:id="1903" w:name="_Toc162731420"/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1CC6176" wp14:editId="48969FB9">
                <wp:simplePos x="0" y="0"/>
                <wp:positionH relativeFrom="margin">
                  <wp:posOffset>0</wp:posOffset>
                </wp:positionH>
                <wp:positionV relativeFrom="margin">
                  <wp:posOffset>2816225</wp:posOffset>
                </wp:positionV>
                <wp:extent cx="3768090" cy="251460"/>
                <wp:effectExtent l="13335" t="8255" r="9525" b="6985"/>
                <wp:wrapSquare wrapText="bothSides"/>
                <wp:docPr id="54539313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09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7D72C" w14:textId="292862AC" w:rsidR="005531F3" w:rsidRPr="005C1A4A" w:rsidRDefault="005531F3" w:rsidP="005C1A4A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bookmarkStart w:id="1904" w:name="_Ref159884265"/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="00FE1D2F"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="00FE1D2F"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A6116E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5</w:t>
                            </w:r>
                            <w:r w:rsidR="00FE1D2F"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: IE of various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metal ion concentrations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0.05g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PPP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>; 10:20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)</w:t>
                            </w:r>
                            <w:bookmarkEnd w:id="190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6176" id="Text Box 87" o:spid="_x0000_s1065" type="#_x0000_t202" style="position:absolute;margin-left:0;margin-top:221.75pt;width:296.7pt;height:19.8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">
                <v:textbox>
                  <w:txbxContent>
                    <w:p w14:paraId="5F07D72C" w14:textId="292862AC" w:rsidR="005531F3" w:rsidRPr="005C1A4A" w:rsidRDefault="005531F3" w:rsidP="005C1A4A">
                      <w:pPr>
                        <w:rPr>
                          <w:i/>
                          <w:iCs/>
                          <w:sz w:val="20"/>
                        </w:rPr>
                      </w:pPr>
                      <w:bookmarkStart w:id="1905" w:name="_Ref159884265"/>
                      <w:r w:rsidRPr="005C1A4A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="00FE1D2F" w:rsidRPr="005C1A4A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="00FE1D2F" w:rsidRPr="005C1A4A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A6116E">
                        <w:rPr>
                          <w:i/>
                          <w:iCs/>
                          <w:noProof/>
                          <w:sz w:val="20"/>
                        </w:rPr>
                        <w:t>5</w:t>
                      </w:r>
                      <w:r w:rsidR="00FE1D2F" w:rsidRPr="005C1A4A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: IE of various </w:t>
                      </w:r>
                      <w:r>
                        <w:rPr>
                          <w:i/>
                          <w:iCs/>
                          <w:sz w:val="20"/>
                        </w:rPr>
                        <w:t>metal ion concentrations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(</w:t>
                      </w:r>
                      <w:r>
                        <w:rPr>
                          <w:i/>
                          <w:iCs/>
                          <w:sz w:val="20"/>
                        </w:rPr>
                        <w:t>0.05g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</w:rPr>
                        <w:t>PPP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>; 10:20</w:t>
                      </w:r>
                      <w:r>
                        <w:rPr>
                          <w:i/>
                          <w:iCs/>
                          <w:sz w:val="20"/>
                        </w:rPr>
                        <w:t>)</w:t>
                      </w:r>
                      <w:bookmarkEnd w:id="1905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646B0">
        <w:rPr>
          <w:noProof/>
        </w:rPr>
        <w:drawing>
          <wp:anchor distT="0" distB="0" distL="114300" distR="114300" simplePos="0" relativeHeight="251694080" behindDoc="1" locked="0" layoutInCell="1" allowOverlap="1" wp14:anchorId="30BFEAD1" wp14:editId="06701DFF">
            <wp:simplePos x="0" y="0"/>
            <wp:positionH relativeFrom="column">
              <wp:posOffset>0</wp:posOffset>
            </wp:positionH>
            <wp:positionV relativeFrom="paragraph">
              <wp:posOffset>379730</wp:posOffset>
            </wp:positionV>
            <wp:extent cx="3803650" cy="2386330"/>
            <wp:effectExtent l="0" t="0" r="0" b="0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19990369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10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14A">
        <w:t xml:space="preserve">11.4 Analysis 4 </w:t>
      </w:r>
      <w:r w:rsidR="00EB2F97">
        <w:t>–</w:t>
      </w:r>
      <w:r w:rsidR="00E7414A">
        <w:t xml:space="preserve"> Effect of Metal Ligand Voluminal Ratio</w:t>
      </w:r>
      <w:bookmarkEnd w:id="1903"/>
    </w:p>
    <w:p w14:paraId="60FB345E" w14:textId="6E91CEEB" w:rsidR="009C3BFF" w:rsidRDefault="009C3BFF" w:rsidP="00B63191"/>
    <w:p w14:paraId="30A8EDB6" w14:textId="77777777" w:rsidR="006C2EF6" w:rsidRDefault="006C2EF6" w:rsidP="009C3BFF">
      <w:pPr>
        <w:pStyle w:val="Heading1"/>
      </w:pPr>
      <w:bookmarkStart w:id="1906" w:name="_Toc162731421"/>
    </w:p>
    <w:p w14:paraId="2A0E56CB" w14:textId="77777777" w:rsidR="006C2EF6" w:rsidRDefault="006C2EF6" w:rsidP="009C3BFF">
      <w:pPr>
        <w:pStyle w:val="Heading1"/>
      </w:pPr>
    </w:p>
    <w:p w14:paraId="27272DB7" w14:textId="77777777" w:rsidR="006C2EF6" w:rsidRDefault="006C2EF6" w:rsidP="009C3BFF">
      <w:pPr>
        <w:pStyle w:val="Heading1"/>
      </w:pPr>
    </w:p>
    <w:p w14:paraId="2C4001D3" w14:textId="77777777" w:rsidR="006C2EF6" w:rsidRDefault="006C2EF6" w:rsidP="009C3BFF">
      <w:pPr>
        <w:pStyle w:val="Heading1"/>
      </w:pPr>
    </w:p>
    <w:p w14:paraId="4FC4EF16" w14:textId="77777777" w:rsidR="006C2EF6" w:rsidRDefault="006C2EF6" w:rsidP="009C3BFF">
      <w:pPr>
        <w:pStyle w:val="Heading1"/>
      </w:pPr>
    </w:p>
    <w:p w14:paraId="2D474D4B" w14:textId="77777777" w:rsidR="006C2EF6" w:rsidRDefault="006C2EF6" w:rsidP="009C3BFF">
      <w:pPr>
        <w:pStyle w:val="Heading1"/>
      </w:pPr>
    </w:p>
    <w:p w14:paraId="276E4BEE" w14:textId="77777777" w:rsidR="006C2EF6" w:rsidRDefault="006C2EF6" w:rsidP="009C3BFF">
      <w:pPr>
        <w:pStyle w:val="Heading1"/>
      </w:pPr>
    </w:p>
    <w:p w14:paraId="1A81B90A" w14:textId="236CFE8E" w:rsidR="009C3BFF" w:rsidRDefault="009C3BFF" w:rsidP="009C3BFF">
      <w:pPr>
        <w:pStyle w:val="Heading1"/>
      </w:pPr>
      <w:r w:rsidRPr="007F7291">
        <w:t>12</w:t>
      </w:r>
      <w:r>
        <w:t xml:space="preserve"> Conclusion</w:t>
      </w:r>
      <w:bookmarkEnd w:id="1906"/>
    </w:p>
    <w:p w14:paraId="3A81CD73" w14:textId="6B36CAAA" w:rsidR="009554D9" w:rsidRDefault="006C2EF6" w:rsidP="00B63191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51CC6176" wp14:editId="612A35C2">
                <wp:simplePos x="0" y="0"/>
                <wp:positionH relativeFrom="margin">
                  <wp:posOffset>-1905</wp:posOffset>
                </wp:positionH>
                <wp:positionV relativeFrom="margin">
                  <wp:posOffset>6021070</wp:posOffset>
                </wp:positionV>
                <wp:extent cx="3768090" cy="251460"/>
                <wp:effectExtent l="13335" t="10795" r="9525" b="13970"/>
                <wp:wrapTight wrapText="bothSides">
                  <wp:wrapPolygon edited="0">
                    <wp:start x="-55" y="-818"/>
                    <wp:lineTo x="-55" y="20782"/>
                    <wp:lineTo x="21655" y="20782"/>
                    <wp:lineTo x="21655" y="-818"/>
                    <wp:lineTo x="-55" y="-818"/>
                  </wp:wrapPolygon>
                </wp:wrapTight>
                <wp:docPr id="28079383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09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F8BAA" w14:textId="1F6628E8" w:rsidR="00A6116E" w:rsidRPr="00313C83" w:rsidRDefault="00A6116E" w:rsidP="00313C83">
                            <w:pPr>
                              <w:keepNext/>
                            </w:pP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Graph 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Graph \* ARABIC </w:instrTex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6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: IE of various </w:t>
                            </w:r>
                            <w:r w:rsidR="0050628D">
                              <w:rPr>
                                <w:i/>
                                <w:iCs/>
                                <w:sz w:val="20"/>
                              </w:rPr>
                              <w:t>voluminal ratios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0.05g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PPP</w:t>
                            </w:r>
                            <w:r w:rsidRPr="005C1A4A">
                              <w:rPr>
                                <w:i/>
                                <w:iCs/>
                                <w:sz w:val="20"/>
                              </w:rPr>
                              <w:t>; 10:20</w:t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6176" id="Text Box 122" o:spid="_x0000_s1066" type="#_x0000_t202" style="position:absolute;margin-left:-.15pt;margin-top:474.1pt;width:296.7pt;height:19.8pt;z-index:-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">
                <v:textbox>
                  <w:txbxContent>
                    <w:p w14:paraId="328F8BAA" w14:textId="1F6628E8" w:rsidR="00A6116E" w:rsidRPr="00313C83" w:rsidRDefault="00A6116E" w:rsidP="00313C83">
                      <w:pPr>
                        <w:keepNext/>
                      </w:pP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Graph 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instrText xml:space="preserve"> SEQ Graph \* ARABIC </w:instrTex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noProof/>
                          <w:sz w:val="20"/>
                        </w:rPr>
                        <w:t>6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: IE of various </w:t>
                      </w:r>
                      <w:r w:rsidR="0050628D">
                        <w:rPr>
                          <w:i/>
                          <w:iCs/>
                          <w:sz w:val="20"/>
                        </w:rPr>
                        <w:t>voluminal ratios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(</w:t>
                      </w:r>
                      <w:r>
                        <w:rPr>
                          <w:i/>
                          <w:iCs/>
                          <w:sz w:val="20"/>
                        </w:rPr>
                        <w:t>0.05g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</w:rPr>
                        <w:t>PPP</w:t>
                      </w:r>
                      <w:r w:rsidRPr="005C1A4A">
                        <w:rPr>
                          <w:i/>
                          <w:iCs/>
                          <w:sz w:val="20"/>
                        </w:rPr>
                        <w:t>; 10:20</w:t>
                      </w:r>
                      <w:r>
                        <w:rPr>
                          <w:i/>
                          <w:iCs/>
                          <w:sz w:val="20"/>
                        </w:rPr>
                        <w:t>)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0418C8" w:rsidRPr="000418C8">
        <w:t xml:space="preserve">This investigation elucidates the potent chelating prowess of phenolic acid derivatives extracted from </w:t>
      </w:r>
      <w:r w:rsidR="00555E27">
        <w:t>PPP</w:t>
      </w:r>
      <w:r w:rsidR="000418C8" w:rsidRPr="000418C8">
        <w:t xml:space="preserve"> in complexing with aqueous Copper (II) ions, </w:t>
      </w:r>
      <w:r w:rsidR="00046D8F">
        <w:t xml:space="preserve">and hence </w:t>
      </w:r>
      <w:r w:rsidR="000418C8" w:rsidRPr="000418C8">
        <w:t>spotlighting a viable</w:t>
      </w:r>
      <w:r w:rsidR="00190534">
        <w:t>, environmentally friendly</w:t>
      </w:r>
      <w:r w:rsidR="000418C8" w:rsidRPr="000418C8">
        <w:t xml:space="preserve"> </w:t>
      </w:r>
      <w:r w:rsidR="00ED71C7">
        <w:t>method</w:t>
      </w:r>
      <w:r w:rsidR="000418C8" w:rsidRPr="000418C8">
        <w:t xml:space="preserve"> for mitigating heavy metal contamination in water bodies.</w:t>
      </w:r>
      <w:r w:rsidR="009554D9">
        <w:t xml:space="preserve"> </w:t>
      </w:r>
      <w:r w:rsidR="008A45F0">
        <w:t xml:space="preserve">Furthermore, the study </w:t>
      </w:r>
      <w:r w:rsidR="00261D5F">
        <w:t xml:space="preserve">has also probed into the optimal conditions required in order to achieve </w:t>
      </w:r>
      <w:r w:rsidR="00261D5F">
        <w:lastRenderedPageBreak/>
        <w:t>the maximum interaction.</w:t>
      </w:r>
      <w:r w:rsidR="00747BA9">
        <w:t xml:space="preserve"> </w:t>
      </w:r>
      <w:r w:rsidR="009554D9" w:rsidRPr="000418C8">
        <w:t xml:space="preserve">The findings </w:t>
      </w:r>
      <w:r w:rsidR="00AE6ED2">
        <w:t>thus</w:t>
      </w:r>
      <w:r w:rsidR="009554D9" w:rsidRPr="000418C8">
        <w:t xml:space="preserve"> illuminate </w:t>
      </w:r>
      <w:r w:rsidR="00AE6ED2">
        <w:t>a</w:t>
      </w:r>
      <w:r w:rsidR="009554D9" w:rsidRPr="000418C8">
        <w:t xml:space="preserve"> pathway for </w:t>
      </w:r>
      <w:r w:rsidR="00747BA9" w:rsidRPr="000418C8">
        <w:t>fostering a 'green chemistry' approach to water remediation</w:t>
      </w:r>
      <w:r w:rsidR="009554D9" w:rsidRPr="000418C8">
        <w:t>.</w:t>
      </w:r>
    </w:p>
    <w:p w14:paraId="20B3937D" w14:textId="28D1BBA1" w:rsidR="007F7291" w:rsidRDefault="007F7291" w:rsidP="007F7291">
      <w:pPr>
        <w:pStyle w:val="Heading1"/>
      </w:pPr>
      <w:bookmarkStart w:id="1907" w:name="_Toc162731422"/>
      <w:r w:rsidRPr="00714426">
        <w:t>13 Evalua</w:t>
      </w:r>
      <w:r w:rsidR="00714426" w:rsidRPr="00714426">
        <w:t>tion</w:t>
      </w:r>
      <w:bookmarkEnd w:id="190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2D6" w14:paraId="10DD0FD3" w14:textId="77777777" w:rsidTr="00AE3774">
        <w:tc>
          <w:tcPr>
            <w:tcW w:w="9576" w:type="dxa"/>
            <w:vAlign w:val="center"/>
          </w:tcPr>
          <w:p w14:paraId="242DECAB" w14:textId="77777777" w:rsidR="008372D6" w:rsidRPr="00D23EE1" w:rsidRDefault="005A57B0" w:rsidP="005A57B0">
            <w:pPr>
              <w:pStyle w:val="Heading2"/>
              <w:spacing w:before="120" w:after="120" w:line="240" w:lineRule="auto"/>
              <w:jc w:val="center"/>
            </w:pPr>
            <w:bookmarkStart w:id="1908" w:name="_Toc162731423"/>
            <w:r>
              <w:t xml:space="preserve">13.1 </w:t>
            </w:r>
            <w:r w:rsidR="00D23EE1">
              <w:t>Strengths</w:t>
            </w:r>
            <w:bookmarkEnd w:id="1908"/>
          </w:p>
        </w:tc>
      </w:tr>
      <w:tr w:rsidR="008372D6" w14:paraId="1DA88A85" w14:textId="77777777" w:rsidTr="00AE3774">
        <w:tc>
          <w:tcPr>
            <w:tcW w:w="9576" w:type="dxa"/>
            <w:vAlign w:val="center"/>
          </w:tcPr>
          <w:p w14:paraId="0BB4D1DF" w14:textId="77777777" w:rsidR="00342736" w:rsidRPr="00C24AA0" w:rsidRDefault="004F25BF" w:rsidP="00342736">
            <w:pPr>
              <w:pStyle w:val="ListParagraph"/>
              <w:numPr>
                <w:ilvl w:val="0"/>
                <w:numId w:val="10"/>
              </w:numPr>
              <w:rPr>
                <w:szCs w:val="24"/>
              </w:rPr>
            </w:pPr>
            <w:r w:rsidRPr="00C24AA0">
              <w:rPr>
                <w:szCs w:val="24"/>
              </w:rPr>
              <w:t xml:space="preserve">The study </w:t>
            </w:r>
            <w:r w:rsidR="00951EE5" w:rsidRPr="00C24AA0">
              <w:rPr>
                <w:szCs w:val="24"/>
              </w:rPr>
              <w:t>leverages</w:t>
            </w:r>
            <w:r w:rsidRPr="00C24AA0">
              <w:rPr>
                <w:szCs w:val="24"/>
              </w:rPr>
              <w:t xml:space="preserve"> organic waste </w:t>
            </w:r>
            <w:r w:rsidR="00773F90" w:rsidRPr="00C24AA0">
              <w:rPr>
                <w:szCs w:val="24"/>
              </w:rPr>
              <w:t xml:space="preserve">products </w:t>
            </w:r>
            <w:r w:rsidRPr="00C24AA0">
              <w:rPr>
                <w:szCs w:val="24"/>
              </w:rPr>
              <w:t>(PP</w:t>
            </w:r>
            <w:r w:rsidR="00773F90" w:rsidRPr="00C24AA0">
              <w:rPr>
                <w:szCs w:val="24"/>
              </w:rPr>
              <w:t>s</w:t>
            </w:r>
            <w:r w:rsidRPr="00C24AA0">
              <w:rPr>
                <w:szCs w:val="24"/>
              </w:rPr>
              <w:t xml:space="preserve">) </w:t>
            </w:r>
            <w:r w:rsidR="001D14A5" w:rsidRPr="00C24AA0">
              <w:rPr>
                <w:szCs w:val="24"/>
              </w:rPr>
              <w:t xml:space="preserve">for water </w:t>
            </w:r>
            <w:r w:rsidR="00B872AD" w:rsidRPr="00C24AA0">
              <w:rPr>
                <w:szCs w:val="24"/>
              </w:rPr>
              <w:t>remediation</w:t>
            </w:r>
            <w:r w:rsidR="00B872AD">
              <w:rPr>
                <w:szCs w:val="24"/>
              </w:rPr>
              <w:t>;</w:t>
            </w:r>
            <w:r w:rsidR="001F3722">
              <w:rPr>
                <w:szCs w:val="24"/>
              </w:rPr>
              <w:t xml:space="preserve"> hence the side-effects of synthetic alternatives (EDTA) are</w:t>
            </w:r>
            <w:r w:rsidR="00FF3633">
              <w:rPr>
                <w:szCs w:val="24"/>
              </w:rPr>
              <w:t xml:space="preserve"> avoided</w:t>
            </w:r>
            <w:r w:rsidR="00831683">
              <w:rPr>
                <w:szCs w:val="24"/>
              </w:rPr>
              <w:t xml:space="preserve"> (</w:t>
            </w:r>
            <w:r w:rsidR="00831683" w:rsidRPr="00831683">
              <w:rPr>
                <w:szCs w:val="24"/>
              </w:rPr>
              <w:t xml:space="preserve">Section </w:t>
            </w:r>
            <w:r w:rsidR="009B74B5">
              <w:fldChar w:fldCharType="begin"/>
            </w:r>
            <w:r w:rsidR="009B74B5">
              <w:instrText xml:space="preserve"> REF _Ref158715311 \h  \* MERGEFORMAT </w:instrText>
            </w:r>
            <w:r w:rsidR="009B74B5">
              <w:fldChar w:fldCharType="separate"/>
            </w:r>
            <w:r w:rsidR="00831683" w:rsidRPr="00831683">
              <w:rPr>
                <w:szCs w:val="24"/>
              </w:rPr>
              <w:t>4.3</w:t>
            </w:r>
            <w:r w:rsidR="009B74B5">
              <w:fldChar w:fldCharType="end"/>
            </w:r>
            <w:r w:rsidR="00831683">
              <w:rPr>
                <w:szCs w:val="24"/>
              </w:rPr>
              <w:t>)</w:t>
            </w:r>
            <w:r w:rsidR="00FF3633">
              <w:rPr>
                <w:szCs w:val="24"/>
              </w:rPr>
              <w:t>.</w:t>
            </w:r>
          </w:p>
          <w:p w14:paraId="32E3FEAD" w14:textId="77777777" w:rsidR="00773F90" w:rsidRPr="00C24AA0" w:rsidRDefault="00AC2883" w:rsidP="00A85EEF">
            <w:pPr>
              <w:pStyle w:val="ListParagraph"/>
              <w:numPr>
                <w:ilvl w:val="0"/>
                <w:numId w:val="10"/>
              </w:numPr>
              <w:rPr>
                <w:szCs w:val="24"/>
              </w:rPr>
            </w:pPr>
            <w:r w:rsidRPr="00C24AA0">
              <w:rPr>
                <w:szCs w:val="24"/>
              </w:rPr>
              <w:t xml:space="preserve">The </w:t>
            </w:r>
            <w:r w:rsidR="007B3E0F" w:rsidRPr="00C24AA0">
              <w:rPr>
                <w:szCs w:val="24"/>
              </w:rPr>
              <w:t>utilization</w:t>
            </w:r>
            <w:r w:rsidRPr="00C24AA0">
              <w:rPr>
                <w:szCs w:val="24"/>
              </w:rPr>
              <w:t xml:space="preserve"> of </w:t>
            </w:r>
            <w:r w:rsidR="007B3E0F" w:rsidRPr="00C24AA0">
              <w:rPr>
                <w:szCs w:val="24"/>
              </w:rPr>
              <w:t xml:space="preserve">a spectrum of </w:t>
            </w:r>
            <w:r w:rsidRPr="00C24AA0">
              <w:rPr>
                <w:szCs w:val="24"/>
              </w:rPr>
              <w:t xml:space="preserve">readily available organic solvents </w:t>
            </w:r>
            <w:r w:rsidR="00E87C79" w:rsidRPr="00C24AA0">
              <w:rPr>
                <w:szCs w:val="24"/>
              </w:rPr>
              <w:t>ensures</w:t>
            </w:r>
            <w:r w:rsidR="00A85EEF" w:rsidRPr="00C24AA0">
              <w:rPr>
                <w:szCs w:val="24"/>
              </w:rPr>
              <w:t xml:space="preserve"> limited environmental impact at relatively lower costs</w:t>
            </w:r>
            <w:r w:rsidR="00713D5F" w:rsidRPr="00C24AA0">
              <w:rPr>
                <w:szCs w:val="24"/>
              </w:rPr>
              <w:t xml:space="preserve"> while achieving </w:t>
            </w:r>
            <w:r w:rsidR="00341F4B" w:rsidRPr="00C24AA0">
              <w:rPr>
                <w:szCs w:val="24"/>
              </w:rPr>
              <w:t xml:space="preserve">a </w:t>
            </w:r>
            <w:r w:rsidR="00713D5F" w:rsidRPr="00C24AA0">
              <w:rPr>
                <w:szCs w:val="24"/>
              </w:rPr>
              <w:t>high</w:t>
            </w:r>
            <w:r w:rsidR="00341F4B" w:rsidRPr="00C24AA0">
              <w:rPr>
                <w:szCs w:val="24"/>
              </w:rPr>
              <w:t xml:space="preserve"> </w:t>
            </w:r>
            <w:r w:rsidR="00A80405" w:rsidRPr="00C24AA0">
              <w:rPr>
                <w:szCs w:val="24"/>
              </w:rPr>
              <w:t>IE</w:t>
            </w:r>
            <w:r w:rsidR="00A85EEF" w:rsidRPr="00C24AA0">
              <w:rPr>
                <w:szCs w:val="24"/>
              </w:rPr>
              <w:t>.</w:t>
            </w:r>
          </w:p>
          <w:p w14:paraId="6FAE0232" w14:textId="77777777" w:rsidR="00A85EEF" w:rsidRPr="00C24AA0" w:rsidRDefault="006C43DD" w:rsidP="002B27C8">
            <w:pPr>
              <w:pStyle w:val="ListParagraph"/>
              <w:numPr>
                <w:ilvl w:val="0"/>
                <w:numId w:val="10"/>
              </w:numPr>
              <w:rPr>
                <w:szCs w:val="24"/>
              </w:rPr>
            </w:pPr>
            <w:r w:rsidRPr="00C24AA0">
              <w:rPr>
                <w:szCs w:val="24"/>
              </w:rPr>
              <w:t xml:space="preserve">Using </w:t>
            </w:r>
            <w:r w:rsidR="001128C6" w:rsidRPr="00C24AA0">
              <w:rPr>
                <w:szCs w:val="24"/>
              </w:rPr>
              <w:t>a</w:t>
            </w:r>
            <w:r w:rsidRPr="00C24AA0">
              <w:rPr>
                <w:szCs w:val="24"/>
              </w:rPr>
              <w:t xml:space="preserve"> UV-Visi</w:t>
            </w:r>
            <w:r w:rsidR="00655F6C" w:rsidRPr="00C24AA0">
              <w:rPr>
                <w:szCs w:val="24"/>
              </w:rPr>
              <w:t xml:space="preserve">ble spectrophotometer ensures a </w:t>
            </w:r>
            <w:r w:rsidRPr="00C24AA0">
              <w:rPr>
                <w:szCs w:val="24"/>
              </w:rPr>
              <w:t>high de</w:t>
            </w:r>
            <w:r w:rsidR="002C094F" w:rsidRPr="00C24AA0">
              <w:rPr>
                <w:szCs w:val="24"/>
              </w:rPr>
              <w:t xml:space="preserve">gree </w:t>
            </w:r>
            <w:r w:rsidR="0086526C" w:rsidRPr="00C24AA0">
              <w:rPr>
                <w:szCs w:val="24"/>
              </w:rPr>
              <w:t xml:space="preserve">of </w:t>
            </w:r>
            <w:r w:rsidR="002C094F" w:rsidRPr="00C24AA0">
              <w:rPr>
                <w:szCs w:val="24"/>
              </w:rPr>
              <w:t xml:space="preserve">reliability in </w:t>
            </w:r>
            <w:r w:rsidR="0086526C" w:rsidRPr="00C24AA0">
              <w:rPr>
                <w:szCs w:val="24"/>
              </w:rPr>
              <w:t xml:space="preserve">the </w:t>
            </w:r>
            <w:r w:rsidR="004A041A" w:rsidRPr="00C24AA0">
              <w:rPr>
                <w:szCs w:val="24"/>
              </w:rPr>
              <w:t>measurements of</w:t>
            </w:r>
            <w:r w:rsidR="003E7A08" w:rsidRPr="00C24AA0">
              <w:rPr>
                <w:szCs w:val="24"/>
              </w:rPr>
              <w:t xml:space="preserve"> the degree of interaction between the metal and ligand solution</w:t>
            </w:r>
            <w:r w:rsidR="002C094F" w:rsidRPr="00C24AA0">
              <w:rPr>
                <w:szCs w:val="24"/>
              </w:rPr>
              <w:t>.</w:t>
            </w:r>
          </w:p>
          <w:p w14:paraId="01971FB8" w14:textId="74566A61" w:rsidR="00966601" w:rsidRPr="00773F90" w:rsidRDefault="00D26850" w:rsidP="00C92211">
            <w:pPr>
              <w:pStyle w:val="ListParagraph"/>
              <w:numPr>
                <w:ilvl w:val="0"/>
                <w:numId w:val="10"/>
              </w:numPr>
            </w:pPr>
            <w:r w:rsidRPr="00C24AA0">
              <w:rPr>
                <w:szCs w:val="24"/>
              </w:rPr>
              <w:t>Granulation</w:t>
            </w:r>
            <w:r w:rsidR="00250ED5" w:rsidRPr="00C24AA0">
              <w:rPr>
                <w:szCs w:val="24"/>
              </w:rPr>
              <w:t xml:space="preserve"> </w:t>
            </w:r>
            <w:r w:rsidRPr="00C24AA0">
              <w:rPr>
                <w:szCs w:val="24"/>
              </w:rPr>
              <w:t>of</w:t>
            </w:r>
            <w:r w:rsidR="00250ED5" w:rsidRPr="00C24AA0">
              <w:rPr>
                <w:szCs w:val="24"/>
              </w:rPr>
              <w:t xml:space="preserve"> PP</w:t>
            </w:r>
            <w:r w:rsidRPr="00C24AA0">
              <w:rPr>
                <w:szCs w:val="24"/>
              </w:rPr>
              <w:t>s</w:t>
            </w:r>
            <w:r w:rsidR="00250ED5" w:rsidRPr="00C24AA0">
              <w:rPr>
                <w:szCs w:val="24"/>
              </w:rPr>
              <w:t xml:space="preserve"> </w:t>
            </w:r>
            <w:r w:rsidRPr="00C24AA0">
              <w:rPr>
                <w:szCs w:val="24"/>
              </w:rPr>
              <w:t>results in an increase in its surface area</w:t>
            </w:r>
            <w:r w:rsidR="00A25371" w:rsidRPr="00C24AA0">
              <w:rPr>
                <w:szCs w:val="24"/>
              </w:rPr>
              <w:t xml:space="preserve"> - this technique being chosen in order to maximize the efficiency </w:t>
            </w:r>
            <w:r w:rsidR="00C92211" w:rsidRPr="00C24AA0">
              <w:rPr>
                <w:szCs w:val="24"/>
              </w:rPr>
              <w:t>of ligand extraction</w:t>
            </w:r>
            <w:r w:rsidR="00B80FB9">
              <w:rPr>
                <w:szCs w:val="24"/>
              </w:rPr>
              <w:t xml:space="preserve"> and allow for greater penetration of the plant matrix</w:t>
            </w:r>
            <w:r w:rsidR="00C92211" w:rsidRPr="00C24AA0">
              <w:rPr>
                <w:szCs w:val="24"/>
              </w:rPr>
              <w:t>.</w:t>
            </w:r>
          </w:p>
        </w:tc>
      </w:tr>
    </w:tbl>
    <w:p w14:paraId="65D6DE64" w14:textId="2D9A8E7A" w:rsidR="008372D6" w:rsidRPr="008372D6" w:rsidRDefault="00CB5D7A" w:rsidP="008372D6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0E81C14" wp14:editId="1E0264D1">
                <wp:simplePos x="0" y="0"/>
                <wp:positionH relativeFrom="column">
                  <wp:posOffset>-15240</wp:posOffset>
                </wp:positionH>
                <wp:positionV relativeFrom="paragraph">
                  <wp:posOffset>54610</wp:posOffset>
                </wp:positionV>
                <wp:extent cx="5951220" cy="311785"/>
                <wp:effectExtent l="0" t="0" r="11430" b="12065"/>
                <wp:wrapNone/>
                <wp:docPr id="1143753252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C07A2" w14:textId="06E78527" w:rsidR="005531F3" w:rsidRPr="00D23EE1" w:rsidRDefault="005531F3" w:rsidP="00D23EE1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D23EE1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D23EE1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D23EE1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D23EE1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21</w:t>
                            </w:r>
                            <w:r w:rsidR="00FE1D2F" w:rsidRPr="00D23EE1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i/>
                                <w:iCs/>
                                <w:sz w:val="20"/>
                              </w:rPr>
                              <w:t>: Strengths of 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1C14" id="Text Box 93" o:spid="_x0000_s1067" type="#_x0000_t202" style="position:absolute;margin-left:-1.2pt;margin-top:4.3pt;width:468.6pt;height:24.5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">
                <v:textbox>
                  <w:txbxContent>
                    <w:p w14:paraId="2C9C07A2" w14:textId="06E78527" w:rsidR="005531F3" w:rsidRPr="00D23EE1" w:rsidRDefault="005531F3" w:rsidP="00D23EE1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D23EE1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D23EE1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D23EE1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D23EE1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587BF4">
                        <w:rPr>
                          <w:i/>
                          <w:iCs/>
                          <w:noProof/>
                          <w:sz w:val="20"/>
                        </w:rPr>
                        <w:t>21</w:t>
                      </w:r>
                      <w:r w:rsidR="00FE1D2F" w:rsidRPr="00D23EE1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>
                        <w:rPr>
                          <w:i/>
                          <w:iCs/>
                          <w:sz w:val="20"/>
                        </w:rPr>
                        <w:t>: Strengths of study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400488" w14:paraId="52D439A2" w14:textId="77777777" w:rsidTr="00AE3774">
        <w:tc>
          <w:tcPr>
            <w:tcW w:w="9576" w:type="dxa"/>
            <w:gridSpan w:val="2"/>
          </w:tcPr>
          <w:p w14:paraId="7F1E9201" w14:textId="77777777" w:rsidR="00400488" w:rsidRPr="00400488" w:rsidRDefault="005A57B0" w:rsidP="005A57B0">
            <w:pPr>
              <w:pStyle w:val="Heading2"/>
              <w:spacing w:before="120" w:after="120" w:line="240" w:lineRule="auto"/>
              <w:jc w:val="center"/>
            </w:pPr>
            <w:bookmarkStart w:id="1909" w:name="_Toc162731424"/>
            <w:r>
              <w:t xml:space="preserve">13.2 </w:t>
            </w:r>
            <w:r w:rsidR="00400488">
              <w:t>Weaknesses</w:t>
            </w:r>
            <w:bookmarkEnd w:id="1909"/>
          </w:p>
        </w:tc>
      </w:tr>
      <w:tr w:rsidR="00400488" w14:paraId="1CD85EF8" w14:textId="77777777" w:rsidTr="00400488">
        <w:tc>
          <w:tcPr>
            <w:tcW w:w="4788" w:type="dxa"/>
          </w:tcPr>
          <w:p w14:paraId="32B3CCB3" w14:textId="77777777" w:rsidR="00400488" w:rsidRPr="00D3070C" w:rsidRDefault="00484EB6" w:rsidP="00D3070C">
            <w:pPr>
              <w:spacing w:before="120" w:after="120" w:line="240" w:lineRule="auto"/>
              <w:jc w:val="center"/>
              <w:rPr>
                <w:b/>
                <w:bCs/>
                <w:u w:val="single"/>
              </w:rPr>
            </w:pPr>
            <w:r w:rsidRPr="00D3070C">
              <w:rPr>
                <w:u w:val="single"/>
              </w:rPr>
              <w:t>Systematic Errors</w:t>
            </w:r>
          </w:p>
        </w:tc>
        <w:tc>
          <w:tcPr>
            <w:tcW w:w="4788" w:type="dxa"/>
          </w:tcPr>
          <w:p w14:paraId="36C0C87E" w14:textId="77777777" w:rsidR="00400488" w:rsidRPr="00D3070C" w:rsidRDefault="00484EB6" w:rsidP="00D3070C">
            <w:pPr>
              <w:spacing w:before="120" w:after="120" w:line="240" w:lineRule="auto"/>
              <w:jc w:val="center"/>
              <w:rPr>
                <w:b/>
                <w:bCs/>
                <w:u w:val="single"/>
              </w:rPr>
            </w:pPr>
            <w:r w:rsidRPr="00D3070C">
              <w:rPr>
                <w:u w:val="single"/>
              </w:rPr>
              <w:t>Random Errors</w:t>
            </w:r>
          </w:p>
        </w:tc>
      </w:tr>
      <w:tr w:rsidR="00400488" w14:paraId="1C3DA426" w14:textId="77777777" w:rsidTr="00400488">
        <w:tc>
          <w:tcPr>
            <w:tcW w:w="4788" w:type="dxa"/>
          </w:tcPr>
          <w:p w14:paraId="33C017BA" w14:textId="77777777" w:rsidR="00AE77F6" w:rsidRDefault="006B230E" w:rsidP="006C260A">
            <w:pPr>
              <w:pStyle w:val="ListParagraph"/>
              <w:numPr>
                <w:ilvl w:val="0"/>
                <w:numId w:val="15"/>
              </w:numPr>
              <w:rPr>
                <w:szCs w:val="24"/>
              </w:rPr>
            </w:pPr>
            <w:r w:rsidRPr="00AE77F6">
              <w:rPr>
                <w:szCs w:val="24"/>
              </w:rPr>
              <w:t>The ligand extraction solution may have contained competing polyphenols which</w:t>
            </w:r>
            <w:r w:rsidR="00A44603" w:rsidRPr="00AE77F6">
              <w:rPr>
                <w:szCs w:val="24"/>
              </w:rPr>
              <w:t xml:space="preserve"> could not be eliminated</w:t>
            </w:r>
            <w:r w:rsidR="00CC3F66" w:rsidRPr="00AE77F6">
              <w:rPr>
                <w:szCs w:val="24"/>
              </w:rPr>
              <w:t xml:space="preserve">, </w:t>
            </w:r>
            <w:r w:rsidR="003271E6" w:rsidRPr="00AE77F6">
              <w:rPr>
                <w:szCs w:val="24"/>
              </w:rPr>
              <w:t xml:space="preserve">possibly </w:t>
            </w:r>
            <w:r w:rsidR="00CC3F66" w:rsidRPr="00AE77F6">
              <w:rPr>
                <w:szCs w:val="24"/>
              </w:rPr>
              <w:t xml:space="preserve">hindering the </w:t>
            </w:r>
            <w:r w:rsidR="00A60126" w:rsidRPr="00AE77F6">
              <w:rPr>
                <w:szCs w:val="24"/>
              </w:rPr>
              <w:t xml:space="preserve">expected </w:t>
            </w:r>
            <w:r w:rsidR="00CC3F66" w:rsidRPr="00AE77F6">
              <w:rPr>
                <w:szCs w:val="24"/>
              </w:rPr>
              <w:t>results</w:t>
            </w:r>
            <w:r w:rsidR="00472A38" w:rsidRPr="00AE77F6">
              <w:rPr>
                <w:szCs w:val="24"/>
              </w:rPr>
              <w:t>.</w:t>
            </w:r>
          </w:p>
          <w:p w14:paraId="6B5B06EC" w14:textId="7F130A30" w:rsidR="0096203D" w:rsidRPr="00AE77F6" w:rsidRDefault="00A6743D" w:rsidP="0037658C">
            <w:pPr>
              <w:pStyle w:val="ListParagraph"/>
              <w:numPr>
                <w:ilvl w:val="0"/>
                <w:numId w:val="15"/>
              </w:numPr>
              <w:rPr>
                <w:szCs w:val="24"/>
              </w:rPr>
            </w:pPr>
            <w:r w:rsidRPr="00AE77F6">
              <w:rPr>
                <w:szCs w:val="24"/>
              </w:rPr>
              <w:lastRenderedPageBreak/>
              <w:t xml:space="preserve">Although preventative measures were taken, the decomposition of </w:t>
            </w:r>
            <w:r w:rsidR="00FC3E8A" w:rsidRPr="00AE77F6">
              <w:rPr>
                <w:szCs w:val="24"/>
              </w:rPr>
              <w:t xml:space="preserve">the </w:t>
            </w:r>
            <w:r w:rsidRPr="00AE77F6">
              <w:rPr>
                <w:szCs w:val="24"/>
              </w:rPr>
              <w:t xml:space="preserve">PPP in storage would have resulted in the degradation of </w:t>
            </w:r>
            <w:r w:rsidR="0096203D" w:rsidRPr="00AE77F6">
              <w:rPr>
                <w:szCs w:val="24"/>
              </w:rPr>
              <w:t>the polyphenols within</w:t>
            </w:r>
            <w:r w:rsidR="002964A3">
              <w:rPr>
                <w:szCs w:val="24"/>
              </w:rPr>
              <w:t xml:space="preserve"> the peel</w:t>
            </w:r>
            <w:r w:rsidR="0096203D" w:rsidRPr="00AE77F6">
              <w:rPr>
                <w:szCs w:val="24"/>
              </w:rPr>
              <w:t xml:space="preserve"> </w:t>
            </w:r>
            <w:sdt>
              <w:sdtPr>
                <w:rPr>
                  <w:szCs w:val="24"/>
                </w:rPr>
                <w:id w:val="1401720829"/>
                <w:citation/>
              </w:sdtPr>
              <w:sdtContent>
                <w:r w:rsidR="00FE1D2F">
                  <w:rPr>
                    <w:szCs w:val="24"/>
                  </w:rPr>
                  <w:fldChar w:fldCharType="begin"/>
                </w:r>
                <w:r w:rsidR="0027336B">
                  <w:rPr>
                    <w:szCs w:val="24"/>
                  </w:rPr>
                  <w:instrText xml:space="preserve">CITATION pomepeelcolor \l 1033 </w:instrText>
                </w:r>
                <w:r w:rsidR="00FE1D2F">
                  <w:rPr>
                    <w:szCs w:val="24"/>
                  </w:rPr>
                  <w:fldChar w:fldCharType="separate"/>
                </w:r>
                <w:r w:rsidR="00E95B2C" w:rsidRPr="00E95B2C">
                  <w:rPr>
                    <w:noProof/>
                    <w:szCs w:val="24"/>
                  </w:rPr>
                  <w:t>(Fawole and Opara)</w:t>
                </w:r>
                <w:r w:rsidR="00FE1D2F">
                  <w:rPr>
                    <w:szCs w:val="24"/>
                  </w:rPr>
                  <w:fldChar w:fldCharType="end"/>
                </w:r>
              </w:sdtContent>
            </w:sdt>
            <w:r w:rsidR="0096203D" w:rsidRPr="00AE77F6">
              <w:rPr>
                <w:szCs w:val="24"/>
              </w:rPr>
              <w:t>, negatively affecting the IE values</w:t>
            </w:r>
            <w:r w:rsidR="007A299B">
              <w:rPr>
                <w:szCs w:val="24"/>
              </w:rPr>
              <w:t xml:space="preserve"> for later studies</w:t>
            </w:r>
            <w:r w:rsidR="0096203D" w:rsidRPr="00AE77F6">
              <w:rPr>
                <w:szCs w:val="24"/>
              </w:rPr>
              <w:t>.</w:t>
            </w:r>
          </w:p>
        </w:tc>
        <w:tc>
          <w:tcPr>
            <w:tcW w:w="4788" w:type="dxa"/>
          </w:tcPr>
          <w:p w14:paraId="1E256919" w14:textId="31D6C826" w:rsidR="00400488" w:rsidRPr="00AE77F6" w:rsidRDefault="005C4725" w:rsidP="00AE77F6">
            <w:pPr>
              <w:pStyle w:val="ListParagraph"/>
              <w:numPr>
                <w:ilvl w:val="0"/>
                <w:numId w:val="15"/>
              </w:numPr>
              <w:rPr>
                <w:szCs w:val="24"/>
              </w:rPr>
            </w:pPr>
            <w:r w:rsidRPr="00AE77F6">
              <w:rPr>
                <w:szCs w:val="24"/>
              </w:rPr>
              <w:lastRenderedPageBreak/>
              <w:t>The preparation of the analyte</w:t>
            </w:r>
            <w:r w:rsidR="00F85325" w:rsidRPr="00AE77F6">
              <w:rPr>
                <w:szCs w:val="24"/>
              </w:rPr>
              <w:t>s</w:t>
            </w:r>
            <w:r w:rsidR="00C07F07" w:rsidRPr="00AE77F6">
              <w:rPr>
                <w:szCs w:val="24"/>
              </w:rPr>
              <w:t xml:space="preserve"> was conducted </w:t>
            </w:r>
            <w:r w:rsidR="00B464A9" w:rsidRPr="00AE77F6">
              <w:rPr>
                <w:szCs w:val="24"/>
              </w:rPr>
              <w:t xml:space="preserve">only </w:t>
            </w:r>
            <w:r w:rsidR="00C07F07" w:rsidRPr="00AE77F6">
              <w:rPr>
                <w:szCs w:val="24"/>
              </w:rPr>
              <w:t>once, which compromis</w:t>
            </w:r>
            <w:r w:rsidR="00B7721C" w:rsidRPr="00AE77F6">
              <w:rPr>
                <w:szCs w:val="24"/>
              </w:rPr>
              <w:t>es</w:t>
            </w:r>
            <w:r w:rsidR="00C07F07" w:rsidRPr="00AE77F6">
              <w:rPr>
                <w:szCs w:val="24"/>
              </w:rPr>
              <w:t xml:space="preserve"> </w:t>
            </w:r>
            <w:r w:rsidR="00B7721C" w:rsidRPr="00AE77F6">
              <w:rPr>
                <w:szCs w:val="24"/>
              </w:rPr>
              <w:t>the g</w:t>
            </w:r>
            <w:r w:rsidR="00C07F07" w:rsidRPr="00AE77F6">
              <w:rPr>
                <w:szCs w:val="24"/>
              </w:rPr>
              <w:t>eneral reliability of results</w:t>
            </w:r>
            <w:r w:rsidR="00001697" w:rsidRPr="00AE77F6">
              <w:rPr>
                <w:szCs w:val="24"/>
              </w:rPr>
              <w:t xml:space="preserve">. Repetition of the </w:t>
            </w:r>
            <w:r w:rsidR="00CC0035" w:rsidRPr="00AE77F6">
              <w:rPr>
                <w:szCs w:val="24"/>
              </w:rPr>
              <w:t xml:space="preserve">tests would result in </w:t>
            </w:r>
            <w:r w:rsidR="009B69D7">
              <w:rPr>
                <w:szCs w:val="24"/>
              </w:rPr>
              <w:t>increased</w:t>
            </w:r>
            <w:r w:rsidR="00CC0035" w:rsidRPr="00AE77F6">
              <w:rPr>
                <w:szCs w:val="24"/>
              </w:rPr>
              <w:t xml:space="preserve"> reliability of results.</w:t>
            </w:r>
          </w:p>
        </w:tc>
      </w:tr>
    </w:tbl>
    <w:p w14:paraId="37FB9CC9" w14:textId="39726F4C" w:rsidR="00400488" w:rsidRPr="00400488" w:rsidRDefault="00CB5D7A" w:rsidP="00400488">
      <w:bookmarkStart w:id="1910" w:name="_Toc161773997"/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38A1FC8" wp14:editId="1B80DB41">
                <wp:simplePos x="0" y="0"/>
                <wp:positionH relativeFrom="column">
                  <wp:posOffset>0</wp:posOffset>
                </wp:positionH>
                <wp:positionV relativeFrom="paragraph">
                  <wp:posOffset>45085</wp:posOffset>
                </wp:positionV>
                <wp:extent cx="5951220" cy="311785"/>
                <wp:effectExtent l="0" t="0" r="11430" b="12065"/>
                <wp:wrapNone/>
                <wp:docPr id="192722485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43064" w14:textId="4B415DC6" w:rsidR="005531F3" w:rsidRPr="00400488" w:rsidRDefault="005531F3" w:rsidP="00400488">
                            <w:pPr>
                              <w:rPr>
                                <w:i/>
                                <w:iCs/>
                                <w:sz w:val="20"/>
                              </w:rPr>
                            </w:pPr>
                            <w:r w:rsidRPr="00400488">
                              <w:rPr>
                                <w:i/>
                                <w:iCs/>
                                <w:sz w:val="20"/>
                              </w:rPr>
                              <w:t xml:space="preserve">Table </w:t>
                            </w:r>
                            <w:r w:rsidR="00FE1D2F" w:rsidRPr="00400488">
                              <w:rPr>
                                <w:i/>
                                <w:iCs/>
                                <w:sz w:val="20"/>
                              </w:rPr>
                              <w:fldChar w:fldCharType="begin"/>
                            </w:r>
                            <w:r w:rsidRPr="00400488">
                              <w:rPr>
                                <w:i/>
                                <w:iCs/>
                                <w:sz w:val="20"/>
                              </w:rPr>
                              <w:instrText xml:space="preserve"> SEQ Table \* ARABIC </w:instrText>
                            </w:r>
                            <w:r w:rsidR="00FE1D2F" w:rsidRPr="00400488">
                              <w:rPr>
                                <w:i/>
                                <w:iCs/>
                                <w:sz w:val="20"/>
                              </w:rPr>
                              <w:fldChar w:fldCharType="separate"/>
                            </w:r>
                            <w:r w:rsidR="00587BF4">
                              <w:rPr>
                                <w:i/>
                                <w:iCs/>
                                <w:noProof/>
                                <w:sz w:val="20"/>
                              </w:rPr>
                              <w:t>22</w:t>
                            </w:r>
                            <w:r w:rsidR="00FE1D2F" w:rsidRPr="00400488">
                              <w:rPr>
                                <w:i/>
                                <w:iCs/>
                                <w:sz w:val="20"/>
                              </w:rPr>
                              <w:fldChar w:fldCharType="end"/>
                            </w:r>
                            <w:r w:rsidRPr="00400488">
                              <w:rPr>
                                <w:i/>
                                <w:iCs/>
                                <w:sz w:val="20"/>
                              </w:rPr>
                              <w:t>: Weaknesses of 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1FC8" id="Text Box 94" o:spid="_x0000_s1068" type="#_x0000_t202" style="position:absolute;margin-left:0;margin-top:3.55pt;width:468.6pt;height:24.5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">
                <v:textbox>
                  <w:txbxContent>
                    <w:p w14:paraId="66143064" w14:textId="4B415DC6" w:rsidR="005531F3" w:rsidRPr="00400488" w:rsidRDefault="005531F3" w:rsidP="00400488">
                      <w:pPr>
                        <w:rPr>
                          <w:i/>
                          <w:iCs/>
                          <w:sz w:val="20"/>
                        </w:rPr>
                      </w:pPr>
                      <w:r w:rsidRPr="00400488">
                        <w:rPr>
                          <w:i/>
                          <w:iCs/>
                          <w:sz w:val="20"/>
                        </w:rPr>
                        <w:t xml:space="preserve">Table </w:t>
                      </w:r>
                      <w:r w:rsidR="00FE1D2F" w:rsidRPr="00400488">
                        <w:rPr>
                          <w:i/>
                          <w:iCs/>
                          <w:sz w:val="20"/>
                        </w:rPr>
                        <w:fldChar w:fldCharType="begin"/>
                      </w:r>
                      <w:r w:rsidRPr="00400488">
                        <w:rPr>
                          <w:i/>
                          <w:iCs/>
                          <w:sz w:val="20"/>
                        </w:rPr>
                        <w:instrText xml:space="preserve"> SEQ Table \* ARABIC </w:instrText>
                      </w:r>
                      <w:r w:rsidR="00FE1D2F" w:rsidRPr="00400488">
                        <w:rPr>
                          <w:i/>
                          <w:iCs/>
                          <w:sz w:val="20"/>
                        </w:rPr>
                        <w:fldChar w:fldCharType="separate"/>
                      </w:r>
                      <w:r w:rsidR="00587BF4">
                        <w:rPr>
                          <w:i/>
                          <w:iCs/>
                          <w:noProof/>
                          <w:sz w:val="20"/>
                        </w:rPr>
                        <w:t>22</w:t>
                      </w:r>
                      <w:r w:rsidR="00FE1D2F" w:rsidRPr="00400488">
                        <w:rPr>
                          <w:i/>
                          <w:iCs/>
                          <w:sz w:val="20"/>
                        </w:rPr>
                        <w:fldChar w:fldCharType="end"/>
                      </w:r>
                      <w:r w:rsidRPr="00400488">
                        <w:rPr>
                          <w:i/>
                          <w:iCs/>
                          <w:sz w:val="20"/>
                        </w:rPr>
                        <w:t>: Weaknesses of study</w:t>
                      </w:r>
                    </w:p>
                  </w:txbxContent>
                </v:textbox>
              </v:shape>
            </w:pict>
          </mc:Fallback>
        </mc:AlternateContent>
      </w:r>
      <w:bookmarkEnd w:id="1910"/>
    </w:p>
    <w:p w14:paraId="4ABA8B75" w14:textId="77777777" w:rsidR="00714426" w:rsidRPr="00714426" w:rsidRDefault="00714426" w:rsidP="00714426">
      <w:pPr>
        <w:pStyle w:val="Heading1"/>
      </w:pPr>
      <w:bookmarkStart w:id="1911" w:name="_Toc162731425"/>
      <w:r w:rsidRPr="00714426">
        <w:t>14 Further Scope</w:t>
      </w:r>
      <w:bookmarkEnd w:id="1911"/>
    </w:p>
    <w:p w14:paraId="7184E96F" w14:textId="5F3AAEA5" w:rsidR="005C5F4D" w:rsidRDefault="0064111C" w:rsidP="00AE3774">
      <w:r>
        <w:t>The study has been limited to only using Cu</w:t>
      </w:r>
      <w:r w:rsidRPr="0064111C">
        <w:rPr>
          <w:vertAlign w:val="superscript"/>
        </w:rPr>
        <w:t>2+</w:t>
      </w:r>
      <w:r>
        <w:t xml:space="preserve">, hence other heavy metal ions such as </w:t>
      </w:r>
      <w:r w:rsidR="00C00D7C">
        <w:t>Ni</w:t>
      </w:r>
      <w:r>
        <w:t xml:space="preserve"> and </w:t>
      </w:r>
      <w:r w:rsidR="00C00D7C">
        <w:t>Zn</w:t>
      </w:r>
      <w:r w:rsidR="00F54777">
        <w:t xml:space="preserve"> which are also present in heavy metal contaminated water </w:t>
      </w:r>
      <w:sdt>
        <w:sdtPr>
          <w:id w:val="1172271938"/>
          <w:citation/>
        </w:sdtPr>
        <w:sdtContent>
          <w:r w:rsidR="009B74B5">
            <w:fldChar w:fldCharType="begin"/>
          </w:r>
          <w:r w:rsidR="009B74B5">
            <w:instrText xml:space="preserve"> CITATION FactoryWater \l 1033  </w:instrText>
          </w:r>
          <w:r w:rsidR="009B74B5">
            <w:fldChar w:fldCharType="separate"/>
          </w:r>
          <w:r w:rsidR="00E95B2C">
            <w:rPr>
              <w:noProof/>
            </w:rPr>
            <w:t>(Mokarram, Saber and Sheykhi)</w:t>
          </w:r>
          <w:r w:rsidR="009B74B5">
            <w:rPr>
              <w:noProof/>
            </w:rPr>
            <w:fldChar w:fldCharType="end"/>
          </w:r>
        </w:sdtContent>
      </w:sdt>
      <w:r w:rsidR="00C05190">
        <w:t xml:space="preserve"> could </w:t>
      </w:r>
      <w:r w:rsidR="00CA7E04">
        <w:t xml:space="preserve">have </w:t>
      </w:r>
      <w:r w:rsidR="00026E6F">
        <w:t>been</w:t>
      </w:r>
      <w:r w:rsidR="00C05190">
        <w:t xml:space="preserve"> used to determine </w:t>
      </w:r>
      <w:r w:rsidR="0087739A">
        <w:t>PPP’s</w:t>
      </w:r>
      <w:r w:rsidR="00CA7E04">
        <w:t xml:space="preserve"> </w:t>
      </w:r>
      <w:r w:rsidR="00096CDE">
        <w:t>efficacy</w:t>
      </w:r>
      <w:r w:rsidR="000E6D45">
        <w:t xml:space="preserve"> in scavenging with them</w:t>
      </w:r>
      <w:r w:rsidR="00095762">
        <w:t>.</w:t>
      </w:r>
      <w:r w:rsidR="0023196B">
        <w:t xml:space="preserve"> Moreover</w:t>
      </w:r>
      <w:r w:rsidR="00F678FB">
        <w:t>,</w:t>
      </w:r>
      <w:r w:rsidR="0023196B">
        <w:t xml:space="preserve"> the study could have incorporated</w:t>
      </w:r>
      <w:r w:rsidR="004F5993">
        <w:t xml:space="preserve"> various species of PPs</w:t>
      </w:r>
      <w:r w:rsidR="00DF5EDB">
        <w:t xml:space="preserve"> in order to determine how differences in geography </w:t>
      </w:r>
      <w:r w:rsidR="002B584B">
        <w:t xml:space="preserve">could affect the </w:t>
      </w:r>
      <w:r w:rsidR="00A6789A">
        <w:t>degree of interaction with the metal ion</w:t>
      </w:r>
      <w:r w:rsidR="005D0833">
        <w:t>.</w:t>
      </w:r>
      <w:r w:rsidR="00E263D8">
        <w:t xml:space="preserve"> </w:t>
      </w:r>
      <w:r w:rsidR="00DC5D97">
        <w:t>The PPs could have undergone</w:t>
      </w:r>
      <w:r w:rsidR="00AF63B5">
        <w:t xml:space="preserve"> </w:t>
      </w:r>
      <w:r w:rsidR="00976BE8">
        <w:t>pre-</w:t>
      </w:r>
      <w:r w:rsidR="00AF63B5">
        <w:t>processing (ex. sun-drying, freeze-drying etc.) prior to granulation</w:t>
      </w:r>
      <w:r w:rsidR="00746D08">
        <w:t xml:space="preserve"> in order to determine </w:t>
      </w:r>
      <w:r w:rsidR="00A73C3E">
        <w:t>its</w:t>
      </w:r>
      <w:r w:rsidR="00746D08">
        <w:t xml:space="preserve"> effects on its water remediation performance</w:t>
      </w:r>
      <w:r w:rsidR="00AF63B5">
        <w:t>.</w:t>
      </w:r>
    </w:p>
    <w:bookmarkStart w:id="1912" w:name="_Toc162731426" w:displacedByCustomXml="next"/>
    <w:sdt>
      <w:sdtPr>
        <w:rPr>
          <w:rFonts w:eastAsiaTheme="minorEastAsia" w:cstheme="minorBidi"/>
          <w:b w:val="0"/>
          <w:bCs w:val="0"/>
          <w:szCs w:val="20"/>
          <w:u w:val="none"/>
        </w:rPr>
        <w:id w:val="613316745"/>
        <w:docPartObj>
          <w:docPartGallery w:val="Bibliographies"/>
          <w:docPartUnique/>
        </w:docPartObj>
      </w:sdtPr>
      <w:sdtContent>
        <w:p w14:paraId="12FC30AD" w14:textId="77777777" w:rsidR="001E4648" w:rsidRDefault="00714426" w:rsidP="00E0186E">
          <w:pPr>
            <w:pStyle w:val="Heading1"/>
            <w:tabs>
              <w:tab w:val="left" w:pos="1836"/>
            </w:tabs>
          </w:pPr>
          <w:r>
            <w:t>15</w:t>
          </w:r>
          <w:r w:rsidR="00E0186E" w:rsidRPr="00E0186E">
            <w:t xml:space="preserve"> R</w:t>
          </w:r>
          <w:r w:rsidR="00E0186E">
            <w:t>eferences</w:t>
          </w:r>
          <w:bookmarkEnd w:id="1912"/>
        </w:p>
        <w:sdt>
          <w:sdtPr>
            <w:rPr>
              <w:rFonts w:eastAsiaTheme="majorEastAsia" w:cstheme="majorBidi"/>
              <w:b/>
              <w:bCs/>
              <w:szCs w:val="25"/>
              <w:u w:val="single"/>
            </w:rPr>
            <w:id w:val="111145805"/>
            <w:bibliography/>
          </w:sdtPr>
          <w:sdtEndPr>
            <w:rPr>
              <w:rFonts w:eastAsiaTheme="minorEastAsia" w:cstheme="minorBidi"/>
              <w:b w:val="0"/>
              <w:bCs w:val="0"/>
              <w:szCs w:val="20"/>
              <w:u w:val="none"/>
            </w:rPr>
          </w:sdtEndPr>
          <w:sdtContent>
            <w:p w14:paraId="10C6F94A" w14:textId="77777777" w:rsidR="00E95B2C" w:rsidRDefault="00FE1D2F" w:rsidP="00E95B2C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="001E4648">
                <w:instrText xml:space="preserve"> BIBLIOGRAPHY </w:instrText>
              </w:r>
              <w:r>
                <w:fldChar w:fldCharType="separate"/>
              </w:r>
              <w:r w:rsidR="00E95B2C">
                <w:rPr>
                  <w:noProof/>
                </w:rPr>
                <w:t>n.d. 13 February 2024. &lt;https://pubchem.ncbi.nlm.nih.gov/&gt;.</w:t>
              </w:r>
            </w:p>
            <w:p w14:paraId="3C56492D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Araya, Magdalena, Manuel Olivares and Fernando Pizarro. "Copper in human health." </w:t>
              </w:r>
              <w:r>
                <w:rPr>
                  <w:i/>
                  <w:iCs/>
                  <w:noProof/>
                </w:rPr>
                <w:t>International Journal of Environment and Health</w:t>
              </w:r>
              <w:r>
                <w:rPr>
                  <w:noProof/>
                </w:rPr>
                <w:t xml:space="preserve"> 1.4 (2007): 609, 615.</w:t>
              </w:r>
            </w:p>
            <w:p w14:paraId="55420D27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Bala, I., et al. "Analytical methods for assay of ellagic acid and its solubility studies." </w:t>
              </w:r>
              <w:r>
                <w:rPr>
                  <w:i/>
                  <w:iCs/>
                  <w:noProof/>
                </w:rPr>
                <w:t>Journal of Pharmaceutical and Biomedical Analysis</w:t>
              </w:r>
              <w:r>
                <w:rPr>
                  <w:noProof/>
                </w:rPr>
                <w:t xml:space="preserve"> 40.1 (2006): 209.</w:t>
              </w:r>
            </w:p>
            <w:p w14:paraId="61FF67C9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Belščak-Cvitanović, Ana, et al. "Overview of polyphenols and their properties." </w:t>
              </w:r>
              <w:r>
                <w:rPr>
                  <w:i/>
                  <w:iCs/>
                  <w:noProof/>
                </w:rPr>
                <w:t>Polyphenols: Properties, Recovery, and Applications</w:t>
              </w:r>
              <w:r>
                <w:rPr>
                  <w:noProof/>
                </w:rPr>
                <w:t xml:space="preserve"> (2018): 1, 16-18.</w:t>
              </w:r>
            </w:p>
            <w:p w14:paraId="1E3D62F6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Brown, Catrin and Mike Ford. </w:t>
              </w:r>
              <w:r>
                <w:rPr>
                  <w:i/>
                  <w:iCs/>
                  <w:noProof/>
                </w:rPr>
                <w:t>Higher Level Chemistry 2nd Edition</w:t>
              </w:r>
              <w:r>
                <w:rPr>
                  <w:noProof/>
                </w:rPr>
                <w:t>. 2. Harlow: Pearson Baccalaureate, 2014. Book.</w:t>
              </w:r>
            </w:p>
            <w:p w14:paraId="340A4226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Crisponi, Guido, et al. "Kill or cure: Misuse of chelation therapy for human diseases." </w:t>
              </w:r>
              <w:r>
                <w:rPr>
                  <w:i/>
                  <w:iCs/>
                  <w:noProof/>
                </w:rPr>
                <w:t>Coordination Chemistry Reviews</w:t>
              </w:r>
              <w:r>
                <w:rPr>
                  <w:noProof/>
                </w:rPr>
                <w:t xml:space="preserve"> 284 (2014): 4.</w:t>
              </w:r>
            </w:p>
            <w:p w14:paraId="089869ED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Daneshfar, Ali, Hassan S. Ghaziaskar and Nasrolah Homayoun. "Solubility of Gallic Acid in Methanol, Ethanol, Water, and Ethyl Acetate." </w:t>
              </w:r>
              <w:r>
                <w:rPr>
                  <w:i/>
                  <w:iCs/>
                  <w:noProof/>
                </w:rPr>
                <w:t>Journal of Chemical &amp; Engineering Data</w:t>
              </w:r>
              <w:r>
                <w:rPr>
                  <w:noProof/>
                </w:rPr>
                <w:t xml:space="preserve"> 53.2 (2008): 1.</w:t>
              </w:r>
            </w:p>
            <w:p w14:paraId="5A244C76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Derakhshan, Zahra, et al. "Antioxidant activity and total phenolic content of ethanolic extract of pomegranate peels, juice and seeds." </w:t>
              </w:r>
              <w:r>
                <w:rPr>
                  <w:i/>
                  <w:iCs/>
                  <w:noProof/>
                </w:rPr>
                <w:t>Food and Chemical Toxicology</w:t>
              </w:r>
              <w:r>
                <w:rPr>
                  <w:noProof/>
                </w:rPr>
                <w:t xml:space="preserve"> 114 (2018): 3.</w:t>
              </w:r>
            </w:p>
            <w:p w14:paraId="3D9640E1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Edinburgh Instruments. </w:t>
              </w:r>
              <w:r>
                <w:rPr>
                  <w:i/>
                  <w:iCs/>
                  <w:noProof/>
                </w:rPr>
                <w:t>Techniques: Uv-Vis Spectroscopy</w:t>
              </w:r>
              <w:r>
                <w:rPr>
                  <w:noProof/>
                </w:rPr>
                <w:t>. n.d. 21 December 2023. &lt;https://www.edinst.com/in/techniques/uv-vis-spectroscopy/&gt;.</w:t>
              </w:r>
            </w:p>
            <w:p w14:paraId="4843D4CD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Fawole, Olaniyi Amos and Umezuruike Linus Opara. "Effects of storage temperature and duration on physiological responses of pomegranate fruit." </w:t>
              </w:r>
              <w:r>
                <w:rPr>
                  <w:i/>
                  <w:iCs/>
                  <w:noProof/>
                </w:rPr>
                <w:t>Industrial Crops and Products</w:t>
              </w:r>
              <w:r>
                <w:rPr>
                  <w:noProof/>
                </w:rPr>
                <w:t xml:space="preserve"> 47 (2013): 301, 303.</w:t>
              </w:r>
            </w:p>
            <w:p w14:paraId="6D4786E0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Flora, Swaran J.S. and Vidhu Pachauri. "Chelation in Metal Intoxication." </w:t>
              </w:r>
              <w:r>
                <w:rPr>
                  <w:i/>
                  <w:iCs/>
                  <w:noProof/>
                </w:rPr>
                <w:t>International journal of environmental research and public health</w:t>
              </w:r>
              <w:r>
                <w:rPr>
                  <w:noProof/>
                </w:rPr>
                <w:t xml:space="preserve"> 7.7 (2010): 2.</w:t>
              </w:r>
            </w:p>
            <w:p w14:paraId="6C0E2760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Hinck, Ferguson and Puhaakka. "Resistance of EDTA and DTPA to Aerobic Biodegradation." </w:t>
              </w:r>
              <w:r>
                <w:rPr>
                  <w:i/>
                  <w:iCs/>
                  <w:noProof/>
                </w:rPr>
                <w:t>Water Science &amp; Technology</w:t>
              </w:r>
              <w:r>
                <w:rPr>
                  <w:noProof/>
                </w:rPr>
                <w:t xml:space="preserve"> 35.2-3 (1997): 7.</w:t>
              </w:r>
            </w:p>
            <w:p w14:paraId="76096C35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Kaderides, Kyriakos, Athanasia M. Goula and Konstantinos G. Adamopoulos. "A process for turning pomegranate peels into a valuable food ingredient using ultrasound-assisted extraction and encapsulation." </w:t>
              </w:r>
              <w:r>
                <w:rPr>
                  <w:i/>
                  <w:iCs/>
                  <w:noProof/>
                </w:rPr>
                <w:t>Innovative Food Science and Emerging Technologie</w:t>
              </w:r>
              <w:r>
                <w:rPr>
                  <w:noProof/>
                </w:rPr>
                <w:t xml:space="preserve"> 31 (2015): 13. 23 February 2024. &lt;https://www.sciencedirect.com/science/article/abs/pii/S1466856415001617&gt;.</w:t>
              </w:r>
            </w:p>
            <w:p w14:paraId="62892177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Kupnik, Kaja, et al. "Supercritical Fluid and Conventional Extractions of High Value-Added Compounds from Pomegranate Peels Waste: Production, Quantification and Antimicrobial Activity of Bioactive Constituents." </w:t>
              </w:r>
              <w:r>
                <w:rPr>
                  <w:i/>
                  <w:iCs/>
                  <w:noProof/>
                </w:rPr>
                <w:t>Plants</w:t>
              </w:r>
              <w:r>
                <w:rPr>
                  <w:noProof/>
                </w:rPr>
                <w:t xml:space="preserve"> 11.7 (2022): 8.</w:t>
              </w:r>
            </w:p>
            <w:p w14:paraId="41D5C7F1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Lancashire, Robert J. </w:t>
              </w:r>
              <w:r>
                <w:rPr>
                  <w:i/>
                  <w:iCs/>
                  <w:noProof/>
                </w:rPr>
                <w:t>Stability of Metal Complexes and Chelation</w:t>
              </w:r>
              <w:r>
                <w:rPr>
                  <w:noProof/>
                </w:rPr>
                <w:t>. n.d. 6 February 2024. &lt;https://chem.libretexts.org/Bookshelves/Inorganic_Chemistry/Supplemental_Modules_and_Websites_(Inorganic_Chemistry)/Coordination_Chemistry/Complex_Ion_Equilibria/Stability_of_Metal_Complexes_and_Chelation&gt;.</w:t>
              </w:r>
            </w:p>
            <w:p w14:paraId="4164501A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LibreTexts. "Colors of Coordination Complexes." n.d. </w:t>
              </w:r>
              <w:r>
                <w:rPr>
                  <w:i/>
                  <w:iCs/>
                  <w:noProof/>
                </w:rPr>
                <w:t>LibreTexts Chemistry.</w:t>
              </w:r>
              <w:r>
                <w:rPr>
                  <w:noProof/>
                </w:rPr>
                <w:t xml:space="preserve"> 6 February 2024. &lt;https://chem.libretexts.org/Bookshelves/Inorganic_Chemistry/Supplemental_Modules_and_Websites_%28Inorganic_Chemistry%29/Crystal_Field_Theory/Colors_of_Coordination_Complexes&gt;.</w:t>
              </w:r>
            </w:p>
            <w:p w14:paraId="4061D055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Lo, Irene M.C. and X. Y. Yang. "EDTA Extraction of Heavy Metals from Different Soil Fractions and Synthetic Soils." </w:t>
              </w:r>
              <w:r>
                <w:rPr>
                  <w:i/>
                  <w:iCs/>
                  <w:noProof/>
                </w:rPr>
                <w:t>Water, Air, and Soil Pollution</w:t>
              </w:r>
              <w:r>
                <w:rPr>
                  <w:noProof/>
                </w:rPr>
                <w:t xml:space="preserve"> 109 (1997): 225.</w:t>
              </w:r>
            </w:p>
            <w:p w14:paraId="03823363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Lucidchart. </w:t>
              </w:r>
              <w:r>
                <w:rPr>
                  <w:i/>
                  <w:iCs/>
                  <w:noProof/>
                </w:rPr>
                <w:t>Lucidchart</w:t>
              </w:r>
              <w:r>
                <w:rPr>
                  <w:noProof/>
                </w:rPr>
                <w:t>. n.d. 3 December 2023. &lt;https://www.lucidchart.com/pages&gt;.</w:t>
              </w:r>
            </w:p>
            <w:p w14:paraId="34F9FCA9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Manne, Ravi, et al. "Water quality and risk assessment of copper content in drinking water stored in copper container." </w:t>
              </w:r>
              <w:r>
                <w:rPr>
                  <w:i/>
                  <w:iCs/>
                  <w:noProof/>
                </w:rPr>
                <w:t>Applied Water Science</w:t>
              </w:r>
              <w:r>
                <w:rPr>
                  <w:noProof/>
                </w:rPr>
                <w:t xml:space="preserve"> 12.3 (2022): 3, 5-6.</w:t>
              </w:r>
            </w:p>
            <w:p w14:paraId="755EB2DD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Mo, Yaxian, et al. "Pomegranate Peel as a Source of Bioactive Compounds: A Mini Review on Their Physiological Functions." </w:t>
              </w:r>
              <w:r>
                <w:rPr>
                  <w:i/>
                  <w:iCs/>
                  <w:noProof/>
                </w:rPr>
                <w:t>Frontiers in Nutrition</w:t>
              </w:r>
              <w:r>
                <w:rPr>
                  <w:noProof/>
                </w:rPr>
                <w:t xml:space="preserve"> 9 (2022): 2-3.</w:t>
              </w:r>
            </w:p>
            <w:p w14:paraId="4D00AF76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Mokarram, Marzieh, Ali Saber and Vahideh Sheykhi. "Effects of heavy metal contamination on river water quality due to release of industrial effluents." </w:t>
              </w:r>
              <w:r>
                <w:rPr>
                  <w:i/>
                  <w:iCs/>
                  <w:noProof/>
                </w:rPr>
                <w:t>Journal of Cleaner Production</w:t>
              </w:r>
              <w:r>
                <w:rPr>
                  <w:noProof/>
                </w:rPr>
                <w:t xml:space="preserve"> 277 (2020): 18, 23-24.</w:t>
              </w:r>
            </w:p>
            <w:p w14:paraId="2E58205A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MolView. </w:t>
              </w:r>
              <w:r>
                <w:rPr>
                  <w:i/>
                  <w:iCs/>
                  <w:noProof/>
                </w:rPr>
                <w:t>MolView</w:t>
              </w:r>
              <w:r>
                <w:rPr>
                  <w:noProof/>
                </w:rPr>
                <w:t>. n.d. 2 December 2023. &lt;https://molview.org&gt;.</w:t>
              </w:r>
            </w:p>
            <w:p w14:paraId="05DDF869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Rashed, Musaab K. and Wissam Tayh. "Removal of Heavy Metals from Wastewater Using Pomegranate Peel." </w:t>
              </w:r>
              <w:r>
                <w:rPr>
                  <w:i/>
                  <w:iCs/>
                  <w:noProof/>
                </w:rPr>
                <w:t>IOP Conference Series: Materials Science and Engineering</w:t>
              </w:r>
              <w:r>
                <w:rPr>
                  <w:noProof/>
                </w:rPr>
                <w:t xml:space="preserve"> (2020): 1-2.</w:t>
              </w:r>
            </w:p>
            <w:p w14:paraId="2F8F9436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Rasouli, Hassan, Mohammad Hosein Farzaei and Reza Khodarahmi. "Polyphenols and their benefits: A review." </w:t>
              </w:r>
              <w:r>
                <w:rPr>
                  <w:i/>
                  <w:iCs/>
                  <w:noProof/>
                </w:rPr>
                <w:t>International Journal of Food Properties</w:t>
              </w:r>
              <w:r>
                <w:rPr>
                  <w:noProof/>
                </w:rPr>
                <w:t xml:space="preserve"> 20.2 (2017): 1-2.</w:t>
              </w:r>
            </w:p>
            <w:p w14:paraId="32359AB5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Rehman, Kanwal, et al. "Prevalence of Exposure of Heavy Metals and Their Impact on Health Consequences." </w:t>
              </w:r>
              <w:r>
                <w:rPr>
                  <w:i/>
                  <w:iCs/>
                  <w:noProof/>
                </w:rPr>
                <w:t>Journal of Cellular Biochemistry</w:t>
              </w:r>
              <w:r>
                <w:rPr>
                  <w:noProof/>
                </w:rPr>
                <w:t xml:space="preserve"> (2017): 2.</w:t>
              </w:r>
            </w:p>
            <w:p w14:paraId="4D7CE958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United Nations. </w:t>
              </w:r>
              <w:r>
                <w:rPr>
                  <w:i/>
                  <w:iCs/>
                  <w:noProof/>
                </w:rPr>
                <w:t>Goal 6</w:t>
              </w:r>
              <w:r>
                <w:rPr>
                  <w:noProof/>
                </w:rPr>
                <w:t>. 2022. 17 January 2024. &lt;https://sdgs.un.org/goals/goal6&gt;.</w:t>
              </w:r>
            </w:p>
            <w:p w14:paraId="4C10BBC5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Water.org. </w:t>
              </w:r>
              <w:r>
                <w:rPr>
                  <w:i/>
                  <w:iCs/>
                  <w:noProof/>
                </w:rPr>
                <w:t>An Economic Crisis</w:t>
              </w:r>
              <w:r>
                <w:rPr>
                  <w:noProof/>
                </w:rPr>
                <w:t>. n.d. 17 January 2024. &lt;https://water.org/our-impact/water-crisis/economic-crisis/&gt;.</w:t>
              </w:r>
            </w:p>
            <w:p w14:paraId="39005680" w14:textId="77777777" w:rsidR="00E95B2C" w:rsidRDefault="00E95B2C" w:rsidP="00E95B2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Zarfeshany, Aida, Sedigheh Asgary and Shaghayegh Haghjoo Javanmard. "Potent health effects of pomegranate." </w:t>
              </w:r>
              <w:r>
                <w:rPr>
                  <w:i/>
                  <w:iCs/>
                  <w:noProof/>
                </w:rPr>
                <w:t>Advanced Biomedical Research</w:t>
              </w:r>
              <w:r>
                <w:rPr>
                  <w:noProof/>
                </w:rPr>
                <w:t xml:space="preserve"> 3.1 (2014): 1-6.</w:t>
              </w:r>
            </w:p>
            <w:p w14:paraId="34C45DA8" w14:textId="77777777" w:rsidR="00DE6C61" w:rsidRDefault="00FE1D2F" w:rsidP="00E95B2C">
              <w:r>
                <w:fldChar w:fldCharType="end"/>
              </w:r>
            </w:p>
          </w:sdtContent>
        </w:sdt>
      </w:sdtContent>
    </w:sdt>
    <w:p w14:paraId="6C49B45F" w14:textId="77777777" w:rsidR="00332159" w:rsidRDefault="00714426" w:rsidP="00DE6C61">
      <w:pPr>
        <w:pStyle w:val="Heading1"/>
      </w:pPr>
      <w:bookmarkStart w:id="1913" w:name="_Toc162731427"/>
      <w:r>
        <w:lastRenderedPageBreak/>
        <w:t>16</w:t>
      </w:r>
      <w:r w:rsidR="00DE6C61">
        <w:t xml:space="preserve"> Appendix</w:t>
      </w:r>
      <w:bookmarkEnd w:id="1913"/>
    </w:p>
    <w:p w14:paraId="62997F25" w14:textId="77777777" w:rsidR="00D16305" w:rsidRDefault="00714426" w:rsidP="00D16305">
      <w:pPr>
        <w:pStyle w:val="Heading2"/>
      </w:pPr>
      <w:bookmarkStart w:id="1914" w:name="_Toc162731428"/>
      <w:r>
        <w:t>16</w:t>
      </w:r>
      <w:r w:rsidR="00D16305">
        <w:t>.1 Uncertainties</w:t>
      </w:r>
      <w:bookmarkEnd w:id="1914"/>
    </w:p>
    <w:p w14:paraId="35AF982B" w14:textId="77777777" w:rsidR="00067712" w:rsidRDefault="00714426" w:rsidP="00067712">
      <w:pPr>
        <w:pStyle w:val="Heading3"/>
      </w:pPr>
      <w:bookmarkStart w:id="1915" w:name="_Ref159874278"/>
      <w:bookmarkStart w:id="1916" w:name="_Toc162731429"/>
      <w:r>
        <w:t>16</w:t>
      </w:r>
      <w:r w:rsidR="00067712">
        <w:t>.1.1 Varying copper standards</w:t>
      </w:r>
      <w:bookmarkEnd w:id="1915"/>
      <w:bookmarkEnd w:id="19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9"/>
      </w:tblGrid>
      <w:tr w:rsidR="0053153D" w14:paraId="03F540F1" w14:textId="77777777" w:rsidTr="0053153D">
        <w:tc>
          <w:tcPr>
            <w:tcW w:w="9576" w:type="dxa"/>
            <w:gridSpan w:val="2"/>
            <w:vAlign w:val="center"/>
          </w:tcPr>
          <w:p w14:paraId="2C6D686A" w14:textId="77777777" w:rsidR="003D4B97" w:rsidRDefault="003F7791" w:rsidP="003D4B97">
            <w:pPr>
              <w:spacing w:before="120" w:after="240" w:line="240" w:lineRule="auto"/>
            </w:pPr>
            <w:r>
              <w:t xml:space="preserve">The fractional uncertainty of the </w:t>
            </w:r>
            <w:r w:rsidR="0090380D">
              <w:t xml:space="preserve">concentration of the </w:t>
            </w:r>
            <w:r>
              <w:t>standard</w:t>
            </w:r>
            <w:r w:rsidR="003B41FE">
              <w:t>s</w:t>
            </w:r>
            <w:r>
              <w:t xml:space="preserve"> </w:t>
            </w:r>
            <w:r w:rsidR="00EC5DE6">
              <w:t>are</w:t>
            </w:r>
            <w:r w:rsidR="003621BC">
              <w:t xml:space="preserve"> calculated by</w:t>
            </w:r>
            <w:r w:rsidR="007A3405">
              <w:t>:</w:t>
            </w:r>
          </w:p>
          <w:p w14:paraId="7C4B6639" w14:textId="77777777" w:rsidR="003D4B97" w:rsidRDefault="00000000" w:rsidP="005F7684">
            <w:pPr>
              <w:spacing w:before="120" w:after="120" w:line="240" w:lineRule="auto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</m:t>
                    </m:r>
                  </m:den>
                </m:f>
              </m:oMath>
            </m:oMathPara>
          </w:p>
          <w:p w14:paraId="739D8FFD" w14:textId="7EB025DA" w:rsidR="00FF48AC" w:rsidRDefault="00CB5D7A" w:rsidP="00FF48AC">
            <w:pPr>
              <w:spacing w:before="120" w:after="120" w:line="240" w:lineRule="auto"/>
            </w:pPr>
            <w:r>
              <w:rPr>
                <w:noProof/>
                <w:lang w:eastAsia="zh-TW" w:bidi="ar-SA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4F20BE8" wp14:editId="1AFD3392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27940</wp:posOffset>
                      </wp:positionV>
                      <wp:extent cx="5866765" cy="289560"/>
                      <wp:effectExtent l="6350" t="13335" r="13335" b="11430"/>
                      <wp:wrapNone/>
                      <wp:docPr id="1459827271" name="Text Box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66765" cy="28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3183C4" w14:textId="77777777" w:rsidR="005531F3" w:rsidRDefault="005531F3" w:rsidP="005F7684">
                                  <w:pPr>
                                    <w:spacing w:line="240" w:lineRule="auto"/>
                                    <w:jc w:val="center"/>
                                  </w:pPr>
                                  <w:r w:rsidRPr="00100B4E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c</w:t>
                                  </w:r>
                                  <w:r>
                                    <w:t xml:space="preserve"> = metal concentration | </w:t>
                                  </w:r>
                                  <w:r w:rsidRPr="00100B4E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m</w:t>
                                  </w:r>
                                  <w:r>
                                    <w:t xml:space="preserve"> = M</w:t>
                                  </w:r>
                                  <w:r w:rsidRPr="00043977">
                                    <w:rPr>
                                      <w:vertAlign w:val="subscript"/>
                                    </w:rPr>
                                    <w:t>r</w:t>
                                  </w:r>
                                  <w:r>
                                    <w:t xml:space="preserve"> of CuSO</w:t>
                                  </w:r>
                                  <w:r w:rsidRPr="00043977"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t xml:space="preserve"> | </w:t>
                                  </w:r>
                                  <w:r w:rsidRPr="00100B4E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v</w:t>
                                  </w:r>
                                  <w:r>
                                    <w:t xml:space="preserve"> = volume of water added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F20BE8" id="Text Box 79" o:spid="_x0000_s1069" type="#_x0000_t202" style="position:absolute;margin-left:2.75pt;margin-top:2.2pt;width:461.95pt;height:22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">
                      <v:textbox>
                        <w:txbxContent>
                          <w:p w14:paraId="773183C4" w14:textId="77777777" w:rsidR="005531F3" w:rsidRDefault="005531F3" w:rsidP="005F7684">
                            <w:pPr>
                              <w:spacing w:line="240" w:lineRule="auto"/>
                              <w:jc w:val="center"/>
                            </w:pPr>
                            <w:r w:rsidRPr="00100B4E">
                              <w:rPr>
                                <w:b/>
                                <w:bCs/>
                                <w:u w:val="single"/>
                              </w:rPr>
                              <w:t>c</w:t>
                            </w:r>
                            <w:r>
                              <w:t xml:space="preserve"> = metal concentration | </w:t>
                            </w:r>
                            <w:r w:rsidRPr="00100B4E">
                              <w:rPr>
                                <w:b/>
                                <w:bCs/>
                                <w:u w:val="single"/>
                              </w:rPr>
                              <w:t>m</w:t>
                            </w:r>
                            <w:r>
                              <w:t xml:space="preserve"> = M</w:t>
                            </w:r>
                            <w:r w:rsidRPr="00043977"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t xml:space="preserve"> of CuSO</w:t>
                            </w:r>
                            <w:r w:rsidRPr="00043977">
                              <w:rPr>
                                <w:vertAlign w:val="subscript"/>
                              </w:rPr>
                              <w:t>4</w:t>
                            </w:r>
                            <w:r>
                              <w:t xml:space="preserve"> | </w:t>
                            </w:r>
                            <w:r w:rsidRPr="00100B4E">
                              <w:rPr>
                                <w:b/>
                                <w:bCs/>
                                <w:u w:val="single"/>
                              </w:rPr>
                              <w:t>v</w:t>
                            </w:r>
                            <w:r>
                              <w:t xml:space="preserve"> = volume of water added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EA9E3B4" w14:textId="77777777" w:rsidR="00E82FC6" w:rsidRDefault="00E82FC6" w:rsidP="00205C99">
            <w:pPr>
              <w:spacing w:before="480" w:after="120" w:line="240" w:lineRule="auto"/>
            </w:pPr>
            <w:r>
              <w:t>For 0.025 moldm</w:t>
            </w:r>
            <w:r w:rsidRPr="00E82FC6">
              <w:rPr>
                <w:vertAlign w:val="superscript"/>
              </w:rPr>
              <w:t>-3</w:t>
            </w:r>
            <w:r>
              <w:t>:</w:t>
            </w:r>
          </w:p>
          <w:p w14:paraId="569167E6" w14:textId="77777777" w:rsidR="005F7684" w:rsidRDefault="00000000" w:rsidP="00E82FC6">
            <w:pPr>
              <w:spacing w:before="240" w:after="120"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0.025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0.001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0.624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  <w:p w14:paraId="234BD7F8" w14:textId="77777777" w:rsidR="003C3704" w:rsidRDefault="001F16B4" w:rsidP="00716C21">
            <w:pPr>
              <w:spacing w:before="240" w:after="120" w:line="240" w:lineRule="auto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∆c=±1.65×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  <w:p w14:paraId="2FA910C6" w14:textId="77777777" w:rsidR="001F16B4" w:rsidRPr="001F16B4" w:rsidRDefault="001F16B4" w:rsidP="00A61C75">
            <w:pPr>
              <w:spacing w:before="240" w:after="120" w:line="240" w:lineRule="auto"/>
            </w:pPr>
            <w:r>
              <w:t xml:space="preserve">This </w:t>
            </w:r>
            <w:r w:rsidR="00A61C75">
              <w:t>calculation is repeated for the other standard concentrations:</w:t>
            </w:r>
          </w:p>
        </w:tc>
      </w:tr>
      <w:tr w:rsidR="0053153D" w14:paraId="6D79B827" w14:textId="77777777" w:rsidTr="0053153D">
        <w:tc>
          <w:tcPr>
            <w:tcW w:w="4788" w:type="dxa"/>
            <w:vAlign w:val="center"/>
          </w:tcPr>
          <w:p w14:paraId="72C91C30" w14:textId="77777777" w:rsidR="0053153D" w:rsidRDefault="00A61C75" w:rsidP="0053153D">
            <w:pPr>
              <w:spacing w:before="120" w:after="120" w:line="240" w:lineRule="auto"/>
              <w:jc w:val="center"/>
            </w:pPr>
            <w:r>
              <w:t>0.05</w:t>
            </w:r>
            <w:r w:rsidR="007D5CA7">
              <w:t xml:space="preserve"> moldm</w:t>
            </w:r>
            <w:r w:rsidR="007D5CA7" w:rsidRPr="007D5CA7">
              <w:rPr>
                <w:vertAlign w:val="superscript"/>
              </w:rPr>
              <w:t>-3</w:t>
            </w:r>
          </w:p>
        </w:tc>
        <w:tc>
          <w:tcPr>
            <w:tcW w:w="4788" w:type="dxa"/>
            <w:vAlign w:val="center"/>
          </w:tcPr>
          <w:p w14:paraId="284B57F2" w14:textId="77777777" w:rsidR="0053153D" w:rsidRDefault="00C04756" w:rsidP="0053153D">
            <w:pPr>
              <w:spacing w:before="120" w:after="120" w:line="240" w:lineRule="auto"/>
              <w:jc w:val="center"/>
            </w:pPr>
            <w:r>
              <w:rPr>
                <w:rFonts w:cs="Times New Roman"/>
              </w:rPr>
              <w:t>±</w:t>
            </w:r>
            <w:r w:rsidRPr="00C04756">
              <w:t>1</w:t>
            </w:r>
            <w:r>
              <w:t>.45</w:t>
            </w:r>
            <w:r>
              <w:rPr>
                <w:rFonts w:cs="Times New Roman"/>
              </w:rPr>
              <w:t>×</w:t>
            </w:r>
            <w:r>
              <w:t>10</w:t>
            </w:r>
            <w:r w:rsidRPr="00C04756">
              <w:rPr>
                <w:vertAlign w:val="superscript"/>
              </w:rPr>
              <w:t>-4</w:t>
            </w:r>
          </w:p>
        </w:tc>
      </w:tr>
      <w:tr w:rsidR="0053153D" w14:paraId="4A9ADD90" w14:textId="77777777" w:rsidTr="0053153D">
        <w:tc>
          <w:tcPr>
            <w:tcW w:w="4788" w:type="dxa"/>
            <w:vAlign w:val="center"/>
          </w:tcPr>
          <w:p w14:paraId="719A96D1" w14:textId="77777777" w:rsidR="0053153D" w:rsidRDefault="00A61C75" w:rsidP="0053153D">
            <w:pPr>
              <w:spacing w:before="120" w:after="120" w:line="240" w:lineRule="auto"/>
              <w:jc w:val="center"/>
            </w:pPr>
            <w:r>
              <w:t>0.075</w:t>
            </w:r>
            <w:r w:rsidR="007D5CA7">
              <w:t xml:space="preserve"> moldm</w:t>
            </w:r>
            <w:r w:rsidR="007D5CA7" w:rsidRPr="007D5CA7">
              <w:rPr>
                <w:vertAlign w:val="superscript"/>
              </w:rPr>
              <w:t>-3</w:t>
            </w:r>
          </w:p>
        </w:tc>
        <w:tc>
          <w:tcPr>
            <w:tcW w:w="4788" w:type="dxa"/>
            <w:vAlign w:val="center"/>
          </w:tcPr>
          <w:p w14:paraId="5298CA6F" w14:textId="77777777" w:rsidR="0053153D" w:rsidRDefault="00E54D02" w:rsidP="000155A8">
            <w:pPr>
              <w:spacing w:before="120" w:after="120" w:line="240" w:lineRule="auto"/>
              <w:jc w:val="center"/>
            </w:pPr>
            <w:r>
              <w:rPr>
                <w:rFonts w:cs="Times New Roman"/>
              </w:rPr>
              <w:t>±</w:t>
            </w:r>
            <w:r w:rsidR="000155A8" w:rsidRPr="000155A8">
              <w:rPr>
                <w:rFonts w:cs="Times New Roman"/>
              </w:rPr>
              <w:t>1</w:t>
            </w:r>
            <w:r w:rsidR="000155A8">
              <w:rPr>
                <w:rFonts w:cs="Times New Roman"/>
              </w:rPr>
              <w:t>.38×10</w:t>
            </w:r>
            <w:r w:rsidR="000155A8" w:rsidRPr="000155A8">
              <w:rPr>
                <w:rFonts w:cs="Times New Roman"/>
                <w:vertAlign w:val="superscript"/>
              </w:rPr>
              <w:t>-4</w:t>
            </w:r>
          </w:p>
        </w:tc>
      </w:tr>
    </w:tbl>
    <w:p w14:paraId="3232C3F7" w14:textId="77777777" w:rsidR="00067712" w:rsidRPr="00067712" w:rsidRDefault="00067712" w:rsidP="00067712"/>
    <w:sectPr w:rsidR="00067712" w:rsidRPr="00067712" w:rsidSect="00802133"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4A1E8" w14:textId="77777777" w:rsidR="00802133" w:rsidRDefault="00802133" w:rsidP="00A12284">
      <w:pPr>
        <w:spacing w:after="0" w:line="240" w:lineRule="auto"/>
      </w:pPr>
      <w:r>
        <w:separator/>
      </w:r>
    </w:p>
  </w:endnote>
  <w:endnote w:type="continuationSeparator" w:id="0">
    <w:p w14:paraId="25F60284" w14:textId="77777777" w:rsidR="00802133" w:rsidRDefault="00802133" w:rsidP="00A12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315963"/>
      <w:docPartObj>
        <w:docPartGallery w:val="Page Numbers (Bottom of Page)"/>
        <w:docPartUnique/>
      </w:docPartObj>
    </w:sdtPr>
    <w:sdtContent>
      <w:p w14:paraId="0A81E56D" w14:textId="77777777" w:rsidR="005531F3" w:rsidRDefault="00FE1D2F">
        <w:pPr>
          <w:pStyle w:val="Footer"/>
          <w:jc w:val="right"/>
        </w:pPr>
        <w:r w:rsidRPr="008E3CA5">
          <w:rPr>
            <w:color w:val="000000" w:themeColor="text1"/>
          </w:rPr>
          <w:fldChar w:fldCharType="begin"/>
        </w:r>
        <w:r w:rsidR="005531F3" w:rsidRPr="008E3CA5">
          <w:rPr>
            <w:color w:val="000000" w:themeColor="text1"/>
          </w:rPr>
          <w:instrText xml:space="preserve"> PAGE   \* MERGEFORMAT </w:instrText>
        </w:r>
        <w:r w:rsidRPr="008E3CA5">
          <w:rPr>
            <w:color w:val="000000" w:themeColor="text1"/>
          </w:rPr>
          <w:fldChar w:fldCharType="separate"/>
        </w:r>
        <w:r w:rsidR="000A0279">
          <w:rPr>
            <w:noProof/>
            <w:color w:val="000000" w:themeColor="text1"/>
          </w:rPr>
          <w:t>14</w:t>
        </w:r>
        <w:r w:rsidRPr="008E3CA5">
          <w:rPr>
            <w:color w:val="000000" w:themeColor="text1"/>
          </w:rPr>
          <w:fldChar w:fldCharType="end"/>
        </w:r>
      </w:p>
    </w:sdtContent>
  </w:sdt>
  <w:p w14:paraId="344B2D30" w14:textId="77777777" w:rsidR="005531F3" w:rsidRDefault="005531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0766F" w14:textId="77777777" w:rsidR="00802133" w:rsidRDefault="00802133" w:rsidP="00A12284">
      <w:pPr>
        <w:spacing w:after="0" w:line="240" w:lineRule="auto"/>
      </w:pPr>
      <w:r>
        <w:separator/>
      </w:r>
    </w:p>
  </w:footnote>
  <w:footnote w:type="continuationSeparator" w:id="0">
    <w:p w14:paraId="2962D84D" w14:textId="77777777" w:rsidR="00802133" w:rsidRDefault="00802133" w:rsidP="00A12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2FC2"/>
    <w:multiLevelType w:val="hybridMultilevel"/>
    <w:tmpl w:val="37507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25896"/>
    <w:multiLevelType w:val="hybridMultilevel"/>
    <w:tmpl w:val="8F345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9307A"/>
    <w:multiLevelType w:val="hybridMultilevel"/>
    <w:tmpl w:val="3D520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E182D"/>
    <w:multiLevelType w:val="hybridMultilevel"/>
    <w:tmpl w:val="14460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B6D1E"/>
    <w:multiLevelType w:val="hybridMultilevel"/>
    <w:tmpl w:val="66904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17802"/>
    <w:multiLevelType w:val="hybridMultilevel"/>
    <w:tmpl w:val="C6A65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20A75"/>
    <w:multiLevelType w:val="hybridMultilevel"/>
    <w:tmpl w:val="80F6F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215FD"/>
    <w:multiLevelType w:val="hybridMultilevel"/>
    <w:tmpl w:val="7630A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C03F78"/>
    <w:multiLevelType w:val="hybridMultilevel"/>
    <w:tmpl w:val="19B6B3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F941BF"/>
    <w:multiLevelType w:val="hybridMultilevel"/>
    <w:tmpl w:val="2A78B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64C22"/>
    <w:multiLevelType w:val="multilevel"/>
    <w:tmpl w:val="0832C2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806185"/>
    <w:multiLevelType w:val="hybridMultilevel"/>
    <w:tmpl w:val="27B22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F4145"/>
    <w:multiLevelType w:val="hybridMultilevel"/>
    <w:tmpl w:val="6270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67D01"/>
    <w:multiLevelType w:val="hybridMultilevel"/>
    <w:tmpl w:val="A27E4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1710E"/>
    <w:multiLevelType w:val="hybridMultilevel"/>
    <w:tmpl w:val="FEE2C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6473816">
    <w:abstractNumId w:val="1"/>
  </w:num>
  <w:num w:numId="2" w16cid:durableId="201871892">
    <w:abstractNumId w:val="10"/>
  </w:num>
  <w:num w:numId="3" w16cid:durableId="545993826">
    <w:abstractNumId w:val="3"/>
  </w:num>
  <w:num w:numId="4" w16cid:durableId="449782168">
    <w:abstractNumId w:val="9"/>
  </w:num>
  <w:num w:numId="5" w16cid:durableId="1700928141">
    <w:abstractNumId w:val="2"/>
  </w:num>
  <w:num w:numId="6" w16cid:durableId="1425565641">
    <w:abstractNumId w:val="4"/>
  </w:num>
  <w:num w:numId="7" w16cid:durableId="817838952">
    <w:abstractNumId w:val="11"/>
  </w:num>
  <w:num w:numId="8" w16cid:durableId="1157306176">
    <w:abstractNumId w:val="5"/>
  </w:num>
  <w:num w:numId="9" w16cid:durableId="205266220">
    <w:abstractNumId w:val="6"/>
  </w:num>
  <w:num w:numId="10" w16cid:durableId="2081515865">
    <w:abstractNumId w:val="0"/>
  </w:num>
  <w:num w:numId="11" w16cid:durableId="1395011058">
    <w:abstractNumId w:val="13"/>
  </w:num>
  <w:num w:numId="12" w16cid:durableId="873809474">
    <w:abstractNumId w:val="12"/>
  </w:num>
  <w:num w:numId="13" w16cid:durableId="1026293850">
    <w:abstractNumId w:val="8"/>
  </w:num>
  <w:num w:numId="14" w16cid:durableId="1598714584">
    <w:abstractNumId w:val="7"/>
  </w:num>
  <w:num w:numId="15" w16cid:durableId="11219925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98"/>
    <w:rsid w:val="000006B5"/>
    <w:rsid w:val="00000762"/>
    <w:rsid w:val="00000965"/>
    <w:rsid w:val="00001697"/>
    <w:rsid w:val="00001730"/>
    <w:rsid w:val="000020CC"/>
    <w:rsid w:val="00002708"/>
    <w:rsid w:val="0000601D"/>
    <w:rsid w:val="000066D7"/>
    <w:rsid w:val="000078C1"/>
    <w:rsid w:val="00007E09"/>
    <w:rsid w:val="00007FAD"/>
    <w:rsid w:val="0001009F"/>
    <w:rsid w:val="000103C6"/>
    <w:rsid w:val="0001097C"/>
    <w:rsid w:val="00010E5F"/>
    <w:rsid w:val="00012510"/>
    <w:rsid w:val="000127BF"/>
    <w:rsid w:val="000131D2"/>
    <w:rsid w:val="000139B6"/>
    <w:rsid w:val="00014909"/>
    <w:rsid w:val="000155A8"/>
    <w:rsid w:val="00015A21"/>
    <w:rsid w:val="00015A34"/>
    <w:rsid w:val="0001667C"/>
    <w:rsid w:val="00016D3C"/>
    <w:rsid w:val="0001700B"/>
    <w:rsid w:val="000174AB"/>
    <w:rsid w:val="00017701"/>
    <w:rsid w:val="000179FE"/>
    <w:rsid w:val="00017B7F"/>
    <w:rsid w:val="00017D82"/>
    <w:rsid w:val="00020715"/>
    <w:rsid w:val="00021237"/>
    <w:rsid w:val="0002123D"/>
    <w:rsid w:val="00022A38"/>
    <w:rsid w:val="00022C18"/>
    <w:rsid w:val="00023317"/>
    <w:rsid w:val="000235D6"/>
    <w:rsid w:val="00023CE0"/>
    <w:rsid w:val="00023E4E"/>
    <w:rsid w:val="0002602E"/>
    <w:rsid w:val="00026A99"/>
    <w:rsid w:val="00026D38"/>
    <w:rsid w:val="00026E6F"/>
    <w:rsid w:val="00027FCA"/>
    <w:rsid w:val="00030870"/>
    <w:rsid w:val="000314B5"/>
    <w:rsid w:val="000340C3"/>
    <w:rsid w:val="00036AD2"/>
    <w:rsid w:val="0004023A"/>
    <w:rsid w:val="00041112"/>
    <w:rsid w:val="000418C8"/>
    <w:rsid w:val="00042297"/>
    <w:rsid w:val="000437D0"/>
    <w:rsid w:val="00043977"/>
    <w:rsid w:val="000442D8"/>
    <w:rsid w:val="00044963"/>
    <w:rsid w:val="00046D8F"/>
    <w:rsid w:val="00046F35"/>
    <w:rsid w:val="00046FC9"/>
    <w:rsid w:val="00047328"/>
    <w:rsid w:val="00047719"/>
    <w:rsid w:val="00047729"/>
    <w:rsid w:val="00050280"/>
    <w:rsid w:val="0005068A"/>
    <w:rsid w:val="000508F1"/>
    <w:rsid w:val="00050DD3"/>
    <w:rsid w:val="00052039"/>
    <w:rsid w:val="00052270"/>
    <w:rsid w:val="00052711"/>
    <w:rsid w:val="000530EC"/>
    <w:rsid w:val="00053E18"/>
    <w:rsid w:val="0005422C"/>
    <w:rsid w:val="0005427B"/>
    <w:rsid w:val="00054602"/>
    <w:rsid w:val="000547C3"/>
    <w:rsid w:val="00056C99"/>
    <w:rsid w:val="00057A0F"/>
    <w:rsid w:val="000610CA"/>
    <w:rsid w:val="00061278"/>
    <w:rsid w:val="00061F4A"/>
    <w:rsid w:val="00063F51"/>
    <w:rsid w:val="00064381"/>
    <w:rsid w:val="000643CC"/>
    <w:rsid w:val="00064C23"/>
    <w:rsid w:val="000654A6"/>
    <w:rsid w:val="00066136"/>
    <w:rsid w:val="000666EC"/>
    <w:rsid w:val="00066A1C"/>
    <w:rsid w:val="00066FD6"/>
    <w:rsid w:val="00067014"/>
    <w:rsid w:val="00067579"/>
    <w:rsid w:val="000675BC"/>
    <w:rsid w:val="00067712"/>
    <w:rsid w:val="000712E7"/>
    <w:rsid w:val="0007157B"/>
    <w:rsid w:val="00071EBE"/>
    <w:rsid w:val="00071F76"/>
    <w:rsid w:val="000722CD"/>
    <w:rsid w:val="0007231C"/>
    <w:rsid w:val="0007422F"/>
    <w:rsid w:val="000748BD"/>
    <w:rsid w:val="00075658"/>
    <w:rsid w:val="0007628F"/>
    <w:rsid w:val="00076337"/>
    <w:rsid w:val="00076D9F"/>
    <w:rsid w:val="00080B02"/>
    <w:rsid w:val="00081070"/>
    <w:rsid w:val="00081DAC"/>
    <w:rsid w:val="0008384A"/>
    <w:rsid w:val="0008407E"/>
    <w:rsid w:val="00084497"/>
    <w:rsid w:val="0008449F"/>
    <w:rsid w:val="00084CBA"/>
    <w:rsid w:val="00084CFA"/>
    <w:rsid w:val="00085784"/>
    <w:rsid w:val="00085C32"/>
    <w:rsid w:val="00085C75"/>
    <w:rsid w:val="00086452"/>
    <w:rsid w:val="000877CB"/>
    <w:rsid w:val="0009166A"/>
    <w:rsid w:val="000916C3"/>
    <w:rsid w:val="00091FEB"/>
    <w:rsid w:val="000923C6"/>
    <w:rsid w:val="00092674"/>
    <w:rsid w:val="000927B8"/>
    <w:rsid w:val="000931E4"/>
    <w:rsid w:val="00093694"/>
    <w:rsid w:val="00093BD7"/>
    <w:rsid w:val="000943F0"/>
    <w:rsid w:val="000947F0"/>
    <w:rsid w:val="00094B88"/>
    <w:rsid w:val="00094E37"/>
    <w:rsid w:val="00094FA0"/>
    <w:rsid w:val="00095553"/>
    <w:rsid w:val="00095762"/>
    <w:rsid w:val="00095DA7"/>
    <w:rsid w:val="00096CDE"/>
    <w:rsid w:val="00096F01"/>
    <w:rsid w:val="000971A7"/>
    <w:rsid w:val="00097D58"/>
    <w:rsid w:val="000A0279"/>
    <w:rsid w:val="000A02E5"/>
    <w:rsid w:val="000A02FA"/>
    <w:rsid w:val="000A0730"/>
    <w:rsid w:val="000A1650"/>
    <w:rsid w:val="000A1A79"/>
    <w:rsid w:val="000A1C62"/>
    <w:rsid w:val="000A21E5"/>
    <w:rsid w:val="000A223E"/>
    <w:rsid w:val="000A2CC4"/>
    <w:rsid w:val="000A3188"/>
    <w:rsid w:val="000A3830"/>
    <w:rsid w:val="000A3C9C"/>
    <w:rsid w:val="000A3F73"/>
    <w:rsid w:val="000A4414"/>
    <w:rsid w:val="000A486C"/>
    <w:rsid w:val="000A52CC"/>
    <w:rsid w:val="000A56F9"/>
    <w:rsid w:val="000A56FA"/>
    <w:rsid w:val="000A7102"/>
    <w:rsid w:val="000B0809"/>
    <w:rsid w:val="000B1313"/>
    <w:rsid w:val="000B1403"/>
    <w:rsid w:val="000B1499"/>
    <w:rsid w:val="000B2E35"/>
    <w:rsid w:val="000B2F95"/>
    <w:rsid w:val="000B34AC"/>
    <w:rsid w:val="000B3C6B"/>
    <w:rsid w:val="000B4001"/>
    <w:rsid w:val="000B4605"/>
    <w:rsid w:val="000B50C8"/>
    <w:rsid w:val="000B5430"/>
    <w:rsid w:val="000B6460"/>
    <w:rsid w:val="000B69EA"/>
    <w:rsid w:val="000B73E0"/>
    <w:rsid w:val="000B7C14"/>
    <w:rsid w:val="000C03E1"/>
    <w:rsid w:val="000C1983"/>
    <w:rsid w:val="000C1A08"/>
    <w:rsid w:val="000C1ED3"/>
    <w:rsid w:val="000C3BD3"/>
    <w:rsid w:val="000C3F5D"/>
    <w:rsid w:val="000C60D2"/>
    <w:rsid w:val="000C6736"/>
    <w:rsid w:val="000C6923"/>
    <w:rsid w:val="000C6F25"/>
    <w:rsid w:val="000C7453"/>
    <w:rsid w:val="000C76E8"/>
    <w:rsid w:val="000C7C15"/>
    <w:rsid w:val="000D156D"/>
    <w:rsid w:val="000D1883"/>
    <w:rsid w:val="000D1CE3"/>
    <w:rsid w:val="000D208B"/>
    <w:rsid w:val="000D253F"/>
    <w:rsid w:val="000D27B3"/>
    <w:rsid w:val="000D28D8"/>
    <w:rsid w:val="000D2D39"/>
    <w:rsid w:val="000D2EFC"/>
    <w:rsid w:val="000D377B"/>
    <w:rsid w:val="000D43BA"/>
    <w:rsid w:val="000D4705"/>
    <w:rsid w:val="000D62E8"/>
    <w:rsid w:val="000D6518"/>
    <w:rsid w:val="000D6732"/>
    <w:rsid w:val="000D692B"/>
    <w:rsid w:val="000E0280"/>
    <w:rsid w:val="000E09AF"/>
    <w:rsid w:val="000E117D"/>
    <w:rsid w:val="000E14F4"/>
    <w:rsid w:val="000E1AAD"/>
    <w:rsid w:val="000E1BC9"/>
    <w:rsid w:val="000E278B"/>
    <w:rsid w:val="000E28C4"/>
    <w:rsid w:val="000E2981"/>
    <w:rsid w:val="000E2E17"/>
    <w:rsid w:val="000E32F8"/>
    <w:rsid w:val="000E3871"/>
    <w:rsid w:val="000E3CDE"/>
    <w:rsid w:val="000E5A19"/>
    <w:rsid w:val="000E68DD"/>
    <w:rsid w:val="000E6D45"/>
    <w:rsid w:val="000E7150"/>
    <w:rsid w:val="000E7F91"/>
    <w:rsid w:val="000F0C08"/>
    <w:rsid w:val="000F0D1F"/>
    <w:rsid w:val="000F1632"/>
    <w:rsid w:val="000F23AC"/>
    <w:rsid w:val="000F28ED"/>
    <w:rsid w:val="000F2935"/>
    <w:rsid w:val="000F2DBB"/>
    <w:rsid w:val="000F31C0"/>
    <w:rsid w:val="000F39A2"/>
    <w:rsid w:val="000F4252"/>
    <w:rsid w:val="000F4D11"/>
    <w:rsid w:val="000F5060"/>
    <w:rsid w:val="000F632C"/>
    <w:rsid w:val="000F78F4"/>
    <w:rsid w:val="00100237"/>
    <w:rsid w:val="00100240"/>
    <w:rsid w:val="00100B4E"/>
    <w:rsid w:val="00100B5A"/>
    <w:rsid w:val="00100D96"/>
    <w:rsid w:val="00100EB0"/>
    <w:rsid w:val="00101AB0"/>
    <w:rsid w:val="00101C45"/>
    <w:rsid w:val="00102CF6"/>
    <w:rsid w:val="001039CE"/>
    <w:rsid w:val="00104B31"/>
    <w:rsid w:val="00104C8D"/>
    <w:rsid w:val="00105784"/>
    <w:rsid w:val="001058F1"/>
    <w:rsid w:val="00106639"/>
    <w:rsid w:val="00106D6A"/>
    <w:rsid w:val="00107B6B"/>
    <w:rsid w:val="0011071E"/>
    <w:rsid w:val="00110DDF"/>
    <w:rsid w:val="0011128D"/>
    <w:rsid w:val="001113F7"/>
    <w:rsid w:val="00111592"/>
    <w:rsid w:val="001123DA"/>
    <w:rsid w:val="001128C6"/>
    <w:rsid w:val="001129B6"/>
    <w:rsid w:val="00112F96"/>
    <w:rsid w:val="0011359C"/>
    <w:rsid w:val="00114963"/>
    <w:rsid w:val="001158E5"/>
    <w:rsid w:val="00115B74"/>
    <w:rsid w:val="001161FF"/>
    <w:rsid w:val="00116698"/>
    <w:rsid w:val="001166D9"/>
    <w:rsid w:val="00116726"/>
    <w:rsid w:val="00116CD6"/>
    <w:rsid w:val="0012009E"/>
    <w:rsid w:val="0012058C"/>
    <w:rsid w:val="00120D0A"/>
    <w:rsid w:val="00123324"/>
    <w:rsid w:val="00124898"/>
    <w:rsid w:val="00124AEB"/>
    <w:rsid w:val="0012546A"/>
    <w:rsid w:val="0012580A"/>
    <w:rsid w:val="00126817"/>
    <w:rsid w:val="00126E6A"/>
    <w:rsid w:val="00126FF8"/>
    <w:rsid w:val="001279DA"/>
    <w:rsid w:val="00127F40"/>
    <w:rsid w:val="001303B6"/>
    <w:rsid w:val="00130EB0"/>
    <w:rsid w:val="00132126"/>
    <w:rsid w:val="00132183"/>
    <w:rsid w:val="00132CDB"/>
    <w:rsid w:val="001330CA"/>
    <w:rsid w:val="001338DC"/>
    <w:rsid w:val="00133E50"/>
    <w:rsid w:val="00134347"/>
    <w:rsid w:val="00134357"/>
    <w:rsid w:val="00134AC4"/>
    <w:rsid w:val="00135A3E"/>
    <w:rsid w:val="00135D79"/>
    <w:rsid w:val="0013648E"/>
    <w:rsid w:val="00140215"/>
    <w:rsid w:val="00140629"/>
    <w:rsid w:val="0014230C"/>
    <w:rsid w:val="00142B89"/>
    <w:rsid w:val="00143082"/>
    <w:rsid w:val="001430DB"/>
    <w:rsid w:val="0014351C"/>
    <w:rsid w:val="001447AA"/>
    <w:rsid w:val="00144A63"/>
    <w:rsid w:val="00144ACE"/>
    <w:rsid w:val="00144FED"/>
    <w:rsid w:val="00145060"/>
    <w:rsid w:val="001457EB"/>
    <w:rsid w:val="00145AB7"/>
    <w:rsid w:val="00146997"/>
    <w:rsid w:val="001471B3"/>
    <w:rsid w:val="00150265"/>
    <w:rsid w:val="0015038F"/>
    <w:rsid w:val="001517DA"/>
    <w:rsid w:val="00151A82"/>
    <w:rsid w:val="00152E94"/>
    <w:rsid w:val="00152FC2"/>
    <w:rsid w:val="001537E8"/>
    <w:rsid w:val="00154C2A"/>
    <w:rsid w:val="001550B3"/>
    <w:rsid w:val="00155153"/>
    <w:rsid w:val="0015567C"/>
    <w:rsid w:val="00156477"/>
    <w:rsid w:val="00156743"/>
    <w:rsid w:val="0015708B"/>
    <w:rsid w:val="00160665"/>
    <w:rsid w:val="00160F75"/>
    <w:rsid w:val="001622FE"/>
    <w:rsid w:val="001626EE"/>
    <w:rsid w:val="0016285F"/>
    <w:rsid w:val="00163F77"/>
    <w:rsid w:val="00164197"/>
    <w:rsid w:val="00164208"/>
    <w:rsid w:val="001643F6"/>
    <w:rsid w:val="001644D5"/>
    <w:rsid w:val="00164ED4"/>
    <w:rsid w:val="0016573F"/>
    <w:rsid w:val="00166BEC"/>
    <w:rsid w:val="001704CD"/>
    <w:rsid w:val="00170716"/>
    <w:rsid w:val="00171564"/>
    <w:rsid w:val="00171712"/>
    <w:rsid w:val="00172370"/>
    <w:rsid w:val="00172C0F"/>
    <w:rsid w:val="00173A94"/>
    <w:rsid w:val="0017470F"/>
    <w:rsid w:val="00174FBB"/>
    <w:rsid w:val="00175CAA"/>
    <w:rsid w:val="001770E1"/>
    <w:rsid w:val="00177826"/>
    <w:rsid w:val="00177FFB"/>
    <w:rsid w:val="00181447"/>
    <w:rsid w:val="00181719"/>
    <w:rsid w:val="00181833"/>
    <w:rsid w:val="00181E4C"/>
    <w:rsid w:val="00182360"/>
    <w:rsid w:val="00183C2F"/>
    <w:rsid w:val="00183DBC"/>
    <w:rsid w:val="00184389"/>
    <w:rsid w:val="001849D8"/>
    <w:rsid w:val="00184EDD"/>
    <w:rsid w:val="001855BB"/>
    <w:rsid w:val="001857BB"/>
    <w:rsid w:val="00187CAB"/>
    <w:rsid w:val="00190534"/>
    <w:rsid w:val="00192145"/>
    <w:rsid w:val="001928EF"/>
    <w:rsid w:val="00192FA4"/>
    <w:rsid w:val="00193211"/>
    <w:rsid w:val="0019387F"/>
    <w:rsid w:val="00193A2A"/>
    <w:rsid w:val="001949B5"/>
    <w:rsid w:val="00195A77"/>
    <w:rsid w:val="00195D86"/>
    <w:rsid w:val="00196DF2"/>
    <w:rsid w:val="00197740"/>
    <w:rsid w:val="00197D50"/>
    <w:rsid w:val="00197F78"/>
    <w:rsid w:val="001A07A6"/>
    <w:rsid w:val="001A17EA"/>
    <w:rsid w:val="001A2631"/>
    <w:rsid w:val="001A2A08"/>
    <w:rsid w:val="001A3296"/>
    <w:rsid w:val="001A3874"/>
    <w:rsid w:val="001A3DF8"/>
    <w:rsid w:val="001A52AF"/>
    <w:rsid w:val="001A57C9"/>
    <w:rsid w:val="001A5C88"/>
    <w:rsid w:val="001B094E"/>
    <w:rsid w:val="001B0D03"/>
    <w:rsid w:val="001B0DB7"/>
    <w:rsid w:val="001B0F50"/>
    <w:rsid w:val="001B14A2"/>
    <w:rsid w:val="001B1FFD"/>
    <w:rsid w:val="001B204A"/>
    <w:rsid w:val="001B212F"/>
    <w:rsid w:val="001B2B84"/>
    <w:rsid w:val="001B2DDB"/>
    <w:rsid w:val="001B3E4E"/>
    <w:rsid w:val="001B553B"/>
    <w:rsid w:val="001B6329"/>
    <w:rsid w:val="001B691A"/>
    <w:rsid w:val="001B6BD4"/>
    <w:rsid w:val="001B6C05"/>
    <w:rsid w:val="001B6C0C"/>
    <w:rsid w:val="001B6FCA"/>
    <w:rsid w:val="001B7572"/>
    <w:rsid w:val="001B7A1E"/>
    <w:rsid w:val="001C10EE"/>
    <w:rsid w:val="001C1C78"/>
    <w:rsid w:val="001C1DFC"/>
    <w:rsid w:val="001C2548"/>
    <w:rsid w:val="001C2C27"/>
    <w:rsid w:val="001C30A0"/>
    <w:rsid w:val="001C3EB3"/>
    <w:rsid w:val="001C421D"/>
    <w:rsid w:val="001C5084"/>
    <w:rsid w:val="001C59F3"/>
    <w:rsid w:val="001C67C5"/>
    <w:rsid w:val="001C6982"/>
    <w:rsid w:val="001C6D8F"/>
    <w:rsid w:val="001C7152"/>
    <w:rsid w:val="001C7689"/>
    <w:rsid w:val="001D04EC"/>
    <w:rsid w:val="001D08E2"/>
    <w:rsid w:val="001D0DB1"/>
    <w:rsid w:val="001D141C"/>
    <w:rsid w:val="001D14A5"/>
    <w:rsid w:val="001D18F8"/>
    <w:rsid w:val="001D193D"/>
    <w:rsid w:val="001D1F9C"/>
    <w:rsid w:val="001D33D3"/>
    <w:rsid w:val="001D3CE5"/>
    <w:rsid w:val="001D4113"/>
    <w:rsid w:val="001D5B80"/>
    <w:rsid w:val="001D5D00"/>
    <w:rsid w:val="001D5F00"/>
    <w:rsid w:val="001D6F73"/>
    <w:rsid w:val="001D6F76"/>
    <w:rsid w:val="001E055D"/>
    <w:rsid w:val="001E0A40"/>
    <w:rsid w:val="001E10D0"/>
    <w:rsid w:val="001E1396"/>
    <w:rsid w:val="001E183C"/>
    <w:rsid w:val="001E1E7A"/>
    <w:rsid w:val="001E2157"/>
    <w:rsid w:val="001E242B"/>
    <w:rsid w:val="001E29B7"/>
    <w:rsid w:val="001E2AED"/>
    <w:rsid w:val="001E2B28"/>
    <w:rsid w:val="001E2B71"/>
    <w:rsid w:val="001E2F0E"/>
    <w:rsid w:val="001E4648"/>
    <w:rsid w:val="001E4BFA"/>
    <w:rsid w:val="001E592A"/>
    <w:rsid w:val="001E5E79"/>
    <w:rsid w:val="001E63F2"/>
    <w:rsid w:val="001E64B0"/>
    <w:rsid w:val="001E6FBB"/>
    <w:rsid w:val="001E7514"/>
    <w:rsid w:val="001F16B4"/>
    <w:rsid w:val="001F1E5C"/>
    <w:rsid w:val="001F2D5E"/>
    <w:rsid w:val="001F3722"/>
    <w:rsid w:val="001F38F7"/>
    <w:rsid w:val="001F3CFD"/>
    <w:rsid w:val="001F4419"/>
    <w:rsid w:val="001F5FD7"/>
    <w:rsid w:val="001F650A"/>
    <w:rsid w:val="001F6594"/>
    <w:rsid w:val="001F729C"/>
    <w:rsid w:val="002002D4"/>
    <w:rsid w:val="00201BBF"/>
    <w:rsid w:val="00202137"/>
    <w:rsid w:val="00202428"/>
    <w:rsid w:val="00202EB0"/>
    <w:rsid w:val="0020327A"/>
    <w:rsid w:val="002056AB"/>
    <w:rsid w:val="00205C99"/>
    <w:rsid w:val="0020600F"/>
    <w:rsid w:val="00207650"/>
    <w:rsid w:val="0021064F"/>
    <w:rsid w:val="00210EA7"/>
    <w:rsid w:val="00211953"/>
    <w:rsid w:val="00212151"/>
    <w:rsid w:val="00212A4F"/>
    <w:rsid w:val="002131BD"/>
    <w:rsid w:val="00213272"/>
    <w:rsid w:val="0021353A"/>
    <w:rsid w:val="002152A4"/>
    <w:rsid w:val="0021548C"/>
    <w:rsid w:val="002159F4"/>
    <w:rsid w:val="00215CA5"/>
    <w:rsid w:val="00216120"/>
    <w:rsid w:val="00216BD9"/>
    <w:rsid w:val="00216CE6"/>
    <w:rsid w:val="00216F23"/>
    <w:rsid w:val="0022004D"/>
    <w:rsid w:val="00221447"/>
    <w:rsid w:val="00221BAF"/>
    <w:rsid w:val="00221F87"/>
    <w:rsid w:val="00222198"/>
    <w:rsid w:val="002223BE"/>
    <w:rsid w:val="00222A40"/>
    <w:rsid w:val="0022591F"/>
    <w:rsid w:val="002259E9"/>
    <w:rsid w:val="00226B21"/>
    <w:rsid w:val="00227971"/>
    <w:rsid w:val="002301D5"/>
    <w:rsid w:val="0023196B"/>
    <w:rsid w:val="00232204"/>
    <w:rsid w:val="002325F3"/>
    <w:rsid w:val="00232970"/>
    <w:rsid w:val="00232993"/>
    <w:rsid w:val="00232A87"/>
    <w:rsid w:val="002335E4"/>
    <w:rsid w:val="00234052"/>
    <w:rsid w:val="002346F7"/>
    <w:rsid w:val="002357AB"/>
    <w:rsid w:val="00236748"/>
    <w:rsid w:val="00236EB3"/>
    <w:rsid w:val="00237517"/>
    <w:rsid w:val="002406E1"/>
    <w:rsid w:val="002410E9"/>
    <w:rsid w:val="002410F6"/>
    <w:rsid w:val="00242CE0"/>
    <w:rsid w:val="002430B9"/>
    <w:rsid w:val="00243139"/>
    <w:rsid w:val="00243306"/>
    <w:rsid w:val="00243566"/>
    <w:rsid w:val="00243AB7"/>
    <w:rsid w:val="00245A80"/>
    <w:rsid w:val="002478A4"/>
    <w:rsid w:val="00247C7B"/>
    <w:rsid w:val="002500CD"/>
    <w:rsid w:val="00250B1F"/>
    <w:rsid w:val="00250ED5"/>
    <w:rsid w:val="0025117B"/>
    <w:rsid w:val="0025154B"/>
    <w:rsid w:val="00251B1E"/>
    <w:rsid w:val="002520C9"/>
    <w:rsid w:val="00252DF6"/>
    <w:rsid w:val="00252F7E"/>
    <w:rsid w:val="002533C9"/>
    <w:rsid w:val="00253799"/>
    <w:rsid w:val="00253AF8"/>
    <w:rsid w:val="0025435B"/>
    <w:rsid w:val="002544C0"/>
    <w:rsid w:val="00254F38"/>
    <w:rsid w:val="002554ED"/>
    <w:rsid w:val="00255931"/>
    <w:rsid w:val="00255952"/>
    <w:rsid w:val="002559E2"/>
    <w:rsid w:val="00255C75"/>
    <w:rsid w:val="00255DBE"/>
    <w:rsid w:val="00255E11"/>
    <w:rsid w:val="00256D04"/>
    <w:rsid w:val="00260931"/>
    <w:rsid w:val="002613C3"/>
    <w:rsid w:val="00261D5F"/>
    <w:rsid w:val="00262038"/>
    <w:rsid w:val="002636E1"/>
    <w:rsid w:val="00264AF2"/>
    <w:rsid w:val="00265405"/>
    <w:rsid w:val="0026591A"/>
    <w:rsid w:val="00265922"/>
    <w:rsid w:val="00265E65"/>
    <w:rsid w:val="00266D7F"/>
    <w:rsid w:val="00267BC9"/>
    <w:rsid w:val="002700D2"/>
    <w:rsid w:val="00270A92"/>
    <w:rsid w:val="00271BD8"/>
    <w:rsid w:val="00272803"/>
    <w:rsid w:val="00272D62"/>
    <w:rsid w:val="00273173"/>
    <w:rsid w:val="0027336B"/>
    <w:rsid w:val="00274496"/>
    <w:rsid w:val="00274A97"/>
    <w:rsid w:val="0027590B"/>
    <w:rsid w:val="00275F48"/>
    <w:rsid w:val="0027651C"/>
    <w:rsid w:val="00276607"/>
    <w:rsid w:val="002768C6"/>
    <w:rsid w:val="00276E40"/>
    <w:rsid w:val="00277399"/>
    <w:rsid w:val="00282428"/>
    <w:rsid w:val="0028260F"/>
    <w:rsid w:val="002836CC"/>
    <w:rsid w:val="00284594"/>
    <w:rsid w:val="00284B23"/>
    <w:rsid w:val="00284FD0"/>
    <w:rsid w:val="0028568B"/>
    <w:rsid w:val="00287546"/>
    <w:rsid w:val="00287D50"/>
    <w:rsid w:val="002901C1"/>
    <w:rsid w:val="002901C5"/>
    <w:rsid w:val="002909B8"/>
    <w:rsid w:val="00291677"/>
    <w:rsid w:val="002916AB"/>
    <w:rsid w:val="00291DC4"/>
    <w:rsid w:val="00292469"/>
    <w:rsid w:val="0029262D"/>
    <w:rsid w:val="00292D49"/>
    <w:rsid w:val="00292F1E"/>
    <w:rsid w:val="00293C2E"/>
    <w:rsid w:val="002948EE"/>
    <w:rsid w:val="00294B0C"/>
    <w:rsid w:val="002964A3"/>
    <w:rsid w:val="00296B32"/>
    <w:rsid w:val="00296B95"/>
    <w:rsid w:val="002976B6"/>
    <w:rsid w:val="002A1C97"/>
    <w:rsid w:val="002A24D2"/>
    <w:rsid w:val="002A2EE9"/>
    <w:rsid w:val="002A3CE8"/>
    <w:rsid w:val="002A3EFE"/>
    <w:rsid w:val="002A4694"/>
    <w:rsid w:val="002A54DF"/>
    <w:rsid w:val="002A596B"/>
    <w:rsid w:val="002A5AB5"/>
    <w:rsid w:val="002A786F"/>
    <w:rsid w:val="002B0593"/>
    <w:rsid w:val="002B08DF"/>
    <w:rsid w:val="002B0BEF"/>
    <w:rsid w:val="002B1926"/>
    <w:rsid w:val="002B27C8"/>
    <w:rsid w:val="002B2849"/>
    <w:rsid w:val="002B31CC"/>
    <w:rsid w:val="002B327E"/>
    <w:rsid w:val="002B336C"/>
    <w:rsid w:val="002B39D2"/>
    <w:rsid w:val="002B4E21"/>
    <w:rsid w:val="002B584B"/>
    <w:rsid w:val="002B6B84"/>
    <w:rsid w:val="002B6BE3"/>
    <w:rsid w:val="002C02EF"/>
    <w:rsid w:val="002C0427"/>
    <w:rsid w:val="002C0492"/>
    <w:rsid w:val="002C094F"/>
    <w:rsid w:val="002C0A0E"/>
    <w:rsid w:val="002C152F"/>
    <w:rsid w:val="002C1D7B"/>
    <w:rsid w:val="002C208A"/>
    <w:rsid w:val="002C26EF"/>
    <w:rsid w:val="002C2B5C"/>
    <w:rsid w:val="002C2D26"/>
    <w:rsid w:val="002C3203"/>
    <w:rsid w:val="002C36FD"/>
    <w:rsid w:val="002C4EBE"/>
    <w:rsid w:val="002C5030"/>
    <w:rsid w:val="002C526C"/>
    <w:rsid w:val="002C6629"/>
    <w:rsid w:val="002C6A58"/>
    <w:rsid w:val="002C7749"/>
    <w:rsid w:val="002C7B6F"/>
    <w:rsid w:val="002C7E0A"/>
    <w:rsid w:val="002D025A"/>
    <w:rsid w:val="002D03F2"/>
    <w:rsid w:val="002D06C9"/>
    <w:rsid w:val="002D0C0A"/>
    <w:rsid w:val="002D1944"/>
    <w:rsid w:val="002D1A49"/>
    <w:rsid w:val="002D1C86"/>
    <w:rsid w:val="002D247A"/>
    <w:rsid w:val="002D337C"/>
    <w:rsid w:val="002D3BF9"/>
    <w:rsid w:val="002D40C5"/>
    <w:rsid w:val="002D609F"/>
    <w:rsid w:val="002D76D5"/>
    <w:rsid w:val="002D788A"/>
    <w:rsid w:val="002D7B4A"/>
    <w:rsid w:val="002D7EB3"/>
    <w:rsid w:val="002D7F9F"/>
    <w:rsid w:val="002E0A02"/>
    <w:rsid w:val="002E0E35"/>
    <w:rsid w:val="002E2040"/>
    <w:rsid w:val="002E2D59"/>
    <w:rsid w:val="002E3FDE"/>
    <w:rsid w:val="002E4117"/>
    <w:rsid w:val="002E440A"/>
    <w:rsid w:val="002E5475"/>
    <w:rsid w:val="002E55BB"/>
    <w:rsid w:val="002E5741"/>
    <w:rsid w:val="002E652A"/>
    <w:rsid w:val="002E747F"/>
    <w:rsid w:val="002E7691"/>
    <w:rsid w:val="002F00D1"/>
    <w:rsid w:val="002F1012"/>
    <w:rsid w:val="002F1221"/>
    <w:rsid w:val="002F1455"/>
    <w:rsid w:val="002F1F0E"/>
    <w:rsid w:val="002F2101"/>
    <w:rsid w:val="002F3926"/>
    <w:rsid w:val="002F5B4F"/>
    <w:rsid w:val="002F7E4C"/>
    <w:rsid w:val="002F7FF6"/>
    <w:rsid w:val="003007CF"/>
    <w:rsid w:val="0030098C"/>
    <w:rsid w:val="0030167D"/>
    <w:rsid w:val="00301780"/>
    <w:rsid w:val="00302632"/>
    <w:rsid w:val="00302F83"/>
    <w:rsid w:val="003031B5"/>
    <w:rsid w:val="00303713"/>
    <w:rsid w:val="00304B75"/>
    <w:rsid w:val="003060C1"/>
    <w:rsid w:val="00306152"/>
    <w:rsid w:val="00307960"/>
    <w:rsid w:val="00307E7A"/>
    <w:rsid w:val="0031154A"/>
    <w:rsid w:val="00311591"/>
    <w:rsid w:val="00311C01"/>
    <w:rsid w:val="0031255B"/>
    <w:rsid w:val="00313190"/>
    <w:rsid w:val="00313C83"/>
    <w:rsid w:val="003155B7"/>
    <w:rsid w:val="00317242"/>
    <w:rsid w:val="003177AB"/>
    <w:rsid w:val="003179C7"/>
    <w:rsid w:val="00317A7F"/>
    <w:rsid w:val="00317D10"/>
    <w:rsid w:val="0032218C"/>
    <w:rsid w:val="003246F2"/>
    <w:rsid w:val="00324A8D"/>
    <w:rsid w:val="00324B0B"/>
    <w:rsid w:val="003254BE"/>
    <w:rsid w:val="00325538"/>
    <w:rsid w:val="003259E5"/>
    <w:rsid w:val="0032640A"/>
    <w:rsid w:val="00326D8F"/>
    <w:rsid w:val="003271E6"/>
    <w:rsid w:val="003306C0"/>
    <w:rsid w:val="00332159"/>
    <w:rsid w:val="003327B8"/>
    <w:rsid w:val="00332D6A"/>
    <w:rsid w:val="00333942"/>
    <w:rsid w:val="00334ADC"/>
    <w:rsid w:val="00334B64"/>
    <w:rsid w:val="00335220"/>
    <w:rsid w:val="003361E7"/>
    <w:rsid w:val="00336FFD"/>
    <w:rsid w:val="0033705E"/>
    <w:rsid w:val="00337955"/>
    <w:rsid w:val="00337AC9"/>
    <w:rsid w:val="00337BB0"/>
    <w:rsid w:val="003401F6"/>
    <w:rsid w:val="00341C59"/>
    <w:rsid w:val="00341F3D"/>
    <w:rsid w:val="00341F4B"/>
    <w:rsid w:val="003425AF"/>
    <w:rsid w:val="00342736"/>
    <w:rsid w:val="003431CE"/>
    <w:rsid w:val="00346762"/>
    <w:rsid w:val="003467C8"/>
    <w:rsid w:val="00346D11"/>
    <w:rsid w:val="003470C2"/>
    <w:rsid w:val="00347771"/>
    <w:rsid w:val="00350440"/>
    <w:rsid w:val="0035128D"/>
    <w:rsid w:val="0035164D"/>
    <w:rsid w:val="0035277B"/>
    <w:rsid w:val="003529C0"/>
    <w:rsid w:val="003535CF"/>
    <w:rsid w:val="003538A0"/>
    <w:rsid w:val="00354681"/>
    <w:rsid w:val="00354807"/>
    <w:rsid w:val="0035484A"/>
    <w:rsid w:val="00354C49"/>
    <w:rsid w:val="00354D14"/>
    <w:rsid w:val="003561FF"/>
    <w:rsid w:val="00356EF5"/>
    <w:rsid w:val="00357BB0"/>
    <w:rsid w:val="0036136F"/>
    <w:rsid w:val="00361BFC"/>
    <w:rsid w:val="003621BC"/>
    <w:rsid w:val="003627D2"/>
    <w:rsid w:val="00362B22"/>
    <w:rsid w:val="00362D98"/>
    <w:rsid w:val="0036476D"/>
    <w:rsid w:val="003647D9"/>
    <w:rsid w:val="0036531C"/>
    <w:rsid w:val="003660EB"/>
    <w:rsid w:val="0036631C"/>
    <w:rsid w:val="00366D61"/>
    <w:rsid w:val="00367E86"/>
    <w:rsid w:val="00371468"/>
    <w:rsid w:val="00371475"/>
    <w:rsid w:val="00371C63"/>
    <w:rsid w:val="00372292"/>
    <w:rsid w:val="00373BBA"/>
    <w:rsid w:val="00374BB7"/>
    <w:rsid w:val="00374FC7"/>
    <w:rsid w:val="0037552A"/>
    <w:rsid w:val="00375E78"/>
    <w:rsid w:val="0037632A"/>
    <w:rsid w:val="0037658C"/>
    <w:rsid w:val="0037666B"/>
    <w:rsid w:val="0037727B"/>
    <w:rsid w:val="003777E1"/>
    <w:rsid w:val="00377877"/>
    <w:rsid w:val="003806C5"/>
    <w:rsid w:val="00381154"/>
    <w:rsid w:val="00381BBF"/>
    <w:rsid w:val="00381EB6"/>
    <w:rsid w:val="0038213E"/>
    <w:rsid w:val="0038221E"/>
    <w:rsid w:val="003822CA"/>
    <w:rsid w:val="00383089"/>
    <w:rsid w:val="0038431F"/>
    <w:rsid w:val="00384963"/>
    <w:rsid w:val="00384C45"/>
    <w:rsid w:val="00384DE8"/>
    <w:rsid w:val="00385021"/>
    <w:rsid w:val="00385A9C"/>
    <w:rsid w:val="00386F77"/>
    <w:rsid w:val="00387D8B"/>
    <w:rsid w:val="00387DE8"/>
    <w:rsid w:val="00387E63"/>
    <w:rsid w:val="00390450"/>
    <w:rsid w:val="00391D19"/>
    <w:rsid w:val="00392062"/>
    <w:rsid w:val="00392987"/>
    <w:rsid w:val="0039353A"/>
    <w:rsid w:val="00393C54"/>
    <w:rsid w:val="00394528"/>
    <w:rsid w:val="00394B7F"/>
    <w:rsid w:val="00394BC1"/>
    <w:rsid w:val="00395598"/>
    <w:rsid w:val="003955E9"/>
    <w:rsid w:val="003959C1"/>
    <w:rsid w:val="00395E38"/>
    <w:rsid w:val="00396777"/>
    <w:rsid w:val="00396AA6"/>
    <w:rsid w:val="003A0870"/>
    <w:rsid w:val="003A1149"/>
    <w:rsid w:val="003A1354"/>
    <w:rsid w:val="003A18DC"/>
    <w:rsid w:val="003A233E"/>
    <w:rsid w:val="003A233F"/>
    <w:rsid w:val="003A23CD"/>
    <w:rsid w:val="003A2D5F"/>
    <w:rsid w:val="003A31F7"/>
    <w:rsid w:val="003A486E"/>
    <w:rsid w:val="003A5BBB"/>
    <w:rsid w:val="003A5D6F"/>
    <w:rsid w:val="003A75FC"/>
    <w:rsid w:val="003A7F98"/>
    <w:rsid w:val="003B080A"/>
    <w:rsid w:val="003B0BC8"/>
    <w:rsid w:val="003B1623"/>
    <w:rsid w:val="003B18DF"/>
    <w:rsid w:val="003B2943"/>
    <w:rsid w:val="003B3406"/>
    <w:rsid w:val="003B39D3"/>
    <w:rsid w:val="003B3DC8"/>
    <w:rsid w:val="003B41FE"/>
    <w:rsid w:val="003B51AB"/>
    <w:rsid w:val="003B67C6"/>
    <w:rsid w:val="003C042B"/>
    <w:rsid w:val="003C0825"/>
    <w:rsid w:val="003C123C"/>
    <w:rsid w:val="003C12BA"/>
    <w:rsid w:val="003C1CB9"/>
    <w:rsid w:val="003C1D80"/>
    <w:rsid w:val="003C2436"/>
    <w:rsid w:val="003C29D9"/>
    <w:rsid w:val="003C3704"/>
    <w:rsid w:val="003C3D23"/>
    <w:rsid w:val="003C50EA"/>
    <w:rsid w:val="003C5F78"/>
    <w:rsid w:val="003D033F"/>
    <w:rsid w:val="003D05C5"/>
    <w:rsid w:val="003D0DB2"/>
    <w:rsid w:val="003D2830"/>
    <w:rsid w:val="003D326F"/>
    <w:rsid w:val="003D49F7"/>
    <w:rsid w:val="003D4AA4"/>
    <w:rsid w:val="003D4B97"/>
    <w:rsid w:val="003D4FE7"/>
    <w:rsid w:val="003D5441"/>
    <w:rsid w:val="003D5888"/>
    <w:rsid w:val="003D5DA7"/>
    <w:rsid w:val="003D5F8E"/>
    <w:rsid w:val="003D6EFC"/>
    <w:rsid w:val="003D76BB"/>
    <w:rsid w:val="003D78B5"/>
    <w:rsid w:val="003D7D6A"/>
    <w:rsid w:val="003E09F2"/>
    <w:rsid w:val="003E0B8A"/>
    <w:rsid w:val="003E1166"/>
    <w:rsid w:val="003E20B6"/>
    <w:rsid w:val="003E2653"/>
    <w:rsid w:val="003E2A98"/>
    <w:rsid w:val="003E2B0E"/>
    <w:rsid w:val="003E31E3"/>
    <w:rsid w:val="003E4130"/>
    <w:rsid w:val="003E4B43"/>
    <w:rsid w:val="003E5D77"/>
    <w:rsid w:val="003E5EFE"/>
    <w:rsid w:val="003E61E9"/>
    <w:rsid w:val="003E6422"/>
    <w:rsid w:val="003E6516"/>
    <w:rsid w:val="003E7052"/>
    <w:rsid w:val="003E73A3"/>
    <w:rsid w:val="003E7834"/>
    <w:rsid w:val="003E7A08"/>
    <w:rsid w:val="003E7D43"/>
    <w:rsid w:val="003F0895"/>
    <w:rsid w:val="003F141D"/>
    <w:rsid w:val="003F2D2B"/>
    <w:rsid w:val="003F32BC"/>
    <w:rsid w:val="003F40F9"/>
    <w:rsid w:val="003F54A6"/>
    <w:rsid w:val="003F59C4"/>
    <w:rsid w:val="003F5EED"/>
    <w:rsid w:val="003F5F6E"/>
    <w:rsid w:val="003F6A77"/>
    <w:rsid w:val="003F7389"/>
    <w:rsid w:val="003F7462"/>
    <w:rsid w:val="003F7782"/>
    <w:rsid w:val="003F7791"/>
    <w:rsid w:val="003F7844"/>
    <w:rsid w:val="004000B9"/>
    <w:rsid w:val="00400468"/>
    <w:rsid w:val="00400488"/>
    <w:rsid w:val="00400FF0"/>
    <w:rsid w:val="00401657"/>
    <w:rsid w:val="00401942"/>
    <w:rsid w:val="00402290"/>
    <w:rsid w:val="00403113"/>
    <w:rsid w:val="00403317"/>
    <w:rsid w:val="004039D3"/>
    <w:rsid w:val="00403D44"/>
    <w:rsid w:val="004040AC"/>
    <w:rsid w:val="00405025"/>
    <w:rsid w:val="0040583D"/>
    <w:rsid w:val="00405AB0"/>
    <w:rsid w:val="00405D16"/>
    <w:rsid w:val="004068EA"/>
    <w:rsid w:val="004069BE"/>
    <w:rsid w:val="00406C13"/>
    <w:rsid w:val="00406EBA"/>
    <w:rsid w:val="004078D5"/>
    <w:rsid w:val="004102DA"/>
    <w:rsid w:val="00410890"/>
    <w:rsid w:val="00412264"/>
    <w:rsid w:val="00412D28"/>
    <w:rsid w:val="0041325F"/>
    <w:rsid w:val="00413963"/>
    <w:rsid w:val="00414CC8"/>
    <w:rsid w:val="0041535F"/>
    <w:rsid w:val="0041571A"/>
    <w:rsid w:val="004166D2"/>
    <w:rsid w:val="0041708A"/>
    <w:rsid w:val="0041713A"/>
    <w:rsid w:val="00417C6F"/>
    <w:rsid w:val="00421417"/>
    <w:rsid w:val="0042143A"/>
    <w:rsid w:val="00421F65"/>
    <w:rsid w:val="00423693"/>
    <w:rsid w:val="00423763"/>
    <w:rsid w:val="004237DA"/>
    <w:rsid w:val="00424BE8"/>
    <w:rsid w:val="00425ADA"/>
    <w:rsid w:val="00426D36"/>
    <w:rsid w:val="004277F3"/>
    <w:rsid w:val="00430A56"/>
    <w:rsid w:val="00432389"/>
    <w:rsid w:val="0043464D"/>
    <w:rsid w:val="004347C4"/>
    <w:rsid w:val="004347D3"/>
    <w:rsid w:val="00436578"/>
    <w:rsid w:val="0043716F"/>
    <w:rsid w:val="0043727A"/>
    <w:rsid w:val="0043799C"/>
    <w:rsid w:val="0044145C"/>
    <w:rsid w:val="0044249E"/>
    <w:rsid w:val="00442E47"/>
    <w:rsid w:val="00444DBB"/>
    <w:rsid w:val="004463A2"/>
    <w:rsid w:val="004465B8"/>
    <w:rsid w:val="0045021F"/>
    <w:rsid w:val="00451321"/>
    <w:rsid w:val="00451E30"/>
    <w:rsid w:val="00452B7C"/>
    <w:rsid w:val="00453A4F"/>
    <w:rsid w:val="00454349"/>
    <w:rsid w:val="004550EB"/>
    <w:rsid w:val="0045510A"/>
    <w:rsid w:val="00455EFB"/>
    <w:rsid w:val="004561CF"/>
    <w:rsid w:val="00457120"/>
    <w:rsid w:val="00457319"/>
    <w:rsid w:val="0046087D"/>
    <w:rsid w:val="004609A6"/>
    <w:rsid w:val="00461793"/>
    <w:rsid w:val="004623D3"/>
    <w:rsid w:val="004629EF"/>
    <w:rsid w:val="00462B09"/>
    <w:rsid w:val="00462C01"/>
    <w:rsid w:val="004655F5"/>
    <w:rsid w:val="0046573E"/>
    <w:rsid w:val="00465D3E"/>
    <w:rsid w:val="00466B6F"/>
    <w:rsid w:val="00470479"/>
    <w:rsid w:val="00470506"/>
    <w:rsid w:val="0047123E"/>
    <w:rsid w:val="00471D52"/>
    <w:rsid w:val="00471E32"/>
    <w:rsid w:val="00471EFF"/>
    <w:rsid w:val="0047220D"/>
    <w:rsid w:val="00472608"/>
    <w:rsid w:val="00472A38"/>
    <w:rsid w:val="00473B02"/>
    <w:rsid w:val="004749A4"/>
    <w:rsid w:val="00475163"/>
    <w:rsid w:val="00475378"/>
    <w:rsid w:val="00475562"/>
    <w:rsid w:val="0047568B"/>
    <w:rsid w:val="004758D3"/>
    <w:rsid w:val="0047686F"/>
    <w:rsid w:val="00477F2C"/>
    <w:rsid w:val="00477F41"/>
    <w:rsid w:val="00481B29"/>
    <w:rsid w:val="00482B99"/>
    <w:rsid w:val="00483942"/>
    <w:rsid w:val="00483B46"/>
    <w:rsid w:val="00484073"/>
    <w:rsid w:val="00484160"/>
    <w:rsid w:val="00484EB6"/>
    <w:rsid w:val="004854E2"/>
    <w:rsid w:val="00485543"/>
    <w:rsid w:val="00485DEC"/>
    <w:rsid w:val="0048645A"/>
    <w:rsid w:val="004871F9"/>
    <w:rsid w:val="004873F7"/>
    <w:rsid w:val="00487C76"/>
    <w:rsid w:val="00490429"/>
    <w:rsid w:val="00490B26"/>
    <w:rsid w:val="004917FC"/>
    <w:rsid w:val="00492052"/>
    <w:rsid w:val="0049234A"/>
    <w:rsid w:val="004926F7"/>
    <w:rsid w:val="00492CA6"/>
    <w:rsid w:val="00492D28"/>
    <w:rsid w:val="00492E0C"/>
    <w:rsid w:val="00493C21"/>
    <w:rsid w:val="0049453E"/>
    <w:rsid w:val="00494FEF"/>
    <w:rsid w:val="004953D0"/>
    <w:rsid w:val="004976EE"/>
    <w:rsid w:val="00497CA4"/>
    <w:rsid w:val="004A041A"/>
    <w:rsid w:val="004A140F"/>
    <w:rsid w:val="004A1D3E"/>
    <w:rsid w:val="004A1FA4"/>
    <w:rsid w:val="004A24D1"/>
    <w:rsid w:val="004A3385"/>
    <w:rsid w:val="004A3439"/>
    <w:rsid w:val="004A76D5"/>
    <w:rsid w:val="004B062F"/>
    <w:rsid w:val="004B0EE5"/>
    <w:rsid w:val="004B1627"/>
    <w:rsid w:val="004B2F17"/>
    <w:rsid w:val="004B3D45"/>
    <w:rsid w:val="004B4870"/>
    <w:rsid w:val="004B498F"/>
    <w:rsid w:val="004B75DE"/>
    <w:rsid w:val="004B77F8"/>
    <w:rsid w:val="004C0807"/>
    <w:rsid w:val="004C09C5"/>
    <w:rsid w:val="004C0ED1"/>
    <w:rsid w:val="004C0F63"/>
    <w:rsid w:val="004C0FBA"/>
    <w:rsid w:val="004C1C0B"/>
    <w:rsid w:val="004C2344"/>
    <w:rsid w:val="004C38B2"/>
    <w:rsid w:val="004C3FAF"/>
    <w:rsid w:val="004C4BDC"/>
    <w:rsid w:val="004C4D77"/>
    <w:rsid w:val="004C4EF6"/>
    <w:rsid w:val="004C52F7"/>
    <w:rsid w:val="004C60B6"/>
    <w:rsid w:val="004C6BEF"/>
    <w:rsid w:val="004C718C"/>
    <w:rsid w:val="004C7EB0"/>
    <w:rsid w:val="004D04FA"/>
    <w:rsid w:val="004D1369"/>
    <w:rsid w:val="004D1E9E"/>
    <w:rsid w:val="004D1ED2"/>
    <w:rsid w:val="004D273E"/>
    <w:rsid w:val="004D3083"/>
    <w:rsid w:val="004D348B"/>
    <w:rsid w:val="004D4052"/>
    <w:rsid w:val="004D4537"/>
    <w:rsid w:val="004D4B4F"/>
    <w:rsid w:val="004D4B51"/>
    <w:rsid w:val="004D5F45"/>
    <w:rsid w:val="004D5FC2"/>
    <w:rsid w:val="004D6FBD"/>
    <w:rsid w:val="004D71D0"/>
    <w:rsid w:val="004D7275"/>
    <w:rsid w:val="004E0358"/>
    <w:rsid w:val="004E14D1"/>
    <w:rsid w:val="004E1688"/>
    <w:rsid w:val="004E1779"/>
    <w:rsid w:val="004E1F47"/>
    <w:rsid w:val="004E36C0"/>
    <w:rsid w:val="004E3E45"/>
    <w:rsid w:val="004E4047"/>
    <w:rsid w:val="004E4678"/>
    <w:rsid w:val="004E637A"/>
    <w:rsid w:val="004E6DCE"/>
    <w:rsid w:val="004E7795"/>
    <w:rsid w:val="004E7A32"/>
    <w:rsid w:val="004F201E"/>
    <w:rsid w:val="004F202A"/>
    <w:rsid w:val="004F25BF"/>
    <w:rsid w:val="004F30B2"/>
    <w:rsid w:val="004F360F"/>
    <w:rsid w:val="004F3C31"/>
    <w:rsid w:val="004F4653"/>
    <w:rsid w:val="004F4BE9"/>
    <w:rsid w:val="004F5866"/>
    <w:rsid w:val="004F5993"/>
    <w:rsid w:val="004F5C51"/>
    <w:rsid w:val="004F6447"/>
    <w:rsid w:val="004F6C02"/>
    <w:rsid w:val="004F6D10"/>
    <w:rsid w:val="004F7307"/>
    <w:rsid w:val="004F779D"/>
    <w:rsid w:val="0050025B"/>
    <w:rsid w:val="0050068D"/>
    <w:rsid w:val="00500727"/>
    <w:rsid w:val="00500748"/>
    <w:rsid w:val="00501510"/>
    <w:rsid w:val="00502799"/>
    <w:rsid w:val="00503DC8"/>
    <w:rsid w:val="0050405D"/>
    <w:rsid w:val="00504840"/>
    <w:rsid w:val="00504B23"/>
    <w:rsid w:val="00505747"/>
    <w:rsid w:val="0050588A"/>
    <w:rsid w:val="0050628D"/>
    <w:rsid w:val="00506DB3"/>
    <w:rsid w:val="0050716F"/>
    <w:rsid w:val="00507FEE"/>
    <w:rsid w:val="005101C0"/>
    <w:rsid w:val="00510C9B"/>
    <w:rsid w:val="00510F8A"/>
    <w:rsid w:val="00511406"/>
    <w:rsid w:val="00511E06"/>
    <w:rsid w:val="00512C00"/>
    <w:rsid w:val="00514184"/>
    <w:rsid w:val="0051507C"/>
    <w:rsid w:val="00516F47"/>
    <w:rsid w:val="00517279"/>
    <w:rsid w:val="00517710"/>
    <w:rsid w:val="00517851"/>
    <w:rsid w:val="005179BB"/>
    <w:rsid w:val="00517FDF"/>
    <w:rsid w:val="00521569"/>
    <w:rsid w:val="00522A81"/>
    <w:rsid w:val="00522F77"/>
    <w:rsid w:val="00523190"/>
    <w:rsid w:val="00523CD8"/>
    <w:rsid w:val="00524B9C"/>
    <w:rsid w:val="00524EB6"/>
    <w:rsid w:val="00525022"/>
    <w:rsid w:val="00526B76"/>
    <w:rsid w:val="00526B8E"/>
    <w:rsid w:val="00526FF1"/>
    <w:rsid w:val="0052773C"/>
    <w:rsid w:val="005302A5"/>
    <w:rsid w:val="005307F8"/>
    <w:rsid w:val="00530F1A"/>
    <w:rsid w:val="0053153D"/>
    <w:rsid w:val="0053156E"/>
    <w:rsid w:val="00531D00"/>
    <w:rsid w:val="005321CD"/>
    <w:rsid w:val="00532513"/>
    <w:rsid w:val="00532E38"/>
    <w:rsid w:val="0053310A"/>
    <w:rsid w:val="00534BC7"/>
    <w:rsid w:val="00534C16"/>
    <w:rsid w:val="00536913"/>
    <w:rsid w:val="00537C8C"/>
    <w:rsid w:val="00540EAB"/>
    <w:rsid w:val="00540ED9"/>
    <w:rsid w:val="0054157F"/>
    <w:rsid w:val="00543024"/>
    <w:rsid w:val="005434C1"/>
    <w:rsid w:val="005436D6"/>
    <w:rsid w:val="005437E1"/>
    <w:rsid w:val="0054535C"/>
    <w:rsid w:val="005455C9"/>
    <w:rsid w:val="0054581F"/>
    <w:rsid w:val="00546614"/>
    <w:rsid w:val="00546E71"/>
    <w:rsid w:val="00546F77"/>
    <w:rsid w:val="00547073"/>
    <w:rsid w:val="00547252"/>
    <w:rsid w:val="00547712"/>
    <w:rsid w:val="00547B1E"/>
    <w:rsid w:val="00547DE1"/>
    <w:rsid w:val="005502CC"/>
    <w:rsid w:val="0055114C"/>
    <w:rsid w:val="005521B5"/>
    <w:rsid w:val="00552779"/>
    <w:rsid w:val="005531F3"/>
    <w:rsid w:val="005532FC"/>
    <w:rsid w:val="00553379"/>
    <w:rsid w:val="00553F48"/>
    <w:rsid w:val="00553FCB"/>
    <w:rsid w:val="00554E06"/>
    <w:rsid w:val="00555344"/>
    <w:rsid w:val="00555609"/>
    <w:rsid w:val="00555634"/>
    <w:rsid w:val="00555716"/>
    <w:rsid w:val="00555B76"/>
    <w:rsid w:val="00555E27"/>
    <w:rsid w:val="0055618A"/>
    <w:rsid w:val="005573B6"/>
    <w:rsid w:val="00557D8F"/>
    <w:rsid w:val="0056049E"/>
    <w:rsid w:val="005605E3"/>
    <w:rsid w:val="00560739"/>
    <w:rsid w:val="00561027"/>
    <w:rsid w:val="005621D0"/>
    <w:rsid w:val="0056221B"/>
    <w:rsid w:val="005633A3"/>
    <w:rsid w:val="005634A3"/>
    <w:rsid w:val="005637C6"/>
    <w:rsid w:val="00563A7D"/>
    <w:rsid w:val="005642A3"/>
    <w:rsid w:val="005657B1"/>
    <w:rsid w:val="00565A69"/>
    <w:rsid w:val="00565F55"/>
    <w:rsid w:val="00566F6D"/>
    <w:rsid w:val="00567FF2"/>
    <w:rsid w:val="00570A87"/>
    <w:rsid w:val="00570D0A"/>
    <w:rsid w:val="00572800"/>
    <w:rsid w:val="0057298E"/>
    <w:rsid w:val="00575013"/>
    <w:rsid w:val="00575D73"/>
    <w:rsid w:val="00576127"/>
    <w:rsid w:val="00576922"/>
    <w:rsid w:val="00576D07"/>
    <w:rsid w:val="00576E5C"/>
    <w:rsid w:val="00576FA3"/>
    <w:rsid w:val="00577202"/>
    <w:rsid w:val="00577D33"/>
    <w:rsid w:val="00577E94"/>
    <w:rsid w:val="00580E82"/>
    <w:rsid w:val="00582BA9"/>
    <w:rsid w:val="00583655"/>
    <w:rsid w:val="0058460F"/>
    <w:rsid w:val="00584D4F"/>
    <w:rsid w:val="005852AA"/>
    <w:rsid w:val="00585720"/>
    <w:rsid w:val="00585875"/>
    <w:rsid w:val="005859EF"/>
    <w:rsid w:val="00585BCA"/>
    <w:rsid w:val="00586C40"/>
    <w:rsid w:val="00587221"/>
    <w:rsid w:val="00587BF4"/>
    <w:rsid w:val="00590D9D"/>
    <w:rsid w:val="00592040"/>
    <w:rsid w:val="0059255E"/>
    <w:rsid w:val="005926A4"/>
    <w:rsid w:val="0059285C"/>
    <w:rsid w:val="005938A2"/>
    <w:rsid w:val="00594831"/>
    <w:rsid w:val="00595430"/>
    <w:rsid w:val="00595B89"/>
    <w:rsid w:val="0059625C"/>
    <w:rsid w:val="00596310"/>
    <w:rsid w:val="0059686B"/>
    <w:rsid w:val="005977BE"/>
    <w:rsid w:val="00597874"/>
    <w:rsid w:val="005A06ED"/>
    <w:rsid w:val="005A0B02"/>
    <w:rsid w:val="005A0D6D"/>
    <w:rsid w:val="005A16EC"/>
    <w:rsid w:val="005A17C7"/>
    <w:rsid w:val="005A2E28"/>
    <w:rsid w:val="005A3FDA"/>
    <w:rsid w:val="005A42BA"/>
    <w:rsid w:val="005A45AB"/>
    <w:rsid w:val="005A57B0"/>
    <w:rsid w:val="005A6025"/>
    <w:rsid w:val="005A6CF2"/>
    <w:rsid w:val="005A723F"/>
    <w:rsid w:val="005B0017"/>
    <w:rsid w:val="005B0760"/>
    <w:rsid w:val="005B09E5"/>
    <w:rsid w:val="005B1213"/>
    <w:rsid w:val="005B150C"/>
    <w:rsid w:val="005B162F"/>
    <w:rsid w:val="005B1DE9"/>
    <w:rsid w:val="005B209D"/>
    <w:rsid w:val="005B262E"/>
    <w:rsid w:val="005B45CC"/>
    <w:rsid w:val="005B4C01"/>
    <w:rsid w:val="005B5FA1"/>
    <w:rsid w:val="005B660F"/>
    <w:rsid w:val="005B7051"/>
    <w:rsid w:val="005B7C06"/>
    <w:rsid w:val="005B7C58"/>
    <w:rsid w:val="005C19AB"/>
    <w:rsid w:val="005C1A4A"/>
    <w:rsid w:val="005C1A77"/>
    <w:rsid w:val="005C3867"/>
    <w:rsid w:val="005C4725"/>
    <w:rsid w:val="005C501F"/>
    <w:rsid w:val="005C5649"/>
    <w:rsid w:val="005C5C94"/>
    <w:rsid w:val="005C5F4D"/>
    <w:rsid w:val="005C6089"/>
    <w:rsid w:val="005C64E7"/>
    <w:rsid w:val="005C6D4C"/>
    <w:rsid w:val="005D01C2"/>
    <w:rsid w:val="005D0499"/>
    <w:rsid w:val="005D0833"/>
    <w:rsid w:val="005D1E90"/>
    <w:rsid w:val="005D1F83"/>
    <w:rsid w:val="005D20FB"/>
    <w:rsid w:val="005D243C"/>
    <w:rsid w:val="005D24B1"/>
    <w:rsid w:val="005D259D"/>
    <w:rsid w:val="005D25EB"/>
    <w:rsid w:val="005D2C85"/>
    <w:rsid w:val="005D3403"/>
    <w:rsid w:val="005D3F8B"/>
    <w:rsid w:val="005D44A8"/>
    <w:rsid w:val="005D5546"/>
    <w:rsid w:val="005D5C6C"/>
    <w:rsid w:val="005D63C9"/>
    <w:rsid w:val="005D6A22"/>
    <w:rsid w:val="005D6BB6"/>
    <w:rsid w:val="005D6FE7"/>
    <w:rsid w:val="005E1E63"/>
    <w:rsid w:val="005E2AB5"/>
    <w:rsid w:val="005E309A"/>
    <w:rsid w:val="005E42B1"/>
    <w:rsid w:val="005E4698"/>
    <w:rsid w:val="005E475E"/>
    <w:rsid w:val="005E4992"/>
    <w:rsid w:val="005E4A60"/>
    <w:rsid w:val="005E4FE1"/>
    <w:rsid w:val="005E586D"/>
    <w:rsid w:val="005E5F3C"/>
    <w:rsid w:val="005E698D"/>
    <w:rsid w:val="005E6EC1"/>
    <w:rsid w:val="005F069B"/>
    <w:rsid w:val="005F1D51"/>
    <w:rsid w:val="005F4038"/>
    <w:rsid w:val="005F43CA"/>
    <w:rsid w:val="005F609F"/>
    <w:rsid w:val="005F65E2"/>
    <w:rsid w:val="005F6E24"/>
    <w:rsid w:val="005F7684"/>
    <w:rsid w:val="00600EF2"/>
    <w:rsid w:val="00601B59"/>
    <w:rsid w:val="00601EF7"/>
    <w:rsid w:val="00602163"/>
    <w:rsid w:val="00602273"/>
    <w:rsid w:val="00602A56"/>
    <w:rsid w:val="00602CB2"/>
    <w:rsid w:val="006030E8"/>
    <w:rsid w:val="006031DA"/>
    <w:rsid w:val="006038A8"/>
    <w:rsid w:val="00603FC4"/>
    <w:rsid w:val="00604EAA"/>
    <w:rsid w:val="006056A5"/>
    <w:rsid w:val="00606E17"/>
    <w:rsid w:val="00606F9B"/>
    <w:rsid w:val="006072AB"/>
    <w:rsid w:val="00611433"/>
    <w:rsid w:val="0061196D"/>
    <w:rsid w:val="00611E56"/>
    <w:rsid w:val="006137B0"/>
    <w:rsid w:val="006151FE"/>
    <w:rsid w:val="006152A8"/>
    <w:rsid w:val="006162A8"/>
    <w:rsid w:val="006165C6"/>
    <w:rsid w:val="00617A59"/>
    <w:rsid w:val="00617F42"/>
    <w:rsid w:val="00620898"/>
    <w:rsid w:val="00620CF5"/>
    <w:rsid w:val="0062190D"/>
    <w:rsid w:val="00622AAF"/>
    <w:rsid w:val="006231DF"/>
    <w:rsid w:val="00623C1B"/>
    <w:rsid w:val="00624495"/>
    <w:rsid w:val="006248FE"/>
    <w:rsid w:val="0062495A"/>
    <w:rsid w:val="00624B9B"/>
    <w:rsid w:val="00624D37"/>
    <w:rsid w:val="006253B1"/>
    <w:rsid w:val="00625919"/>
    <w:rsid w:val="00625FAA"/>
    <w:rsid w:val="00627840"/>
    <w:rsid w:val="00627885"/>
    <w:rsid w:val="00627A83"/>
    <w:rsid w:val="00630B46"/>
    <w:rsid w:val="00631AFF"/>
    <w:rsid w:val="00631D06"/>
    <w:rsid w:val="0063211F"/>
    <w:rsid w:val="00633081"/>
    <w:rsid w:val="006346FA"/>
    <w:rsid w:val="00634C3B"/>
    <w:rsid w:val="00634EAB"/>
    <w:rsid w:val="00635AEE"/>
    <w:rsid w:val="00636A6A"/>
    <w:rsid w:val="0063781D"/>
    <w:rsid w:val="00637DF9"/>
    <w:rsid w:val="00640432"/>
    <w:rsid w:val="00640BDA"/>
    <w:rsid w:val="0064111C"/>
    <w:rsid w:val="006416C5"/>
    <w:rsid w:val="00641CB1"/>
    <w:rsid w:val="00642D6E"/>
    <w:rsid w:val="00643E4C"/>
    <w:rsid w:val="006458BC"/>
    <w:rsid w:val="00645A21"/>
    <w:rsid w:val="00645D40"/>
    <w:rsid w:val="00645FC3"/>
    <w:rsid w:val="006464DD"/>
    <w:rsid w:val="0064678C"/>
    <w:rsid w:val="00646E48"/>
    <w:rsid w:val="006519D1"/>
    <w:rsid w:val="00651D5C"/>
    <w:rsid w:val="00651EA0"/>
    <w:rsid w:val="00652308"/>
    <w:rsid w:val="00652517"/>
    <w:rsid w:val="00652A40"/>
    <w:rsid w:val="0065347A"/>
    <w:rsid w:val="006536A5"/>
    <w:rsid w:val="00653E3D"/>
    <w:rsid w:val="006544FC"/>
    <w:rsid w:val="00654674"/>
    <w:rsid w:val="00654B9C"/>
    <w:rsid w:val="00654C90"/>
    <w:rsid w:val="0065548F"/>
    <w:rsid w:val="00655F6C"/>
    <w:rsid w:val="00656017"/>
    <w:rsid w:val="00656476"/>
    <w:rsid w:val="00656519"/>
    <w:rsid w:val="00656D0B"/>
    <w:rsid w:val="00656E31"/>
    <w:rsid w:val="00657A62"/>
    <w:rsid w:val="00657B0B"/>
    <w:rsid w:val="006603CA"/>
    <w:rsid w:val="006605BB"/>
    <w:rsid w:val="00660DEE"/>
    <w:rsid w:val="00660E2D"/>
    <w:rsid w:val="00661BE1"/>
    <w:rsid w:val="00662250"/>
    <w:rsid w:val="0066245E"/>
    <w:rsid w:val="006634D8"/>
    <w:rsid w:val="00664B59"/>
    <w:rsid w:val="00664C4C"/>
    <w:rsid w:val="006658CF"/>
    <w:rsid w:val="00665E04"/>
    <w:rsid w:val="00665E45"/>
    <w:rsid w:val="00666403"/>
    <w:rsid w:val="006667F3"/>
    <w:rsid w:val="00670283"/>
    <w:rsid w:val="006707AE"/>
    <w:rsid w:val="0067231D"/>
    <w:rsid w:val="006726EC"/>
    <w:rsid w:val="00672AAE"/>
    <w:rsid w:val="00672C20"/>
    <w:rsid w:val="00672C56"/>
    <w:rsid w:val="006740EA"/>
    <w:rsid w:val="00674FD9"/>
    <w:rsid w:val="00675D83"/>
    <w:rsid w:val="00675DD2"/>
    <w:rsid w:val="006771BB"/>
    <w:rsid w:val="00680AD4"/>
    <w:rsid w:val="006818E4"/>
    <w:rsid w:val="006821D0"/>
    <w:rsid w:val="00684C16"/>
    <w:rsid w:val="00684E0B"/>
    <w:rsid w:val="00685C3E"/>
    <w:rsid w:val="00686477"/>
    <w:rsid w:val="006867F6"/>
    <w:rsid w:val="00686CAA"/>
    <w:rsid w:val="006870D7"/>
    <w:rsid w:val="00687515"/>
    <w:rsid w:val="006875F0"/>
    <w:rsid w:val="00687CE6"/>
    <w:rsid w:val="006906CD"/>
    <w:rsid w:val="0069147F"/>
    <w:rsid w:val="006916E4"/>
    <w:rsid w:val="0069190E"/>
    <w:rsid w:val="0069365E"/>
    <w:rsid w:val="006953D2"/>
    <w:rsid w:val="006954BB"/>
    <w:rsid w:val="0069646E"/>
    <w:rsid w:val="00696903"/>
    <w:rsid w:val="00696953"/>
    <w:rsid w:val="00696961"/>
    <w:rsid w:val="006974C9"/>
    <w:rsid w:val="006A0B41"/>
    <w:rsid w:val="006A20AF"/>
    <w:rsid w:val="006A37DF"/>
    <w:rsid w:val="006A38E6"/>
    <w:rsid w:val="006A3D8C"/>
    <w:rsid w:val="006A3DDE"/>
    <w:rsid w:val="006A4492"/>
    <w:rsid w:val="006A5D20"/>
    <w:rsid w:val="006A64D0"/>
    <w:rsid w:val="006A6EA6"/>
    <w:rsid w:val="006A7027"/>
    <w:rsid w:val="006A704F"/>
    <w:rsid w:val="006A7221"/>
    <w:rsid w:val="006A7B6E"/>
    <w:rsid w:val="006A7E5D"/>
    <w:rsid w:val="006B09CB"/>
    <w:rsid w:val="006B230E"/>
    <w:rsid w:val="006B3520"/>
    <w:rsid w:val="006B3874"/>
    <w:rsid w:val="006B3DB2"/>
    <w:rsid w:val="006B42B0"/>
    <w:rsid w:val="006B4B7D"/>
    <w:rsid w:val="006B59FC"/>
    <w:rsid w:val="006B5EDF"/>
    <w:rsid w:val="006B649B"/>
    <w:rsid w:val="006B67C4"/>
    <w:rsid w:val="006B6E64"/>
    <w:rsid w:val="006B7D26"/>
    <w:rsid w:val="006C013A"/>
    <w:rsid w:val="006C13E9"/>
    <w:rsid w:val="006C1837"/>
    <w:rsid w:val="006C22BB"/>
    <w:rsid w:val="006C260A"/>
    <w:rsid w:val="006C2EF6"/>
    <w:rsid w:val="006C32D9"/>
    <w:rsid w:val="006C32DB"/>
    <w:rsid w:val="006C3482"/>
    <w:rsid w:val="006C3AAE"/>
    <w:rsid w:val="006C43DD"/>
    <w:rsid w:val="006C4446"/>
    <w:rsid w:val="006C4EB9"/>
    <w:rsid w:val="006C4F36"/>
    <w:rsid w:val="006C63D9"/>
    <w:rsid w:val="006C67B8"/>
    <w:rsid w:val="006C7721"/>
    <w:rsid w:val="006D02C7"/>
    <w:rsid w:val="006D0E02"/>
    <w:rsid w:val="006D1ECE"/>
    <w:rsid w:val="006D2005"/>
    <w:rsid w:val="006D2434"/>
    <w:rsid w:val="006D2D33"/>
    <w:rsid w:val="006D44B0"/>
    <w:rsid w:val="006D4BE4"/>
    <w:rsid w:val="006D5A27"/>
    <w:rsid w:val="006D63AE"/>
    <w:rsid w:val="006D7CC7"/>
    <w:rsid w:val="006E01C9"/>
    <w:rsid w:val="006E0320"/>
    <w:rsid w:val="006E10A6"/>
    <w:rsid w:val="006E16E1"/>
    <w:rsid w:val="006E1D90"/>
    <w:rsid w:val="006E1FCE"/>
    <w:rsid w:val="006E278E"/>
    <w:rsid w:val="006E3470"/>
    <w:rsid w:val="006E3D04"/>
    <w:rsid w:val="006E3DA5"/>
    <w:rsid w:val="006E41E3"/>
    <w:rsid w:val="006E4783"/>
    <w:rsid w:val="006E5D83"/>
    <w:rsid w:val="006E6308"/>
    <w:rsid w:val="006E6494"/>
    <w:rsid w:val="006E6D70"/>
    <w:rsid w:val="006E7DC2"/>
    <w:rsid w:val="006F1844"/>
    <w:rsid w:val="006F2124"/>
    <w:rsid w:val="006F21D2"/>
    <w:rsid w:val="006F21F0"/>
    <w:rsid w:val="006F2BD8"/>
    <w:rsid w:val="006F2C5B"/>
    <w:rsid w:val="006F33FF"/>
    <w:rsid w:val="006F3745"/>
    <w:rsid w:val="006F39DE"/>
    <w:rsid w:val="006F4C5B"/>
    <w:rsid w:val="006F4ECA"/>
    <w:rsid w:val="006F5619"/>
    <w:rsid w:val="006F5883"/>
    <w:rsid w:val="006F60BE"/>
    <w:rsid w:val="006F6A80"/>
    <w:rsid w:val="00702B0C"/>
    <w:rsid w:val="00702B90"/>
    <w:rsid w:val="007035A0"/>
    <w:rsid w:val="00704663"/>
    <w:rsid w:val="007049E4"/>
    <w:rsid w:val="00704C16"/>
    <w:rsid w:val="00704F2B"/>
    <w:rsid w:val="00706442"/>
    <w:rsid w:val="007074AD"/>
    <w:rsid w:val="007075A9"/>
    <w:rsid w:val="0071120B"/>
    <w:rsid w:val="007122F3"/>
    <w:rsid w:val="007126C3"/>
    <w:rsid w:val="00712CF5"/>
    <w:rsid w:val="00713064"/>
    <w:rsid w:val="0071326C"/>
    <w:rsid w:val="00713D5F"/>
    <w:rsid w:val="00714298"/>
    <w:rsid w:val="00714426"/>
    <w:rsid w:val="00714B29"/>
    <w:rsid w:val="007169CA"/>
    <w:rsid w:val="00716C21"/>
    <w:rsid w:val="007219F0"/>
    <w:rsid w:val="00723EF3"/>
    <w:rsid w:val="0072428D"/>
    <w:rsid w:val="007249A6"/>
    <w:rsid w:val="00724B65"/>
    <w:rsid w:val="00724C22"/>
    <w:rsid w:val="00725D6F"/>
    <w:rsid w:val="00726380"/>
    <w:rsid w:val="00727927"/>
    <w:rsid w:val="0072796E"/>
    <w:rsid w:val="00730C2C"/>
    <w:rsid w:val="00731D70"/>
    <w:rsid w:val="007327AF"/>
    <w:rsid w:val="00732849"/>
    <w:rsid w:val="007334F8"/>
    <w:rsid w:val="00733930"/>
    <w:rsid w:val="00733AA7"/>
    <w:rsid w:val="00733D65"/>
    <w:rsid w:val="00735D75"/>
    <w:rsid w:val="00735F2F"/>
    <w:rsid w:val="00737027"/>
    <w:rsid w:val="007378BF"/>
    <w:rsid w:val="00740170"/>
    <w:rsid w:val="00740CE3"/>
    <w:rsid w:val="0074184E"/>
    <w:rsid w:val="00741F10"/>
    <w:rsid w:val="007427EE"/>
    <w:rsid w:val="00743579"/>
    <w:rsid w:val="00743744"/>
    <w:rsid w:val="007439F6"/>
    <w:rsid w:val="007441C2"/>
    <w:rsid w:val="00744BBB"/>
    <w:rsid w:val="007455DB"/>
    <w:rsid w:val="007457E4"/>
    <w:rsid w:val="007457E5"/>
    <w:rsid w:val="00746D08"/>
    <w:rsid w:val="00746FC0"/>
    <w:rsid w:val="0074793A"/>
    <w:rsid w:val="00747BA9"/>
    <w:rsid w:val="007504F3"/>
    <w:rsid w:val="00751A8F"/>
    <w:rsid w:val="00752CC7"/>
    <w:rsid w:val="0075353A"/>
    <w:rsid w:val="00753A4D"/>
    <w:rsid w:val="00755652"/>
    <w:rsid w:val="00755C23"/>
    <w:rsid w:val="00756114"/>
    <w:rsid w:val="007610AE"/>
    <w:rsid w:val="007632C1"/>
    <w:rsid w:val="007633D4"/>
    <w:rsid w:val="00763B53"/>
    <w:rsid w:val="007640D9"/>
    <w:rsid w:val="00764724"/>
    <w:rsid w:val="0076484D"/>
    <w:rsid w:val="00764896"/>
    <w:rsid w:val="00764A68"/>
    <w:rsid w:val="007650C7"/>
    <w:rsid w:val="00765606"/>
    <w:rsid w:val="00766960"/>
    <w:rsid w:val="007677CE"/>
    <w:rsid w:val="007700D6"/>
    <w:rsid w:val="00770F8B"/>
    <w:rsid w:val="00771683"/>
    <w:rsid w:val="00771C47"/>
    <w:rsid w:val="007726A9"/>
    <w:rsid w:val="00772870"/>
    <w:rsid w:val="00773195"/>
    <w:rsid w:val="00773F90"/>
    <w:rsid w:val="00774285"/>
    <w:rsid w:val="00774E24"/>
    <w:rsid w:val="0077554D"/>
    <w:rsid w:val="0077638D"/>
    <w:rsid w:val="00776AF1"/>
    <w:rsid w:val="00776C68"/>
    <w:rsid w:val="00776F78"/>
    <w:rsid w:val="007778A4"/>
    <w:rsid w:val="007804A5"/>
    <w:rsid w:val="00780DC7"/>
    <w:rsid w:val="0078293D"/>
    <w:rsid w:val="00782E08"/>
    <w:rsid w:val="00783160"/>
    <w:rsid w:val="007831A6"/>
    <w:rsid w:val="00783210"/>
    <w:rsid w:val="0078333F"/>
    <w:rsid w:val="00783933"/>
    <w:rsid w:val="00783954"/>
    <w:rsid w:val="00783C47"/>
    <w:rsid w:val="007840E7"/>
    <w:rsid w:val="00784257"/>
    <w:rsid w:val="00784EDA"/>
    <w:rsid w:val="00785155"/>
    <w:rsid w:val="00785C1E"/>
    <w:rsid w:val="00785EBC"/>
    <w:rsid w:val="00786F72"/>
    <w:rsid w:val="00790947"/>
    <w:rsid w:val="00791429"/>
    <w:rsid w:val="0079467B"/>
    <w:rsid w:val="00794F14"/>
    <w:rsid w:val="00796630"/>
    <w:rsid w:val="00796E7C"/>
    <w:rsid w:val="00797751"/>
    <w:rsid w:val="0079797D"/>
    <w:rsid w:val="007A0D2B"/>
    <w:rsid w:val="007A105E"/>
    <w:rsid w:val="007A1465"/>
    <w:rsid w:val="007A196A"/>
    <w:rsid w:val="007A2470"/>
    <w:rsid w:val="007A299B"/>
    <w:rsid w:val="007A3405"/>
    <w:rsid w:val="007A415E"/>
    <w:rsid w:val="007A4769"/>
    <w:rsid w:val="007A5062"/>
    <w:rsid w:val="007A6C44"/>
    <w:rsid w:val="007A716E"/>
    <w:rsid w:val="007A765B"/>
    <w:rsid w:val="007B11D2"/>
    <w:rsid w:val="007B1D4C"/>
    <w:rsid w:val="007B1EB2"/>
    <w:rsid w:val="007B2C9B"/>
    <w:rsid w:val="007B2F12"/>
    <w:rsid w:val="007B2F55"/>
    <w:rsid w:val="007B3BDD"/>
    <w:rsid w:val="007B3E0F"/>
    <w:rsid w:val="007B4433"/>
    <w:rsid w:val="007B500A"/>
    <w:rsid w:val="007B5392"/>
    <w:rsid w:val="007B5C77"/>
    <w:rsid w:val="007B5EBC"/>
    <w:rsid w:val="007B603C"/>
    <w:rsid w:val="007B6505"/>
    <w:rsid w:val="007B66A2"/>
    <w:rsid w:val="007B67D5"/>
    <w:rsid w:val="007B71E9"/>
    <w:rsid w:val="007B7880"/>
    <w:rsid w:val="007C03C5"/>
    <w:rsid w:val="007C0F76"/>
    <w:rsid w:val="007C1475"/>
    <w:rsid w:val="007C162D"/>
    <w:rsid w:val="007C1BE0"/>
    <w:rsid w:val="007C30CA"/>
    <w:rsid w:val="007C3AB0"/>
    <w:rsid w:val="007C3B66"/>
    <w:rsid w:val="007C587C"/>
    <w:rsid w:val="007C70CA"/>
    <w:rsid w:val="007C7327"/>
    <w:rsid w:val="007D073F"/>
    <w:rsid w:val="007D12CF"/>
    <w:rsid w:val="007D290D"/>
    <w:rsid w:val="007D2B5A"/>
    <w:rsid w:val="007D2B5C"/>
    <w:rsid w:val="007D2BC3"/>
    <w:rsid w:val="007D2EA9"/>
    <w:rsid w:val="007D372D"/>
    <w:rsid w:val="007D5CA7"/>
    <w:rsid w:val="007D5FD0"/>
    <w:rsid w:val="007D7329"/>
    <w:rsid w:val="007D7DBB"/>
    <w:rsid w:val="007E04CD"/>
    <w:rsid w:val="007E0DCD"/>
    <w:rsid w:val="007E2686"/>
    <w:rsid w:val="007E3671"/>
    <w:rsid w:val="007E368C"/>
    <w:rsid w:val="007E43DB"/>
    <w:rsid w:val="007E44B8"/>
    <w:rsid w:val="007E4D57"/>
    <w:rsid w:val="007E53F6"/>
    <w:rsid w:val="007E6233"/>
    <w:rsid w:val="007F0309"/>
    <w:rsid w:val="007F05C2"/>
    <w:rsid w:val="007F0C10"/>
    <w:rsid w:val="007F0FCC"/>
    <w:rsid w:val="007F1135"/>
    <w:rsid w:val="007F2736"/>
    <w:rsid w:val="007F29F7"/>
    <w:rsid w:val="007F2E93"/>
    <w:rsid w:val="007F3559"/>
    <w:rsid w:val="007F3990"/>
    <w:rsid w:val="007F41B7"/>
    <w:rsid w:val="007F428C"/>
    <w:rsid w:val="007F4912"/>
    <w:rsid w:val="007F5430"/>
    <w:rsid w:val="007F5941"/>
    <w:rsid w:val="007F64D9"/>
    <w:rsid w:val="007F7291"/>
    <w:rsid w:val="007F7786"/>
    <w:rsid w:val="008007B3"/>
    <w:rsid w:val="00800AA3"/>
    <w:rsid w:val="00800CC5"/>
    <w:rsid w:val="0080179A"/>
    <w:rsid w:val="00802133"/>
    <w:rsid w:val="0080288D"/>
    <w:rsid w:val="00802CB5"/>
    <w:rsid w:val="00803FD6"/>
    <w:rsid w:val="00804AB1"/>
    <w:rsid w:val="00804E17"/>
    <w:rsid w:val="00804E3D"/>
    <w:rsid w:val="0080540E"/>
    <w:rsid w:val="00806489"/>
    <w:rsid w:val="008066E8"/>
    <w:rsid w:val="00806F15"/>
    <w:rsid w:val="00807646"/>
    <w:rsid w:val="00810669"/>
    <w:rsid w:val="00811A35"/>
    <w:rsid w:val="00811CB4"/>
    <w:rsid w:val="00815B6C"/>
    <w:rsid w:val="00815DE2"/>
    <w:rsid w:val="00815EF6"/>
    <w:rsid w:val="00816697"/>
    <w:rsid w:val="008167A9"/>
    <w:rsid w:val="00816FD3"/>
    <w:rsid w:val="0082034D"/>
    <w:rsid w:val="008203C7"/>
    <w:rsid w:val="008227DD"/>
    <w:rsid w:val="00822A6D"/>
    <w:rsid w:val="00822B58"/>
    <w:rsid w:val="00822F21"/>
    <w:rsid w:val="00824113"/>
    <w:rsid w:val="00824B55"/>
    <w:rsid w:val="00827AC1"/>
    <w:rsid w:val="00827BD2"/>
    <w:rsid w:val="00830F2E"/>
    <w:rsid w:val="00830FC1"/>
    <w:rsid w:val="008313F4"/>
    <w:rsid w:val="00831437"/>
    <w:rsid w:val="00831683"/>
    <w:rsid w:val="00833AF4"/>
    <w:rsid w:val="00833BCC"/>
    <w:rsid w:val="00835624"/>
    <w:rsid w:val="0083707D"/>
    <w:rsid w:val="008372D6"/>
    <w:rsid w:val="00840F63"/>
    <w:rsid w:val="00841573"/>
    <w:rsid w:val="00841B99"/>
    <w:rsid w:val="0084206D"/>
    <w:rsid w:val="008423EA"/>
    <w:rsid w:val="00842BFB"/>
    <w:rsid w:val="0084414B"/>
    <w:rsid w:val="00844852"/>
    <w:rsid w:val="0084501D"/>
    <w:rsid w:val="0084553C"/>
    <w:rsid w:val="00846407"/>
    <w:rsid w:val="0084719E"/>
    <w:rsid w:val="00850A40"/>
    <w:rsid w:val="00850BF6"/>
    <w:rsid w:val="00850F0F"/>
    <w:rsid w:val="008517C3"/>
    <w:rsid w:val="00851E5F"/>
    <w:rsid w:val="008520C6"/>
    <w:rsid w:val="008520FB"/>
    <w:rsid w:val="008525FB"/>
    <w:rsid w:val="00852DDE"/>
    <w:rsid w:val="0085302F"/>
    <w:rsid w:val="00853AC5"/>
    <w:rsid w:val="00854760"/>
    <w:rsid w:val="008552CB"/>
    <w:rsid w:val="008563CD"/>
    <w:rsid w:val="008564DA"/>
    <w:rsid w:val="008601B5"/>
    <w:rsid w:val="0086064C"/>
    <w:rsid w:val="00861131"/>
    <w:rsid w:val="0086116A"/>
    <w:rsid w:val="00861B4E"/>
    <w:rsid w:val="00861CCC"/>
    <w:rsid w:val="0086205E"/>
    <w:rsid w:val="00862D51"/>
    <w:rsid w:val="00863803"/>
    <w:rsid w:val="00863A55"/>
    <w:rsid w:val="00863CC0"/>
    <w:rsid w:val="00863F60"/>
    <w:rsid w:val="008641A1"/>
    <w:rsid w:val="008641C9"/>
    <w:rsid w:val="00864212"/>
    <w:rsid w:val="008646DE"/>
    <w:rsid w:val="0086526C"/>
    <w:rsid w:val="00865C67"/>
    <w:rsid w:val="00865DF0"/>
    <w:rsid w:val="00867951"/>
    <w:rsid w:val="00871114"/>
    <w:rsid w:val="00872A9F"/>
    <w:rsid w:val="00873751"/>
    <w:rsid w:val="00873B5C"/>
    <w:rsid w:val="00874053"/>
    <w:rsid w:val="00874410"/>
    <w:rsid w:val="00874524"/>
    <w:rsid w:val="00874B1E"/>
    <w:rsid w:val="00874BC3"/>
    <w:rsid w:val="00874DE1"/>
    <w:rsid w:val="008753E4"/>
    <w:rsid w:val="00876922"/>
    <w:rsid w:val="0087739A"/>
    <w:rsid w:val="008777A6"/>
    <w:rsid w:val="0087789F"/>
    <w:rsid w:val="00880057"/>
    <w:rsid w:val="00881589"/>
    <w:rsid w:val="00881B84"/>
    <w:rsid w:val="008822D4"/>
    <w:rsid w:val="008825D8"/>
    <w:rsid w:val="00882A9C"/>
    <w:rsid w:val="00882B89"/>
    <w:rsid w:val="00883A44"/>
    <w:rsid w:val="00883B76"/>
    <w:rsid w:val="00884C32"/>
    <w:rsid w:val="00885A88"/>
    <w:rsid w:val="00887E2F"/>
    <w:rsid w:val="00887EA9"/>
    <w:rsid w:val="00887ED2"/>
    <w:rsid w:val="008900CA"/>
    <w:rsid w:val="008909C0"/>
    <w:rsid w:val="00890B33"/>
    <w:rsid w:val="008911E6"/>
    <w:rsid w:val="00891228"/>
    <w:rsid w:val="008924C0"/>
    <w:rsid w:val="0089299D"/>
    <w:rsid w:val="00892B6F"/>
    <w:rsid w:val="00894162"/>
    <w:rsid w:val="008947A5"/>
    <w:rsid w:val="0089616F"/>
    <w:rsid w:val="008976B9"/>
    <w:rsid w:val="00897D08"/>
    <w:rsid w:val="008A0837"/>
    <w:rsid w:val="008A0FA1"/>
    <w:rsid w:val="008A1842"/>
    <w:rsid w:val="008A18F2"/>
    <w:rsid w:val="008A37D7"/>
    <w:rsid w:val="008A45F0"/>
    <w:rsid w:val="008A47BE"/>
    <w:rsid w:val="008A4C93"/>
    <w:rsid w:val="008A4FAF"/>
    <w:rsid w:val="008A5140"/>
    <w:rsid w:val="008B00EE"/>
    <w:rsid w:val="008B25AB"/>
    <w:rsid w:val="008B2E16"/>
    <w:rsid w:val="008B2E2B"/>
    <w:rsid w:val="008B3251"/>
    <w:rsid w:val="008B35E0"/>
    <w:rsid w:val="008B38C2"/>
    <w:rsid w:val="008B3D81"/>
    <w:rsid w:val="008B42FB"/>
    <w:rsid w:val="008B4B49"/>
    <w:rsid w:val="008B59AD"/>
    <w:rsid w:val="008B5A7D"/>
    <w:rsid w:val="008B6AA1"/>
    <w:rsid w:val="008B71B5"/>
    <w:rsid w:val="008B7B97"/>
    <w:rsid w:val="008C03E5"/>
    <w:rsid w:val="008C067A"/>
    <w:rsid w:val="008C0FD5"/>
    <w:rsid w:val="008C132F"/>
    <w:rsid w:val="008C1616"/>
    <w:rsid w:val="008C1789"/>
    <w:rsid w:val="008C191D"/>
    <w:rsid w:val="008C1E23"/>
    <w:rsid w:val="008C2327"/>
    <w:rsid w:val="008C233E"/>
    <w:rsid w:val="008C255E"/>
    <w:rsid w:val="008C3478"/>
    <w:rsid w:val="008C3716"/>
    <w:rsid w:val="008C3C5E"/>
    <w:rsid w:val="008C47C3"/>
    <w:rsid w:val="008C572D"/>
    <w:rsid w:val="008C758A"/>
    <w:rsid w:val="008D0A82"/>
    <w:rsid w:val="008D1015"/>
    <w:rsid w:val="008D1F8D"/>
    <w:rsid w:val="008D20C4"/>
    <w:rsid w:val="008D2CA2"/>
    <w:rsid w:val="008D3057"/>
    <w:rsid w:val="008D509A"/>
    <w:rsid w:val="008D51AB"/>
    <w:rsid w:val="008D51D6"/>
    <w:rsid w:val="008D545E"/>
    <w:rsid w:val="008D5627"/>
    <w:rsid w:val="008D56C0"/>
    <w:rsid w:val="008D5977"/>
    <w:rsid w:val="008D5AB0"/>
    <w:rsid w:val="008D6006"/>
    <w:rsid w:val="008D76CE"/>
    <w:rsid w:val="008E002B"/>
    <w:rsid w:val="008E0079"/>
    <w:rsid w:val="008E0CE7"/>
    <w:rsid w:val="008E29AA"/>
    <w:rsid w:val="008E3070"/>
    <w:rsid w:val="008E3594"/>
    <w:rsid w:val="008E3AA7"/>
    <w:rsid w:val="008E3CA5"/>
    <w:rsid w:val="008E40CF"/>
    <w:rsid w:val="008E4587"/>
    <w:rsid w:val="008E5F68"/>
    <w:rsid w:val="008E6CBB"/>
    <w:rsid w:val="008E6EED"/>
    <w:rsid w:val="008E7A57"/>
    <w:rsid w:val="008E7BC4"/>
    <w:rsid w:val="008F0025"/>
    <w:rsid w:val="008F16CF"/>
    <w:rsid w:val="008F1E9A"/>
    <w:rsid w:val="008F5F01"/>
    <w:rsid w:val="008F63F1"/>
    <w:rsid w:val="008F64DE"/>
    <w:rsid w:val="008F6BED"/>
    <w:rsid w:val="008F70FB"/>
    <w:rsid w:val="00900401"/>
    <w:rsid w:val="00900E62"/>
    <w:rsid w:val="00901B20"/>
    <w:rsid w:val="00902055"/>
    <w:rsid w:val="0090250B"/>
    <w:rsid w:val="0090321E"/>
    <w:rsid w:val="0090325B"/>
    <w:rsid w:val="009033B9"/>
    <w:rsid w:val="0090380D"/>
    <w:rsid w:val="009039FC"/>
    <w:rsid w:val="00903B5D"/>
    <w:rsid w:val="0090457F"/>
    <w:rsid w:val="009047A1"/>
    <w:rsid w:val="009048D7"/>
    <w:rsid w:val="00905461"/>
    <w:rsid w:val="00905E43"/>
    <w:rsid w:val="00905F7D"/>
    <w:rsid w:val="00905FAE"/>
    <w:rsid w:val="009063DB"/>
    <w:rsid w:val="009076F8"/>
    <w:rsid w:val="00910A21"/>
    <w:rsid w:val="00910F96"/>
    <w:rsid w:val="00911243"/>
    <w:rsid w:val="00912002"/>
    <w:rsid w:val="009124BC"/>
    <w:rsid w:val="00912EC9"/>
    <w:rsid w:val="00913378"/>
    <w:rsid w:val="00913417"/>
    <w:rsid w:val="00913812"/>
    <w:rsid w:val="00914112"/>
    <w:rsid w:val="009144BC"/>
    <w:rsid w:val="009147FF"/>
    <w:rsid w:val="009159C4"/>
    <w:rsid w:val="00915AC9"/>
    <w:rsid w:val="009168E6"/>
    <w:rsid w:val="0091697E"/>
    <w:rsid w:val="00916CA2"/>
    <w:rsid w:val="009174BD"/>
    <w:rsid w:val="00917635"/>
    <w:rsid w:val="00917B0F"/>
    <w:rsid w:val="00917DD4"/>
    <w:rsid w:val="0092064F"/>
    <w:rsid w:val="009206D4"/>
    <w:rsid w:val="00920758"/>
    <w:rsid w:val="0092078E"/>
    <w:rsid w:val="009211D2"/>
    <w:rsid w:val="00922661"/>
    <w:rsid w:val="00922D4B"/>
    <w:rsid w:val="0092303A"/>
    <w:rsid w:val="009234D7"/>
    <w:rsid w:val="00923C15"/>
    <w:rsid w:val="0092461C"/>
    <w:rsid w:val="00924E6B"/>
    <w:rsid w:val="009252E7"/>
    <w:rsid w:val="0092554F"/>
    <w:rsid w:val="009259DA"/>
    <w:rsid w:val="00925CB3"/>
    <w:rsid w:val="00926568"/>
    <w:rsid w:val="00926B94"/>
    <w:rsid w:val="0092771B"/>
    <w:rsid w:val="00927882"/>
    <w:rsid w:val="00927D10"/>
    <w:rsid w:val="00927FDE"/>
    <w:rsid w:val="009302CC"/>
    <w:rsid w:val="009309D8"/>
    <w:rsid w:val="00931710"/>
    <w:rsid w:val="009320D7"/>
    <w:rsid w:val="0093215C"/>
    <w:rsid w:val="009335E9"/>
    <w:rsid w:val="0093376E"/>
    <w:rsid w:val="009357BC"/>
    <w:rsid w:val="00937516"/>
    <w:rsid w:val="00941078"/>
    <w:rsid w:val="009419FE"/>
    <w:rsid w:val="009428ED"/>
    <w:rsid w:val="00942936"/>
    <w:rsid w:val="00942B35"/>
    <w:rsid w:val="00943FF4"/>
    <w:rsid w:val="009453D6"/>
    <w:rsid w:val="00945FBA"/>
    <w:rsid w:val="00946A0B"/>
    <w:rsid w:val="00947028"/>
    <w:rsid w:val="00947B16"/>
    <w:rsid w:val="009505DB"/>
    <w:rsid w:val="009508CE"/>
    <w:rsid w:val="00951051"/>
    <w:rsid w:val="00951375"/>
    <w:rsid w:val="0095141A"/>
    <w:rsid w:val="00951EE5"/>
    <w:rsid w:val="00952ECB"/>
    <w:rsid w:val="0095307B"/>
    <w:rsid w:val="00953349"/>
    <w:rsid w:val="00953772"/>
    <w:rsid w:val="00954C4D"/>
    <w:rsid w:val="009554D9"/>
    <w:rsid w:val="00955A90"/>
    <w:rsid w:val="0095744E"/>
    <w:rsid w:val="0095751A"/>
    <w:rsid w:val="00957528"/>
    <w:rsid w:val="00960537"/>
    <w:rsid w:val="00961488"/>
    <w:rsid w:val="00961525"/>
    <w:rsid w:val="0096203D"/>
    <w:rsid w:val="0096278D"/>
    <w:rsid w:val="00963064"/>
    <w:rsid w:val="009636DF"/>
    <w:rsid w:val="00963862"/>
    <w:rsid w:val="00964D7D"/>
    <w:rsid w:val="009654BB"/>
    <w:rsid w:val="00965F02"/>
    <w:rsid w:val="00966601"/>
    <w:rsid w:val="00966D7B"/>
    <w:rsid w:val="009716F5"/>
    <w:rsid w:val="00972707"/>
    <w:rsid w:val="009728B6"/>
    <w:rsid w:val="009749E5"/>
    <w:rsid w:val="00975FAB"/>
    <w:rsid w:val="00976ADB"/>
    <w:rsid w:val="00976BE8"/>
    <w:rsid w:val="00980016"/>
    <w:rsid w:val="00980323"/>
    <w:rsid w:val="0098079F"/>
    <w:rsid w:val="009809F1"/>
    <w:rsid w:val="00980EC2"/>
    <w:rsid w:val="00982337"/>
    <w:rsid w:val="009830E5"/>
    <w:rsid w:val="00983897"/>
    <w:rsid w:val="009839C8"/>
    <w:rsid w:val="00983AD1"/>
    <w:rsid w:val="009840C2"/>
    <w:rsid w:val="00985AFB"/>
    <w:rsid w:val="00985E89"/>
    <w:rsid w:val="00987523"/>
    <w:rsid w:val="0098788B"/>
    <w:rsid w:val="00987E8F"/>
    <w:rsid w:val="00990B04"/>
    <w:rsid w:val="00990B4A"/>
    <w:rsid w:val="00990F72"/>
    <w:rsid w:val="009910A1"/>
    <w:rsid w:val="00991A98"/>
    <w:rsid w:val="00994372"/>
    <w:rsid w:val="009946DF"/>
    <w:rsid w:val="00995F1F"/>
    <w:rsid w:val="009963F5"/>
    <w:rsid w:val="00996728"/>
    <w:rsid w:val="0099704D"/>
    <w:rsid w:val="00997869"/>
    <w:rsid w:val="009A0C2F"/>
    <w:rsid w:val="009A1599"/>
    <w:rsid w:val="009A1D9F"/>
    <w:rsid w:val="009A415F"/>
    <w:rsid w:val="009A4177"/>
    <w:rsid w:val="009A4817"/>
    <w:rsid w:val="009A48CD"/>
    <w:rsid w:val="009A4DDC"/>
    <w:rsid w:val="009A5A05"/>
    <w:rsid w:val="009A5C6E"/>
    <w:rsid w:val="009A5CFD"/>
    <w:rsid w:val="009A6732"/>
    <w:rsid w:val="009A6C8A"/>
    <w:rsid w:val="009A6FB7"/>
    <w:rsid w:val="009A729F"/>
    <w:rsid w:val="009A7B54"/>
    <w:rsid w:val="009A7C15"/>
    <w:rsid w:val="009A7C54"/>
    <w:rsid w:val="009B0AB4"/>
    <w:rsid w:val="009B0B66"/>
    <w:rsid w:val="009B185C"/>
    <w:rsid w:val="009B1A6E"/>
    <w:rsid w:val="009B1D6A"/>
    <w:rsid w:val="009B21E6"/>
    <w:rsid w:val="009B275B"/>
    <w:rsid w:val="009B4EAF"/>
    <w:rsid w:val="009B559D"/>
    <w:rsid w:val="009B5948"/>
    <w:rsid w:val="009B6722"/>
    <w:rsid w:val="009B69D7"/>
    <w:rsid w:val="009B6BB0"/>
    <w:rsid w:val="009B732E"/>
    <w:rsid w:val="009B74B5"/>
    <w:rsid w:val="009B7AEC"/>
    <w:rsid w:val="009C076C"/>
    <w:rsid w:val="009C14A2"/>
    <w:rsid w:val="009C1FF9"/>
    <w:rsid w:val="009C2278"/>
    <w:rsid w:val="009C3BFF"/>
    <w:rsid w:val="009C4259"/>
    <w:rsid w:val="009C4C30"/>
    <w:rsid w:val="009C545F"/>
    <w:rsid w:val="009C5576"/>
    <w:rsid w:val="009C62B2"/>
    <w:rsid w:val="009D03A3"/>
    <w:rsid w:val="009D044E"/>
    <w:rsid w:val="009D0511"/>
    <w:rsid w:val="009D0FEE"/>
    <w:rsid w:val="009D2077"/>
    <w:rsid w:val="009D323C"/>
    <w:rsid w:val="009D3E64"/>
    <w:rsid w:val="009D5509"/>
    <w:rsid w:val="009D7623"/>
    <w:rsid w:val="009E01C4"/>
    <w:rsid w:val="009E03F5"/>
    <w:rsid w:val="009E056F"/>
    <w:rsid w:val="009E07F6"/>
    <w:rsid w:val="009E14E3"/>
    <w:rsid w:val="009E2D85"/>
    <w:rsid w:val="009E39E2"/>
    <w:rsid w:val="009E3A7E"/>
    <w:rsid w:val="009E3B8D"/>
    <w:rsid w:val="009E441D"/>
    <w:rsid w:val="009E44AE"/>
    <w:rsid w:val="009E53FF"/>
    <w:rsid w:val="009E620C"/>
    <w:rsid w:val="009E7FDE"/>
    <w:rsid w:val="009F0191"/>
    <w:rsid w:val="009F0674"/>
    <w:rsid w:val="009F072B"/>
    <w:rsid w:val="009F17E9"/>
    <w:rsid w:val="009F20A8"/>
    <w:rsid w:val="009F232F"/>
    <w:rsid w:val="009F267C"/>
    <w:rsid w:val="009F2E62"/>
    <w:rsid w:val="009F3C16"/>
    <w:rsid w:val="009F417F"/>
    <w:rsid w:val="009F45BD"/>
    <w:rsid w:val="009F460A"/>
    <w:rsid w:val="009F49E1"/>
    <w:rsid w:val="009F4CE1"/>
    <w:rsid w:val="009F514A"/>
    <w:rsid w:val="009F5DC1"/>
    <w:rsid w:val="009F5E56"/>
    <w:rsid w:val="00A00041"/>
    <w:rsid w:val="00A01EA8"/>
    <w:rsid w:val="00A02A46"/>
    <w:rsid w:val="00A045DE"/>
    <w:rsid w:val="00A04D30"/>
    <w:rsid w:val="00A0575F"/>
    <w:rsid w:val="00A058B2"/>
    <w:rsid w:val="00A05D7E"/>
    <w:rsid w:val="00A05F73"/>
    <w:rsid w:val="00A063E4"/>
    <w:rsid w:val="00A06CB1"/>
    <w:rsid w:val="00A06CC1"/>
    <w:rsid w:val="00A072B4"/>
    <w:rsid w:val="00A0761C"/>
    <w:rsid w:val="00A077C8"/>
    <w:rsid w:val="00A07A48"/>
    <w:rsid w:val="00A10558"/>
    <w:rsid w:val="00A117A4"/>
    <w:rsid w:val="00A12284"/>
    <w:rsid w:val="00A123E2"/>
    <w:rsid w:val="00A124D9"/>
    <w:rsid w:val="00A12673"/>
    <w:rsid w:val="00A129EA"/>
    <w:rsid w:val="00A1315E"/>
    <w:rsid w:val="00A13A8D"/>
    <w:rsid w:val="00A13C5B"/>
    <w:rsid w:val="00A13DB2"/>
    <w:rsid w:val="00A143B4"/>
    <w:rsid w:val="00A14952"/>
    <w:rsid w:val="00A159C5"/>
    <w:rsid w:val="00A17414"/>
    <w:rsid w:val="00A1747A"/>
    <w:rsid w:val="00A17B5C"/>
    <w:rsid w:val="00A212CE"/>
    <w:rsid w:val="00A21633"/>
    <w:rsid w:val="00A218A7"/>
    <w:rsid w:val="00A22CFD"/>
    <w:rsid w:val="00A23396"/>
    <w:rsid w:val="00A23A3F"/>
    <w:rsid w:val="00A24776"/>
    <w:rsid w:val="00A24CA0"/>
    <w:rsid w:val="00A25371"/>
    <w:rsid w:val="00A268B6"/>
    <w:rsid w:val="00A27427"/>
    <w:rsid w:val="00A301C6"/>
    <w:rsid w:val="00A306D5"/>
    <w:rsid w:val="00A318E9"/>
    <w:rsid w:val="00A31DC9"/>
    <w:rsid w:val="00A320FB"/>
    <w:rsid w:val="00A32A38"/>
    <w:rsid w:val="00A32D71"/>
    <w:rsid w:val="00A33181"/>
    <w:rsid w:val="00A335A2"/>
    <w:rsid w:val="00A336CE"/>
    <w:rsid w:val="00A3539B"/>
    <w:rsid w:val="00A35867"/>
    <w:rsid w:val="00A35B34"/>
    <w:rsid w:val="00A35D0D"/>
    <w:rsid w:val="00A36370"/>
    <w:rsid w:val="00A3657C"/>
    <w:rsid w:val="00A36612"/>
    <w:rsid w:val="00A367E6"/>
    <w:rsid w:val="00A36B82"/>
    <w:rsid w:val="00A36E36"/>
    <w:rsid w:val="00A379AB"/>
    <w:rsid w:val="00A37B5C"/>
    <w:rsid w:val="00A43DD8"/>
    <w:rsid w:val="00A44603"/>
    <w:rsid w:val="00A446C8"/>
    <w:rsid w:val="00A4531F"/>
    <w:rsid w:val="00A45557"/>
    <w:rsid w:val="00A46C8E"/>
    <w:rsid w:val="00A46EBB"/>
    <w:rsid w:val="00A46ECD"/>
    <w:rsid w:val="00A47006"/>
    <w:rsid w:val="00A47B1A"/>
    <w:rsid w:val="00A47D25"/>
    <w:rsid w:val="00A50755"/>
    <w:rsid w:val="00A50A3E"/>
    <w:rsid w:val="00A50CAA"/>
    <w:rsid w:val="00A515C8"/>
    <w:rsid w:val="00A5215D"/>
    <w:rsid w:val="00A52671"/>
    <w:rsid w:val="00A52873"/>
    <w:rsid w:val="00A528A8"/>
    <w:rsid w:val="00A53A1F"/>
    <w:rsid w:val="00A53BF9"/>
    <w:rsid w:val="00A53C55"/>
    <w:rsid w:val="00A556F5"/>
    <w:rsid w:val="00A55F2E"/>
    <w:rsid w:val="00A56A0D"/>
    <w:rsid w:val="00A56F42"/>
    <w:rsid w:val="00A57A77"/>
    <w:rsid w:val="00A60045"/>
    <w:rsid w:val="00A600E7"/>
    <w:rsid w:val="00A60126"/>
    <w:rsid w:val="00A605BF"/>
    <w:rsid w:val="00A60647"/>
    <w:rsid w:val="00A6116E"/>
    <w:rsid w:val="00A618F1"/>
    <w:rsid w:val="00A61C75"/>
    <w:rsid w:val="00A625D3"/>
    <w:rsid w:val="00A62B32"/>
    <w:rsid w:val="00A62E46"/>
    <w:rsid w:val="00A639C8"/>
    <w:rsid w:val="00A6423E"/>
    <w:rsid w:val="00A64390"/>
    <w:rsid w:val="00A644E5"/>
    <w:rsid w:val="00A646B0"/>
    <w:rsid w:val="00A64D01"/>
    <w:rsid w:val="00A652B3"/>
    <w:rsid w:val="00A65519"/>
    <w:rsid w:val="00A659B7"/>
    <w:rsid w:val="00A65B53"/>
    <w:rsid w:val="00A660AB"/>
    <w:rsid w:val="00A66CB5"/>
    <w:rsid w:val="00A66D14"/>
    <w:rsid w:val="00A6743D"/>
    <w:rsid w:val="00A67862"/>
    <w:rsid w:val="00A6789A"/>
    <w:rsid w:val="00A6799F"/>
    <w:rsid w:val="00A67E7C"/>
    <w:rsid w:val="00A704B9"/>
    <w:rsid w:val="00A70B3D"/>
    <w:rsid w:val="00A70DD0"/>
    <w:rsid w:val="00A70E77"/>
    <w:rsid w:val="00A7125E"/>
    <w:rsid w:val="00A7188C"/>
    <w:rsid w:val="00A7192D"/>
    <w:rsid w:val="00A72C22"/>
    <w:rsid w:val="00A73C06"/>
    <w:rsid w:val="00A73C3E"/>
    <w:rsid w:val="00A746F3"/>
    <w:rsid w:val="00A74E43"/>
    <w:rsid w:val="00A74E94"/>
    <w:rsid w:val="00A757A7"/>
    <w:rsid w:val="00A75BC7"/>
    <w:rsid w:val="00A7668A"/>
    <w:rsid w:val="00A80405"/>
    <w:rsid w:val="00A817E7"/>
    <w:rsid w:val="00A82C54"/>
    <w:rsid w:val="00A839A6"/>
    <w:rsid w:val="00A840CE"/>
    <w:rsid w:val="00A850AB"/>
    <w:rsid w:val="00A85EEF"/>
    <w:rsid w:val="00A87EE0"/>
    <w:rsid w:val="00A90600"/>
    <w:rsid w:val="00A90B83"/>
    <w:rsid w:val="00A90C9B"/>
    <w:rsid w:val="00A90E49"/>
    <w:rsid w:val="00A928BB"/>
    <w:rsid w:val="00A92D82"/>
    <w:rsid w:val="00A93682"/>
    <w:rsid w:val="00A93BA9"/>
    <w:rsid w:val="00A942D7"/>
    <w:rsid w:val="00A942DA"/>
    <w:rsid w:val="00A94D28"/>
    <w:rsid w:val="00A9515A"/>
    <w:rsid w:val="00A95222"/>
    <w:rsid w:val="00A9563C"/>
    <w:rsid w:val="00A96EBE"/>
    <w:rsid w:val="00A96ED1"/>
    <w:rsid w:val="00A96F08"/>
    <w:rsid w:val="00AA0FAE"/>
    <w:rsid w:val="00AA3E43"/>
    <w:rsid w:val="00AA42B9"/>
    <w:rsid w:val="00AA50D3"/>
    <w:rsid w:val="00AA5129"/>
    <w:rsid w:val="00AA6B83"/>
    <w:rsid w:val="00AA7007"/>
    <w:rsid w:val="00AA799E"/>
    <w:rsid w:val="00AA7C33"/>
    <w:rsid w:val="00AB0DD9"/>
    <w:rsid w:val="00AB0DE0"/>
    <w:rsid w:val="00AB131A"/>
    <w:rsid w:val="00AB207B"/>
    <w:rsid w:val="00AB23C7"/>
    <w:rsid w:val="00AB40C0"/>
    <w:rsid w:val="00AB4911"/>
    <w:rsid w:val="00AB4A00"/>
    <w:rsid w:val="00AB56D4"/>
    <w:rsid w:val="00AB5A10"/>
    <w:rsid w:val="00AB6457"/>
    <w:rsid w:val="00AB6A36"/>
    <w:rsid w:val="00AB6C00"/>
    <w:rsid w:val="00AB6F6E"/>
    <w:rsid w:val="00AB70C7"/>
    <w:rsid w:val="00AB7DFE"/>
    <w:rsid w:val="00AC102F"/>
    <w:rsid w:val="00AC19CA"/>
    <w:rsid w:val="00AC19F7"/>
    <w:rsid w:val="00AC1C7A"/>
    <w:rsid w:val="00AC2883"/>
    <w:rsid w:val="00AC2A82"/>
    <w:rsid w:val="00AC2D73"/>
    <w:rsid w:val="00AC3DA3"/>
    <w:rsid w:val="00AC4190"/>
    <w:rsid w:val="00AC56EC"/>
    <w:rsid w:val="00AC7E78"/>
    <w:rsid w:val="00AD0E3D"/>
    <w:rsid w:val="00AD15E9"/>
    <w:rsid w:val="00AD1C4B"/>
    <w:rsid w:val="00AD1E7C"/>
    <w:rsid w:val="00AD22E3"/>
    <w:rsid w:val="00AD2E82"/>
    <w:rsid w:val="00AD35CC"/>
    <w:rsid w:val="00AD46C0"/>
    <w:rsid w:val="00AD5887"/>
    <w:rsid w:val="00AD64F4"/>
    <w:rsid w:val="00AD65EB"/>
    <w:rsid w:val="00AD783C"/>
    <w:rsid w:val="00AE1000"/>
    <w:rsid w:val="00AE1DB0"/>
    <w:rsid w:val="00AE2227"/>
    <w:rsid w:val="00AE294F"/>
    <w:rsid w:val="00AE2BAD"/>
    <w:rsid w:val="00AE32D3"/>
    <w:rsid w:val="00AE35D4"/>
    <w:rsid w:val="00AE3774"/>
    <w:rsid w:val="00AE6ED2"/>
    <w:rsid w:val="00AE77F6"/>
    <w:rsid w:val="00AF0C14"/>
    <w:rsid w:val="00AF1600"/>
    <w:rsid w:val="00AF1779"/>
    <w:rsid w:val="00AF1FB9"/>
    <w:rsid w:val="00AF2168"/>
    <w:rsid w:val="00AF23DD"/>
    <w:rsid w:val="00AF29EC"/>
    <w:rsid w:val="00AF3493"/>
    <w:rsid w:val="00AF3796"/>
    <w:rsid w:val="00AF4C1F"/>
    <w:rsid w:val="00AF4F06"/>
    <w:rsid w:val="00AF5259"/>
    <w:rsid w:val="00AF5868"/>
    <w:rsid w:val="00AF63B5"/>
    <w:rsid w:val="00AF69C6"/>
    <w:rsid w:val="00AF6B0D"/>
    <w:rsid w:val="00AF7460"/>
    <w:rsid w:val="00AF7911"/>
    <w:rsid w:val="00B0025B"/>
    <w:rsid w:val="00B00813"/>
    <w:rsid w:val="00B00A9A"/>
    <w:rsid w:val="00B01F0A"/>
    <w:rsid w:val="00B0223C"/>
    <w:rsid w:val="00B028AF"/>
    <w:rsid w:val="00B03D52"/>
    <w:rsid w:val="00B043F9"/>
    <w:rsid w:val="00B06B44"/>
    <w:rsid w:val="00B06E1E"/>
    <w:rsid w:val="00B07ACA"/>
    <w:rsid w:val="00B100D1"/>
    <w:rsid w:val="00B1042B"/>
    <w:rsid w:val="00B10692"/>
    <w:rsid w:val="00B1165B"/>
    <w:rsid w:val="00B119B8"/>
    <w:rsid w:val="00B11E27"/>
    <w:rsid w:val="00B12637"/>
    <w:rsid w:val="00B1423D"/>
    <w:rsid w:val="00B14D97"/>
    <w:rsid w:val="00B154DB"/>
    <w:rsid w:val="00B166DE"/>
    <w:rsid w:val="00B17047"/>
    <w:rsid w:val="00B173ED"/>
    <w:rsid w:val="00B2113C"/>
    <w:rsid w:val="00B2153B"/>
    <w:rsid w:val="00B21EBF"/>
    <w:rsid w:val="00B22038"/>
    <w:rsid w:val="00B22570"/>
    <w:rsid w:val="00B22773"/>
    <w:rsid w:val="00B22E42"/>
    <w:rsid w:val="00B232D4"/>
    <w:rsid w:val="00B23CC8"/>
    <w:rsid w:val="00B23D3A"/>
    <w:rsid w:val="00B244F6"/>
    <w:rsid w:val="00B2450D"/>
    <w:rsid w:val="00B25992"/>
    <w:rsid w:val="00B25B17"/>
    <w:rsid w:val="00B25E8C"/>
    <w:rsid w:val="00B2674D"/>
    <w:rsid w:val="00B26C74"/>
    <w:rsid w:val="00B26D63"/>
    <w:rsid w:val="00B274B6"/>
    <w:rsid w:val="00B31D1F"/>
    <w:rsid w:val="00B3401B"/>
    <w:rsid w:val="00B34307"/>
    <w:rsid w:val="00B349BC"/>
    <w:rsid w:val="00B35134"/>
    <w:rsid w:val="00B354DA"/>
    <w:rsid w:val="00B35FE8"/>
    <w:rsid w:val="00B36419"/>
    <w:rsid w:val="00B36A3C"/>
    <w:rsid w:val="00B3776C"/>
    <w:rsid w:val="00B4212F"/>
    <w:rsid w:val="00B424D6"/>
    <w:rsid w:val="00B43A64"/>
    <w:rsid w:val="00B44275"/>
    <w:rsid w:val="00B44C79"/>
    <w:rsid w:val="00B44F75"/>
    <w:rsid w:val="00B45C85"/>
    <w:rsid w:val="00B45E4E"/>
    <w:rsid w:val="00B464A9"/>
    <w:rsid w:val="00B469FF"/>
    <w:rsid w:val="00B5025D"/>
    <w:rsid w:val="00B514B5"/>
    <w:rsid w:val="00B514EE"/>
    <w:rsid w:val="00B51B01"/>
    <w:rsid w:val="00B51DCF"/>
    <w:rsid w:val="00B526A4"/>
    <w:rsid w:val="00B52ECD"/>
    <w:rsid w:val="00B53162"/>
    <w:rsid w:val="00B53C80"/>
    <w:rsid w:val="00B54E50"/>
    <w:rsid w:val="00B54FA3"/>
    <w:rsid w:val="00B557EC"/>
    <w:rsid w:val="00B56A07"/>
    <w:rsid w:val="00B571E9"/>
    <w:rsid w:val="00B57A0D"/>
    <w:rsid w:val="00B61038"/>
    <w:rsid w:val="00B61E03"/>
    <w:rsid w:val="00B624D8"/>
    <w:rsid w:val="00B62916"/>
    <w:rsid w:val="00B6305B"/>
    <w:rsid w:val="00B63191"/>
    <w:rsid w:val="00B6386B"/>
    <w:rsid w:val="00B64B65"/>
    <w:rsid w:val="00B64E5F"/>
    <w:rsid w:val="00B65472"/>
    <w:rsid w:val="00B657B5"/>
    <w:rsid w:val="00B657E4"/>
    <w:rsid w:val="00B6696B"/>
    <w:rsid w:val="00B67262"/>
    <w:rsid w:val="00B673B9"/>
    <w:rsid w:val="00B678BF"/>
    <w:rsid w:val="00B70297"/>
    <w:rsid w:val="00B7053D"/>
    <w:rsid w:val="00B705B5"/>
    <w:rsid w:val="00B72865"/>
    <w:rsid w:val="00B72BFF"/>
    <w:rsid w:val="00B730E5"/>
    <w:rsid w:val="00B735FE"/>
    <w:rsid w:val="00B7378A"/>
    <w:rsid w:val="00B7721C"/>
    <w:rsid w:val="00B77FF7"/>
    <w:rsid w:val="00B80E61"/>
    <w:rsid w:val="00B80EE3"/>
    <w:rsid w:val="00B80FB9"/>
    <w:rsid w:val="00B824EA"/>
    <w:rsid w:val="00B83AC1"/>
    <w:rsid w:val="00B83B19"/>
    <w:rsid w:val="00B861C7"/>
    <w:rsid w:val="00B8644C"/>
    <w:rsid w:val="00B866A9"/>
    <w:rsid w:val="00B869BE"/>
    <w:rsid w:val="00B86ABC"/>
    <w:rsid w:val="00B86AEC"/>
    <w:rsid w:val="00B86C71"/>
    <w:rsid w:val="00B872AD"/>
    <w:rsid w:val="00B873B8"/>
    <w:rsid w:val="00B87897"/>
    <w:rsid w:val="00B90415"/>
    <w:rsid w:val="00B92098"/>
    <w:rsid w:val="00B92675"/>
    <w:rsid w:val="00B92C5F"/>
    <w:rsid w:val="00B9335F"/>
    <w:rsid w:val="00B939E7"/>
    <w:rsid w:val="00B93A8F"/>
    <w:rsid w:val="00B94474"/>
    <w:rsid w:val="00B9494F"/>
    <w:rsid w:val="00B95854"/>
    <w:rsid w:val="00B9656B"/>
    <w:rsid w:val="00B975FE"/>
    <w:rsid w:val="00BA010D"/>
    <w:rsid w:val="00BA019E"/>
    <w:rsid w:val="00BA0DDF"/>
    <w:rsid w:val="00BA0F34"/>
    <w:rsid w:val="00BA13A8"/>
    <w:rsid w:val="00BA1BA6"/>
    <w:rsid w:val="00BA29B4"/>
    <w:rsid w:val="00BA2CB3"/>
    <w:rsid w:val="00BA2CF3"/>
    <w:rsid w:val="00BA2E77"/>
    <w:rsid w:val="00BA33CF"/>
    <w:rsid w:val="00BA3435"/>
    <w:rsid w:val="00BA3697"/>
    <w:rsid w:val="00BA3A24"/>
    <w:rsid w:val="00BA50C5"/>
    <w:rsid w:val="00BA56BA"/>
    <w:rsid w:val="00BA570E"/>
    <w:rsid w:val="00BA620D"/>
    <w:rsid w:val="00BA64A6"/>
    <w:rsid w:val="00BA6DFA"/>
    <w:rsid w:val="00BB0E6D"/>
    <w:rsid w:val="00BB1BEE"/>
    <w:rsid w:val="00BB20AD"/>
    <w:rsid w:val="00BB2A93"/>
    <w:rsid w:val="00BB32F5"/>
    <w:rsid w:val="00BB3F6F"/>
    <w:rsid w:val="00BB421D"/>
    <w:rsid w:val="00BB42C5"/>
    <w:rsid w:val="00BB4661"/>
    <w:rsid w:val="00BB4D77"/>
    <w:rsid w:val="00BB4E07"/>
    <w:rsid w:val="00BB56C4"/>
    <w:rsid w:val="00BB62B4"/>
    <w:rsid w:val="00BB62E5"/>
    <w:rsid w:val="00BB6B1B"/>
    <w:rsid w:val="00BB79B7"/>
    <w:rsid w:val="00BC0483"/>
    <w:rsid w:val="00BC069C"/>
    <w:rsid w:val="00BC0D6F"/>
    <w:rsid w:val="00BC103F"/>
    <w:rsid w:val="00BC11B3"/>
    <w:rsid w:val="00BC1433"/>
    <w:rsid w:val="00BC2708"/>
    <w:rsid w:val="00BC2876"/>
    <w:rsid w:val="00BC2D15"/>
    <w:rsid w:val="00BC37E3"/>
    <w:rsid w:val="00BC3BFA"/>
    <w:rsid w:val="00BC3FA7"/>
    <w:rsid w:val="00BC457A"/>
    <w:rsid w:val="00BC547F"/>
    <w:rsid w:val="00BC5992"/>
    <w:rsid w:val="00BC5D43"/>
    <w:rsid w:val="00BC67EF"/>
    <w:rsid w:val="00BC6E82"/>
    <w:rsid w:val="00BC7608"/>
    <w:rsid w:val="00BC7D02"/>
    <w:rsid w:val="00BD0618"/>
    <w:rsid w:val="00BD0792"/>
    <w:rsid w:val="00BD1E1B"/>
    <w:rsid w:val="00BD2D44"/>
    <w:rsid w:val="00BD5D87"/>
    <w:rsid w:val="00BD70C7"/>
    <w:rsid w:val="00BD7654"/>
    <w:rsid w:val="00BE055F"/>
    <w:rsid w:val="00BE0647"/>
    <w:rsid w:val="00BE0CDB"/>
    <w:rsid w:val="00BE152A"/>
    <w:rsid w:val="00BE233C"/>
    <w:rsid w:val="00BE2EE4"/>
    <w:rsid w:val="00BE4043"/>
    <w:rsid w:val="00BE4B3A"/>
    <w:rsid w:val="00BE5F65"/>
    <w:rsid w:val="00BE69B1"/>
    <w:rsid w:val="00BE70EE"/>
    <w:rsid w:val="00BF030F"/>
    <w:rsid w:val="00BF0BEB"/>
    <w:rsid w:val="00BF1074"/>
    <w:rsid w:val="00BF121D"/>
    <w:rsid w:val="00BF2675"/>
    <w:rsid w:val="00BF3225"/>
    <w:rsid w:val="00BF3881"/>
    <w:rsid w:val="00BF4053"/>
    <w:rsid w:val="00BF45C5"/>
    <w:rsid w:val="00BF7B94"/>
    <w:rsid w:val="00C0016B"/>
    <w:rsid w:val="00C00BA0"/>
    <w:rsid w:val="00C00D7C"/>
    <w:rsid w:val="00C01001"/>
    <w:rsid w:val="00C01082"/>
    <w:rsid w:val="00C01588"/>
    <w:rsid w:val="00C036C8"/>
    <w:rsid w:val="00C042D1"/>
    <w:rsid w:val="00C04756"/>
    <w:rsid w:val="00C05190"/>
    <w:rsid w:val="00C05350"/>
    <w:rsid w:val="00C05AE7"/>
    <w:rsid w:val="00C05E92"/>
    <w:rsid w:val="00C070DD"/>
    <w:rsid w:val="00C075A2"/>
    <w:rsid w:val="00C07F07"/>
    <w:rsid w:val="00C10DDE"/>
    <w:rsid w:val="00C129B9"/>
    <w:rsid w:val="00C12A44"/>
    <w:rsid w:val="00C12F81"/>
    <w:rsid w:val="00C13ABA"/>
    <w:rsid w:val="00C14972"/>
    <w:rsid w:val="00C15178"/>
    <w:rsid w:val="00C154BC"/>
    <w:rsid w:val="00C1636A"/>
    <w:rsid w:val="00C16B81"/>
    <w:rsid w:val="00C16CF0"/>
    <w:rsid w:val="00C1701E"/>
    <w:rsid w:val="00C1760D"/>
    <w:rsid w:val="00C2133F"/>
    <w:rsid w:val="00C235EC"/>
    <w:rsid w:val="00C2382F"/>
    <w:rsid w:val="00C23A29"/>
    <w:rsid w:val="00C23BBC"/>
    <w:rsid w:val="00C23EC5"/>
    <w:rsid w:val="00C24AA0"/>
    <w:rsid w:val="00C24B4E"/>
    <w:rsid w:val="00C25482"/>
    <w:rsid w:val="00C26186"/>
    <w:rsid w:val="00C264E9"/>
    <w:rsid w:val="00C267F8"/>
    <w:rsid w:val="00C26EB3"/>
    <w:rsid w:val="00C2734E"/>
    <w:rsid w:val="00C27BDF"/>
    <w:rsid w:val="00C27ED7"/>
    <w:rsid w:val="00C3185F"/>
    <w:rsid w:val="00C319ED"/>
    <w:rsid w:val="00C31BBF"/>
    <w:rsid w:val="00C32746"/>
    <w:rsid w:val="00C32F3B"/>
    <w:rsid w:val="00C334F6"/>
    <w:rsid w:val="00C33958"/>
    <w:rsid w:val="00C34E11"/>
    <w:rsid w:val="00C34E3A"/>
    <w:rsid w:val="00C34E45"/>
    <w:rsid w:val="00C34E49"/>
    <w:rsid w:val="00C3621A"/>
    <w:rsid w:val="00C36AB0"/>
    <w:rsid w:val="00C403BC"/>
    <w:rsid w:val="00C40965"/>
    <w:rsid w:val="00C421B3"/>
    <w:rsid w:val="00C42A93"/>
    <w:rsid w:val="00C4352E"/>
    <w:rsid w:val="00C43DC8"/>
    <w:rsid w:val="00C44230"/>
    <w:rsid w:val="00C44308"/>
    <w:rsid w:val="00C450D2"/>
    <w:rsid w:val="00C455B7"/>
    <w:rsid w:val="00C458AB"/>
    <w:rsid w:val="00C45AAB"/>
    <w:rsid w:val="00C46A9B"/>
    <w:rsid w:val="00C472EA"/>
    <w:rsid w:val="00C47C9C"/>
    <w:rsid w:val="00C526FB"/>
    <w:rsid w:val="00C527EB"/>
    <w:rsid w:val="00C52FCF"/>
    <w:rsid w:val="00C53ABC"/>
    <w:rsid w:val="00C53FE0"/>
    <w:rsid w:val="00C55B96"/>
    <w:rsid w:val="00C56637"/>
    <w:rsid w:val="00C56656"/>
    <w:rsid w:val="00C5747E"/>
    <w:rsid w:val="00C60695"/>
    <w:rsid w:val="00C60F0F"/>
    <w:rsid w:val="00C6112C"/>
    <w:rsid w:val="00C612C5"/>
    <w:rsid w:val="00C61598"/>
    <w:rsid w:val="00C61DF9"/>
    <w:rsid w:val="00C627F0"/>
    <w:rsid w:val="00C62E11"/>
    <w:rsid w:val="00C62F4D"/>
    <w:rsid w:val="00C62FA3"/>
    <w:rsid w:val="00C6302A"/>
    <w:rsid w:val="00C6309E"/>
    <w:rsid w:val="00C6352F"/>
    <w:rsid w:val="00C63A09"/>
    <w:rsid w:val="00C63AF8"/>
    <w:rsid w:val="00C63E04"/>
    <w:rsid w:val="00C63F74"/>
    <w:rsid w:val="00C64199"/>
    <w:rsid w:val="00C643B2"/>
    <w:rsid w:val="00C647D3"/>
    <w:rsid w:val="00C6506C"/>
    <w:rsid w:val="00C6558A"/>
    <w:rsid w:val="00C65A6A"/>
    <w:rsid w:val="00C65FFC"/>
    <w:rsid w:val="00C66F5F"/>
    <w:rsid w:val="00C7091A"/>
    <w:rsid w:val="00C709FA"/>
    <w:rsid w:val="00C71AC6"/>
    <w:rsid w:val="00C71D7F"/>
    <w:rsid w:val="00C72044"/>
    <w:rsid w:val="00C721BB"/>
    <w:rsid w:val="00C72332"/>
    <w:rsid w:val="00C73D50"/>
    <w:rsid w:val="00C73FD6"/>
    <w:rsid w:val="00C73FDC"/>
    <w:rsid w:val="00C756F2"/>
    <w:rsid w:val="00C763A9"/>
    <w:rsid w:val="00C76CCE"/>
    <w:rsid w:val="00C774E8"/>
    <w:rsid w:val="00C77B1A"/>
    <w:rsid w:val="00C80479"/>
    <w:rsid w:val="00C805FA"/>
    <w:rsid w:val="00C827F4"/>
    <w:rsid w:val="00C82E69"/>
    <w:rsid w:val="00C84247"/>
    <w:rsid w:val="00C84568"/>
    <w:rsid w:val="00C849D8"/>
    <w:rsid w:val="00C84F5B"/>
    <w:rsid w:val="00C85179"/>
    <w:rsid w:val="00C85321"/>
    <w:rsid w:val="00C85934"/>
    <w:rsid w:val="00C85C43"/>
    <w:rsid w:val="00C85E14"/>
    <w:rsid w:val="00C86336"/>
    <w:rsid w:val="00C866D5"/>
    <w:rsid w:val="00C868D8"/>
    <w:rsid w:val="00C86E60"/>
    <w:rsid w:val="00C87783"/>
    <w:rsid w:val="00C90256"/>
    <w:rsid w:val="00C904B0"/>
    <w:rsid w:val="00C90A63"/>
    <w:rsid w:val="00C91E3B"/>
    <w:rsid w:val="00C92211"/>
    <w:rsid w:val="00C92D31"/>
    <w:rsid w:val="00C92F35"/>
    <w:rsid w:val="00C93E04"/>
    <w:rsid w:val="00C9472F"/>
    <w:rsid w:val="00C95CA8"/>
    <w:rsid w:val="00C9604F"/>
    <w:rsid w:val="00C964F9"/>
    <w:rsid w:val="00CA0DD8"/>
    <w:rsid w:val="00CA1C76"/>
    <w:rsid w:val="00CA2600"/>
    <w:rsid w:val="00CA2DC0"/>
    <w:rsid w:val="00CA3020"/>
    <w:rsid w:val="00CA3597"/>
    <w:rsid w:val="00CA4088"/>
    <w:rsid w:val="00CA4420"/>
    <w:rsid w:val="00CA5103"/>
    <w:rsid w:val="00CA5454"/>
    <w:rsid w:val="00CA5D0B"/>
    <w:rsid w:val="00CA63E6"/>
    <w:rsid w:val="00CA6B7A"/>
    <w:rsid w:val="00CA6CFA"/>
    <w:rsid w:val="00CA71BB"/>
    <w:rsid w:val="00CA746B"/>
    <w:rsid w:val="00CA7E04"/>
    <w:rsid w:val="00CB0180"/>
    <w:rsid w:val="00CB098D"/>
    <w:rsid w:val="00CB131C"/>
    <w:rsid w:val="00CB1911"/>
    <w:rsid w:val="00CB20C9"/>
    <w:rsid w:val="00CB27EB"/>
    <w:rsid w:val="00CB4942"/>
    <w:rsid w:val="00CB5D7A"/>
    <w:rsid w:val="00CB5DD4"/>
    <w:rsid w:val="00CB68E0"/>
    <w:rsid w:val="00CB6C45"/>
    <w:rsid w:val="00CB79AB"/>
    <w:rsid w:val="00CC0035"/>
    <w:rsid w:val="00CC05D6"/>
    <w:rsid w:val="00CC1182"/>
    <w:rsid w:val="00CC1CD1"/>
    <w:rsid w:val="00CC2435"/>
    <w:rsid w:val="00CC27C2"/>
    <w:rsid w:val="00CC2EF3"/>
    <w:rsid w:val="00CC378D"/>
    <w:rsid w:val="00CC3F66"/>
    <w:rsid w:val="00CC4282"/>
    <w:rsid w:val="00CC5EFA"/>
    <w:rsid w:val="00CC6BBA"/>
    <w:rsid w:val="00CC733D"/>
    <w:rsid w:val="00CC777D"/>
    <w:rsid w:val="00CC7A72"/>
    <w:rsid w:val="00CC7C0E"/>
    <w:rsid w:val="00CD019B"/>
    <w:rsid w:val="00CD0519"/>
    <w:rsid w:val="00CD23F5"/>
    <w:rsid w:val="00CD278A"/>
    <w:rsid w:val="00CD3B27"/>
    <w:rsid w:val="00CD413F"/>
    <w:rsid w:val="00CD47C6"/>
    <w:rsid w:val="00CD529E"/>
    <w:rsid w:val="00CD570C"/>
    <w:rsid w:val="00CD609F"/>
    <w:rsid w:val="00CD64C7"/>
    <w:rsid w:val="00CD679C"/>
    <w:rsid w:val="00CD6E11"/>
    <w:rsid w:val="00CD6E79"/>
    <w:rsid w:val="00CD71BE"/>
    <w:rsid w:val="00CD7272"/>
    <w:rsid w:val="00CD7A73"/>
    <w:rsid w:val="00CD7AAA"/>
    <w:rsid w:val="00CE00EE"/>
    <w:rsid w:val="00CE00F1"/>
    <w:rsid w:val="00CE0F4E"/>
    <w:rsid w:val="00CE1B72"/>
    <w:rsid w:val="00CE2C85"/>
    <w:rsid w:val="00CE33C0"/>
    <w:rsid w:val="00CE478C"/>
    <w:rsid w:val="00CE58C7"/>
    <w:rsid w:val="00CE58E9"/>
    <w:rsid w:val="00CE5B92"/>
    <w:rsid w:val="00CE5BD4"/>
    <w:rsid w:val="00CE5C66"/>
    <w:rsid w:val="00CE6044"/>
    <w:rsid w:val="00CE617B"/>
    <w:rsid w:val="00CE67A9"/>
    <w:rsid w:val="00CE6CF7"/>
    <w:rsid w:val="00CF0018"/>
    <w:rsid w:val="00CF080D"/>
    <w:rsid w:val="00CF17CD"/>
    <w:rsid w:val="00CF1C3B"/>
    <w:rsid w:val="00CF291B"/>
    <w:rsid w:val="00CF3BE6"/>
    <w:rsid w:val="00CF42F6"/>
    <w:rsid w:val="00CF4829"/>
    <w:rsid w:val="00CF4A33"/>
    <w:rsid w:val="00CF5C70"/>
    <w:rsid w:val="00CF6656"/>
    <w:rsid w:val="00CF692D"/>
    <w:rsid w:val="00CF6A0D"/>
    <w:rsid w:val="00CF7A99"/>
    <w:rsid w:val="00D00C20"/>
    <w:rsid w:val="00D00DD3"/>
    <w:rsid w:val="00D010C4"/>
    <w:rsid w:val="00D01190"/>
    <w:rsid w:val="00D01410"/>
    <w:rsid w:val="00D01A7F"/>
    <w:rsid w:val="00D01B33"/>
    <w:rsid w:val="00D02934"/>
    <w:rsid w:val="00D03004"/>
    <w:rsid w:val="00D03926"/>
    <w:rsid w:val="00D03D30"/>
    <w:rsid w:val="00D03EA7"/>
    <w:rsid w:val="00D049E7"/>
    <w:rsid w:val="00D0507A"/>
    <w:rsid w:val="00D05185"/>
    <w:rsid w:val="00D067A2"/>
    <w:rsid w:val="00D0777C"/>
    <w:rsid w:val="00D07C9F"/>
    <w:rsid w:val="00D108CB"/>
    <w:rsid w:val="00D108DD"/>
    <w:rsid w:val="00D10B3B"/>
    <w:rsid w:val="00D11576"/>
    <w:rsid w:val="00D12162"/>
    <w:rsid w:val="00D12D82"/>
    <w:rsid w:val="00D12E3B"/>
    <w:rsid w:val="00D13281"/>
    <w:rsid w:val="00D13F89"/>
    <w:rsid w:val="00D16305"/>
    <w:rsid w:val="00D1668C"/>
    <w:rsid w:val="00D1704C"/>
    <w:rsid w:val="00D171B5"/>
    <w:rsid w:val="00D173BC"/>
    <w:rsid w:val="00D1776B"/>
    <w:rsid w:val="00D17932"/>
    <w:rsid w:val="00D17DBA"/>
    <w:rsid w:val="00D21136"/>
    <w:rsid w:val="00D21DDF"/>
    <w:rsid w:val="00D235B4"/>
    <w:rsid w:val="00D23EE1"/>
    <w:rsid w:val="00D24057"/>
    <w:rsid w:val="00D24436"/>
    <w:rsid w:val="00D245B0"/>
    <w:rsid w:val="00D25179"/>
    <w:rsid w:val="00D251DD"/>
    <w:rsid w:val="00D2546E"/>
    <w:rsid w:val="00D257CA"/>
    <w:rsid w:val="00D25F22"/>
    <w:rsid w:val="00D26850"/>
    <w:rsid w:val="00D3070C"/>
    <w:rsid w:val="00D31506"/>
    <w:rsid w:val="00D32191"/>
    <w:rsid w:val="00D32AD8"/>
    <w:rsid w:val="00D3355D"/>
    <w:rsid w:val="00D33F45"/>
    <w:rsid w:val="00D34220"/>
    <w:rsid w:val="00D34457"/>
    <w:rsid w:val="00D35A7A"/>
    <w:rsid w:val="00D35C0B"/>
    <w:rsid w:val="00D36738"/>
    <w:rsid w:val="00D36D43"/>
    <w:rsid w:val="00D3743B"/>
    <w:rsid w:val="00D378F4"/>
    <w:rsid w:val="00D40FD5"/>
    <w:rsid w:val="00D413B2"/>
    <w:rsid w:val="00D415B0"/>
    <w:rsid w:val="00D41CE0"/>
    <w:rsid w:val="00D42947"/>
    <w:rsid w:val="00D42D78"/>
    <w:rsid w:val="00D4309C"/>
    <w:rsid w:val="00D4344C"/>
    <w:rsid w:val="00D45009"/>
    <w:rsid w:val="00D45847"/>
    <w:rsid w:val="00D45D92"/>
    <w:rsid w:val="00D4706A"/>
    <w:rsid w:val="00D47403"/>
    <w:rsid w:val="00D47608"/>
    <w:rsid w:val="00D47D58"/>
    <w:rsid w:val="00D50912"/>
    <w:rsid w:val="00D50C07"/>
    <w:rsid w:val="00D5260F"/>
    <w:rsid w:val="00D529B5"/>
    <w:rsid w:val="00D5551A"/>
    <w:rsid w:val="00D5587E"/>
    <w:rsid w:val="00D56C6B"/>
    <w:rsid w:val="00D6006F"/>
    <w:rsid w:val="00D60509"/>
    <w:rsid w:val="00D61738"/>
    <w:rsid w:val="00D61A2C"/>
    <w:rsid w:val="00D62BE9"/>
    <w:rsid w:val="00D62DD1"/>
    <w:rsid w:val="00D62F68"/>
    <w:rsid w:val="00D636C1"/>
    <w:rsid w:val="00D64083"/>
    <w:rsid w:val="00D647DE"/>
    <w:rsid w:val="00D649DE"/>
    <w:rsid w:val="00D64B1E"/>
    <w:rsid w:val="00D65297"/>
    <w:rsid w:val="00D65F72"/>
    <w:rsid w:val="00D6659D"/>
    <w:rsid w:val="00D67294"/>
    <w:rsid w:val="00D71CE8"/>
    <w:rsid w:val="00D71FE5"/>
    <w:rsid w:val="00D722DB"/>
    <w:rsid w:val="00D72A11"/>
    <w:rsid w:val="00D72ABE"/>
    <w:rsid w:val="00D72B18"/>
    <w:rsid w:val="00D73854"/>
    <w:rsid w:val="00D73E1D"/>
    <w:rsid w:val="00D74331"/>
    <w:rsid w:val="00D74A8B"/>
    <w:rsid w:val="00D75271"/>
    <w:rsid w:val="00D75BFB"/>
    <w:rsid w:val="00D75DFD"/>
    <w:rsid w:val="00D763EB"/>
    <w:rsid w:val="00D76411"/>
    <w:rsid w:val="00D764B1"/>
    <w:rsid w:val="00D76989"/>
    <w:rsid w:val="00D773E2"/>
    <w:rsid w:val="00D80094"/>
    <w:rsid w:val="00D80223"/>
    <w:rsid w:val="00D80C48"/>
    <w:rsid w:val="00D80D6B"/>
    <w:rsid w:val="00D810DA"/>
    <w:rsid w:val="00D81D30"/>
    <w:rsid w:val="00D82B01"/>
    <w:rsid w:val="00D83E6F"/>
    <w:rsid w:val="00D84990"/>
    <w:rsid w:val="00D854D6"/>
    <w:rsid w:val="00D8572B"/>
    <w:rsid w:val="00D858D5"/>
    <w:rsid w:val="00D8633E"/>
    <w:rsid w:val="00D864C2"/>
    <w:rsid w:val="00D86A57"/>
    <w:rsid w:val="00D86BCF"/>
    <w:rsid w:val="00D876BF"/>
    <w:rsid w:val="00D90C71"/>
    <w:rsid w:val="00D90D55"/>
    <w:rsid w:val="00D9143D"/>
    <w:rsid w:val="00D917E1"/>
    <w:rsid w:val="00D91882"/>
    <w:rsid w:val="00D919DF"/>
    <w:rsid w:val="00D920E9"/>
    <w:rsid w:val="00D92279"/>
    <w:rsid w:val="00D94080"/>
    <w:rsid w:val="00D943DC"/>
    <w:rsid w:val="00D94749"/>
    <w:rsid w:val="00D94780"/>
    <w:rsid w:val="00DA0823"/>
    <w:rsid w:val="00DA0990"/>
    <w:rsid w:val="00DA1650"/>
    <w:rsid w:val="00DA1F27"/>
    <w:rsid w:val="00DA2147"/>
    <w:rsid w:val="00DA2892"/>
    <w:rsid w:val="00DA2A1B"/>
    <w:rsid w:val="00DA2B9A"/>
    <w:rsid w:val="00DA328D"/>
    <w:rsid w:val="00DA3606"/>
    <w:rsid w:val="00DA399E"/>
    <w:rsid w:val="00DA4211"/>
    <w:rsid w:val="00DA481A"/>
    <w:rsid w:val="00DA4CDC"/>
    <w:rsid w:val="00DA5E38"/>
    <w:rsid w:val="00DA630A"/>
    <w:rsid w:val="00DA639D"/>
    <w:rsid w:val="00DA7F7D"/>
    <w:rsid w:val="00DB0020"/>
    <w:rsid w:val="00DB0C31"/>
    <w:rsid w:val="00DB11F1"/>
    <w:rsid w:val="00DB1533"/>
    <w:rsid w:val="00DB170C"/>
    <w:rsid w:val="00DB1CB3"/>
    <w:rsid w:val="00DB27E5"/>
    <w:rsid w:val="00DB2FED"/>
    <w:rsid w:val="00DB3A43"/>
    <w:rsid w:val="00DB4747"/>
    <w:rsid w:val="00DB48A8"/>
    <w:rsid w:val="00DB48BB"/>
    <w:rsid w:val="00DB4A70"/>
    <w:rsid w:val="00DB4EDB"/>
    <w:rsid w:val="00DB5280"/>
    <w:rsid w:val="00DB6129"/>
    <w:rsid w:val="00DB6C6D"/>
    <w:rsid w:val="00DB735E"/>
    <w:rsid w:val="00DC142E"/>
    <w:rsid w:val="00DC1E28"/>
    <w:rsid w:val="00DC4536"/>
    <w:rsid w:val="00DC5D97"/>
    <w:rsid w:val="00DC657E"/>
    <w:rsid w:val="00DC7E05"/>
    <w:rsid w:val="00DC7F79"/>
    <w:rsid w:val="00DD00BE"/>
    <w:rsid w:val="00DD1176"/>
    <w:rsid w:val="00DD1AF7"/>
    <w:rsid w:val="00DD32B2"/>
    <w:rsid w:val="00DD4376"/>
    <w:rsid w:val="00DD4AE0"/>
    <w:rsid w:val="00DD4FD9"/>
    <w:rsid w:val="00DD6EC6"/>
    <w:rsid w:val="00DE0522"/>
    <w:rsid w:val="00DE08CB"/>
    <w:rsid w:val="00DE17B6"/>
    <w:rsid w:val="00DE17FB"/>
    <w:rsid w:val="00DE183E"/>
    <w:rsid w:val="00DE28B3"/>
    <w:rsid w:val="00DE4C16"/>
    <w:rsid w:val="00DE67D8"/>
    <w:rsid w:val="00DE68FB"/>
    <w:rsid w:val="00DE6A8B"/>
    <w:rsid w:val="00DE6C61"/>
    <w:rsid w:val="00DE6F71"/>
    <w:rsid w:val="00DE7392"/>
    <w:rsid w:val="00DE77D3"/>
    <w:rsid w:val="00DE7E2F"/>
    <w:rsid w:val="00DF01D1"/>
    <w:rsid w:val="00DF0947"/>
    <w:rsid w:val="00DF0E3E"/>
    <w:rsid w:val="00DF141D"/>
    <w:rsid w:val="00DF14B6"/>
    <w:rsid w:val="00DF1B55"/>
    <w:rsid w:val="00DF260A"/>
    <w:rsid w:val="00DF2E0E"/>
    <w:rsid w:val="00DF4E1F"/>
    <w:rsid w:val="00DF55DF"/>
    <w:rsid w:val="00DF59BE"/>
    <w:rsid w:val="00DF5EDB"/>
    <w:rsid w:val="00DF674E"/>
    <w:rsid w:val="00DF6AB2"/>
    <w:rsid w:val="00DF726B"/>
    <w:rsid w:val="00E0186E"/>
    <w:rsid w:val="00E0197B"/>
    <w:rsid w:val="00E01E00"/>
    <w:rsid w:val="00E036F9"/>
    <w:rsid w:val="00E03834"/>
    <w:rsid w:val="00E03E60"/>
    <w:rsid w:val="00E03F62"/>
    <w:rsid w:val="00E047DF"/>
    <w:rsid w:val="00E04EC3"/>
    <w:rsid w:val="00E04F36"/>
    <w:rsid w:val="00E057EE"/>
    <w:rsid w:val="00E06026"/>
    <w:rsid w:val="00E06322"/>
    <w:rsid w:val="00E06654"/>
    <w:rsid w:val="00E067DC"/>
    <w:rsid w:val="00E06E18"/>
    <w:rsid w:val="00E077C0"/>
    <w:rsid w:val="00E10309"/>
    <w:rsid w:val="00E1092B"/>
    <w:rsid w:val="00E10C1C"/>
    <w:rsid w:val="00E115E9"/>
    <w:rsid w:val="00E11C07"/>
    <w:rsid w:val="00E126A4"/>
    <w:rsid w:val="00E13513"/>
    <w:rsid w:val="00E137A1"/>
    <w:rsid w:val="00E13901"/>
    <w:rsid w:val="00E13CE5"/>
    <w:rsid w:val="00E14D1C"/>
    <w:rsid w:val="00E14E28"/>
    <w:rsid w:val="00E14F7E"/>
    <w:rsid w:val="00E2172E"/>
    <w:rsid w:val="00E21F22"/>
    <w:rsid w:val="00E21F3B"/>
    <w:rsid w:val="00E22017"/>
    <w:rsid w:val="00E23113"/>
    <w:rsid w:val="00E2418D"/>
    <w:rsid w:val="00E24664"/>
    <w:rsid w:val="00E246DB"/>
    <w:rsid w:val="00E24DF2"/>
    <w:rsid w:val="00E24F98"/>
    <w:rsid w:val="00E263D8"/>
    <w:rsid w:val="00E26459"/>
    <w:rsid w:val="00E26BA2"/>
    <w:rsid w:val="00E26DE0"/>
    <w:rsid w:val="00E303A8"/>
    <w:rsid w:val="00E304B7"/>
    <w:rsid w:val="00E30636"/>
    <w:rsid w:val="00E30855"/>
    <w:rsid w:val="00E310DD"/>
    <w:rsid w:val="00E312B6"/>
    <w:rsid w:val="00E315A6"/>
    <w:rsid w:val="00E32780"/>
    <w:rsid w:val="00E32D4A"/>
    <w:rsid w:val="00E334B4"/>
    <w:rsid w:val="00E33570"/>
    <w:rsid w:val="00E3371D"/>
    <w:rsid w:val="00E3724D"/>
    <w:rsid w:val="00E41277"/>
    <w:rsid w:val="00E41E5E"/>
    <w:rsid w:val="00E420F3"/>
    <w:rsid w:val="00E427AF"/>
    <w:rsid w:val="00E42CFB"/>
    <w:rsid w:val="00E42F48"/>
    <w:rsid w:val="00E430AE"/>
    <w:rsid w:val="00E43262"/>
    <w:rsid w:val="00E43D38"/>
    <w:rsid w:val="00E44B3C"/>
    <w:rsid w:val="00E45769"/>
    <w:rsid w:val="00E45D3C"/>
    <w:rsid w:val="00E4609E"/>
    <w:rsid w:val="00E46575"/>
    <w:rsid w:val="00E46C82"/>
    <w:rsid w:val="00E475F0"/>
    <w:rsid w:val="00E515A7"/>
    <w:rsid w:val="00E519F8"/>
    <w:rsid w:val="00E52257"/>
    <w:rsid w:val="00E5238E"/>
    <w:rsid w:val="00E52649"/>
    <w:rsid w:val="00E5311E"/>
    <w:rsid w:val="00E53406"/>
    <w:rsid w:val="00E535F2"/>
    <w:rsid w:val="00E53854"/>
    <w:rsid w:val="00E54AC8"/>
    <w:rsid w:val="00E54CA4"/>
    <w:rsid w:val="00E54D02"/>
    <w:rsid w:val="00E54D14"/>
    <w:rsid w:val="00E54F84"/>
    <w:rsid w:val="00E5568C"/>
    <w:rsid w:val="00E557E2"/>
    <w:rsid w:val="00E55849"/>
    <w:rsid w:val="00E55EFE"/>
    <w:rsid w:val="00E5678C"/>
    <w:rsid w:val="00E568E4"/>
    <w:rsid w:val="00E56BC3"/>
    <w:rsid w:val="00E576F1"/>
    <w:rsid w:val="00E5786D"/>
    <w:rsid w:val="00E579CC"/>
    <w:rsid w:val="00E6130F"/>
    <w:rsid w:val="00E61810"/>
    <w:rsid w:val="00E62644"/>
    <w:rsid w:val="00E63C5F"/>
    <w:rsid w:val="00E64073"/>
    <w:rsid w:val="00E64D54"/>
    <w:rsid w:val="00E6594E"/>
    <w:rsid w:val="00E67BC6"/>
    <w:rsid w:val="00E71B84"/>
    <w:rsid w:val="00E72EAC"/>
    <w:rsid w:val="00E73CDA"/>
    <w:rsid w:val="00E73D01"/>
    <w:rsid w:val="00E7414A"/>
    <w:rsid w:val="00E743D2"/>
    <w:rsid w:val="00E75A26"/>
    <w:rsid w:val="00E76728"/>
    <w:rsid w:val="00E77615"/>
    <w:rsid w:val="00E7789D"/>
    <w:rsid w:val="00E80270"/>
    <w:rsid w:val="00E80523"/>
    <w:rsid w:val="00E80619"/>
    <w:rsid w:val="00E8084A"/>
    <w:rsid w:val="00E809D1"/>
    <w:rsid w:val="00E811BE"/>
    <w:rsid w:val="00E816B7"/>
    <w:rsid w:val="00E81DAF"/>
    <w:rsid w:val="00E820CE"/>
    <w:rsid w:val="00E8258A"/>
    <w:rsid w:val="00E82FC6"/>
    <w:rsid w:val="00E83B80"/>
    <w:rsid w:val="00E84D16"/>
    <w:rsid w:val="00E85C37"/>
    <w:rsid w:val="00E85EF2"/>
    <w:rsid w:val="00E87C79"/>
    <w:rsid w:val="00E90055"/>
    <w:rsid w:val="00E90533"/>
    <w:rsid w:val="00E906C0"/>
    <w:rsid w:val="00E90BC5"/>
    <w:rsid w:val="00E9150C"/>
    <w:rsid w:val="00E91800"/>
    <w:rsid w:val="00E9220B"/>
    <w:rsid w:val="00E92EA5"/>
    <w:rsid w:val="00E93B3C"/>
    <w:rsid w:val="00E94A73"/>
    <w:rsid w:val="00E95965"/>
    <w:rsid w:val="00E95A48"/>
    <w:rsid w:val="00E95B2C"/>
    <w:rsid w:val="00E95C52"/>
    <w:rsid w:val="00E95DEF"/>
    <w:rsid w:val="00E9606A"/>
    <w:rsid w:val="00E96FA7"/>
    <w:rsid w:val="00E9773E"/>
    <w:rsid w:val="00E97E1D"/>
    <w:rsid w:val="00E97E7A"/>
    <w:rsid w:val="00EA04D5"/>
    <w:rsid w:val="00EA0617"/>
    <w:rsid w:val="00EA0DA8"/>
    <w:rsid w:val="00EA1741"/>
    <w:rsid w:val="00EA1C0B"/>
    <w:rsid w:val="00EA1C20"/>
    <w:rsid w:val="00EA1FCE"/>
    <w:rsid w:val="00EA20FE"/>
    <w:rsid w:val="00EA2B3A"/>
    <w:rsid w:val="00EA34FA"/>
    <w:rsid w:val="00EA49CE"/>
    <w:rsid w:val="00EA5039"/>
    <w:rsid w:val="00EA6ACD"/>
    <w:rsid w:val="00EA7276"/>
    <w:rsid w:val="00EA7572"/>
    <w:rsid w:val="00EA7FE6"/>
    <w:rsid w:val="00EB0013"/>
    <w:rsid w:val="00EB01E5"/>
    <w:rsid w:val="00EB0450"/>
    <w:rsid w:val="00EB04E7"/>
    <w:rsid w:val="00EB0C6F"/>
    <w:rsid w:val="00EB1BCA"/>
    <w:rsid w:val="00EB2808"/>
    <w:rsid w:val="00EB2F97"/>
    <w:rsid w:val="00EB3B1A"/>
    <w:rsid w:val="00EB3F83"/>
    <w:rsid w:val="00EB5A70"/>
    <w:rsid w:val="00EB5F20"/>
    <w:rsid w:val="00EB62B0"/>
    <w:rsid w:val="00EB63C2"/>
    <w:rsid w:val="00EB65D5"/>
    <w:rsid w:val="00EC0CF0"/>
    <w:rsid w:val="00EC11AC"/>
    <w:rsid w:val="00EC1A7C"/>
    <w:rsid w:val="00EC3F75"/>
    <w:rsid w:val="00EC57D9"/>
    <w:rsid w:val="00EC5C37"/>
    <w:rsid w:val="00EC5DE6"/>
    <w:rsid w:val="00EC631E"/>
    <w:rsid w:val="00EC6A0D"/>
    <w:rsid w:val="00EC7958"/>
    <w:rsid w:val="00EC7A11"/>
    <w:rsid w:val="00ED00DC"/>
    <w:rsid w:val="00ED0236"/>
    <w:rsid w:val="00ED07BB"/>
    <w:rsid w:val="00ED1841"/>
    <w:rsid w:val="00ED1B2D"/>
    <w:rsid w:val="00ED1D0C"/>
    <w:rsid w:val="00ED1FA3"/>
    <w:rsid w:val="00ED23C3"/>
    <w:rsid w:val="00ED2C6A"/>
    <w:rsid w:val="00ED300C"/>
    <w:rsid w:val="00ED35CA"/>
    <w:rsid w:val="00ED3B7B"/>
    <w:rsid w:val="00ED434D"/>
    <w:rsid w:val="00ED4894"/>
    <w:rsid w:val="00ED542E"/>
    <w:rsid w:val="00ED5448"/>
    <w:rsid w:val="00ED5DF7"/>
    <w:rsid w:val="00ED601A"/>
    <w:rsid w:val="00ED6155"/>
    <w:rsid w:val="00ED6A39"/>
    <w:rsid w:val="00ED71C7"/>
    <w:rsid w:val="00ED79FF"/>
    <w:rsid w:val="00EE0629"/>
    <w:rsid w:val="00EE0C45"/>
    <w:rsid w:val="00EE0D6A"/>
    <w:rsid w:val="00EE1A01"/>
    <w:rsid w:val="00EE1A9B"/>
    <w:rsid w:val="00EE261E"/>
    <w:rsid w:val="00EE33DD"/>
    <w:rsid w:val="00EE4086"/>
    <w:rsid w:val="00EE4885"/>
    <w:rsid w:val="00EE4A8D"/>
    <w:rsid w:val="00EE4F12"/>
    <w:rsid w:val="00EE59B4"/>
    <w:rsid w:val="00EE5A50"/>
    <w:rsid w:val="00EE6358"/>
    <w:rsid w:val="00EE74FB"/>
    <w:rsid w:val="00EF078F"/>
    <w:rsid w:val="00EF1901"/>
    <w:rsid w:val="00EF1A1A"/>
    <w:rsid w:val="00EF1B27"/>
    <w:rsid w:val="00EF2B1D"/>
    <w:rsid w:val="00EF3947"/>
    <w:rsid w:val="00EF41E0"/>
    <w:rsid w:val="00EF5BDA"/>
    <w:rsid w:val="00EF5C8E"/>
    <w:rsid w:val="00EF60C7"/>
    <w:rsid w:val="00EF6883"/>
    <w:rsid w:val="00EF6DD2"/>
    <w:rsid w:val="00EF7870"/>
    <w:rsid w:val="00EF7BE2"/>
    <w:rsid w:val="00F008FA"/>
    <w:rsid w:val="00F01122"/>
    <w:rsid w:val="00F01962"/>
    <w:rsid w:val="00F02718"/>
    <w:rsid w:val="00F0318A"/>
    <w:rsid w:val="00F03ED9"/>
    <w:rsid w:val="00F042CA"/>
    <w:rsid w:val="00F04703"/>
    <w:rsid w:val="00F050D6"/>
    <w:rsid w:val="00F05142"/>
    <w:rsid w:val="00F05367"/>
    <w:rsid w:val="00F064DA"/>
    <w:rsid w:val="00F079F2"/>
    <w:rsid w:val="00F07D1B"/>
    <w:rsid w:val="00F1076A"/>
    <w:rsid w:val="00F10964"/>
    <w:rsid w:val="00F10E65"/>
    <w:rsid w:val="00F1286C"/>
    <w:rsid w:val="00F12891"/>
    <w:rsid w:val="00F13871"/>
    <w:rsid w:val="00F14230"/>
    <w:rsid w:val="00F14446"/>
    <w:rsid w:val="00F1567B"/>
    <w:rsid w:val="00F175BA"/>
    <w:rsid w:val="00F2001B"/>
    <w:rsid w:val="00F20ACD"/>
    <w:rsid w:val="00F20F19"/>
    <w:rsid w:val="00F20F3A"/>
    <w:rsid w:val="00F210E4"/>
    <w:rsid w:val="00F220D0"/>
    <w:rsid w:val="00F24B39"/>
    <w:rsid w:val="00F261F2"/>
    <w:rsid w:val="00F2753C"/>
    <w:rsid w:val="00F30212"/>
    <w:rsid w:val="00F30CFB"/>
    <w:rsid w:val="00F31117"/>
    <w:rsid w:val="00F32216"/>
    <w:rsid w:val="00F3245B"/>
    <w:rsid w:val="00F33165"/>
    <w:rsid w:val="00F333AB"/>
    <w:rsid w:val="00F3342A"/>
    <w:rsid w:val="00F3465C"/>
    <w:rsid w:val="00F34A11"/>
    <w:rsid w:val="00F34EBB"/>
    <w:rsid w:val="00F35B18"/>
    <w:rsid w:val="00F35DD8"/>
    <w:rsid w:val="00F35FD1"/>
    <w:rsid w:val="00F36692"/>
    <w:rsid w:val="00F36D31"/>
    <w:rsid w:val="00F378EC"/>
    <w:rsid w:val="00F379BA"/>
    <w:rsid w:val="00F37E4B"/>
    <w:rsid w:val="00F446E3"/>
    <w:rsid w:val="00F4476B"/>
    <w:rsid w:val="00F44864"/>
    <w:rsid w:val="00F45D87"/>
    <w:rsid w:val="00F45E0A"/>
    <w:rsid w:val="00F46158"/>
    <w:rsid w:val="00F472E1"/>
    <w:rsid w:val="00F5063F"/>
    <w:rsid w:val="00F509CE"/>
    <w:rsid w:val="00F51C0F"/>
    <w:rsid w:val="00F51CFA"/>
    <w:rsid w:val="00F524B4"/>
    <w:rsid w:val="00F52985"/>
    <w:rsid w:val="00F53026"/>
    <w:rsid w:val="00F53428"/>
    <w:rsid w:val="00F53656"/>
    <w:rsid w:val="00F545C8"/>
    <w:rsid w:val="00F54777"/>
    <w:rsid w:val="00F552F9"/>
    <w:rsid w:val="00F55B15"/>
    <w:rsid w:val="00F565C8"/>
    <w:rsid w:val="00F56683"/>
    <w:rsid w:val="00F56B72"/>
    <w:rsid w:val="00F57794"/>
    <w:rsid w:val="00F6189D"/>
    <w:rsid w:val="00F62A7D"/>
    <w:rsid w:val="00F63667"/>
    <w:rsid w:val="00F63831"/>
    <w:rsid w:val="00F64F9F"/>
    <w:rsid w:val="00F664EA"/>
    <w:rsid w:val="00F678FB"/>
    <w:rsid w:val="00F703FC"/>
    <w:rsid w:val="00F7091C"/>
    <w:rsid w:val="00F71A69"/>
    <w:rsid w:val="00F71B25"/>
    <w:rsid w:val="00F72569"/>
    <w:rsid w:val="00F726BB"/>
    <w:rsid w:val="00F7286D"/>
    <w:rsid w:val="00F73535"/>
    <w:rsid w:val="00F738BD"/>
    <w:rsid w:val="00F776B0"/>
    <w:rsid w:val="00F77EF4"/>
    <w:rsid w:val="00F81026"/>
    <w:rsid w:val="00F81242"/>
    <w:rsid w:val="00F81A2E"/>
    <w:rsid w:val="00F81D9A"/>
    <w:rsid w:val="00F82306"/>
    <w:rsid w:val="00F8482A"/>
    <w:rsid w:val="00F85325"/>
    <w:rsid w:val="00F8579D"/>
    <w:rsid w:val="00F9067C"/>
    <w:rsid w:val="00F9075C"/>
    <w:rsid w:val="00F90B54"/>
    <w:rsid w:val="00F91739"/>
    <w:rsid w:val="00F93089"/>
    <w:rsid w:val="00F930F5"/>
    <w:rsid w:val="00F936FA"/>
    <w:rsid w:val="00F93DF6"/>
    <w:rsid w:val="00F95423"/>
    <w:rsid w:val="00F96407"/>
    <w:rsid w:val="00F96547"/>
    <w:rsid w:val="00F97482"/>
    <w:rsid w:val="00FA0318"/>
    <w:rsid w:val="00FA036B"/>
    <w:rsid w:val="00FA11C6"/>
    <w:rsid w:val="00FA1295"/>
    <w:rsid w:val="00FA2389"/>
    <w:rsid w:val="00FA26A9"/>
    <w:rsid w:val="00FA2D2C"/>
    <w:rsid w:val="00FA3071"/>
    <w:rsid w:val="00FA3227"/>
    <w:rsid w:val="00FA34BB"/>
    <w:rsid w:val="00FA3725"/>
    <w:rsid w:val="00FA3D42"/>
    <w:rsid w:val="00FA6C69"/>
    <w:rsid w:val="00FA7D37"/>
    <w:rsid w:val="00FA7F89"/>
    <w:rsid w:val="00FB02F6"/>
    <w:rsid w:val="00FB0570"/>
    <w:rsid w:val="00FB0D84"/>
    <w:rsid w:val="00FB23B2"/>
    <w:rsid w:val="00FB2D43"/>
    <w:rsid w:val="00FB2FEE"/>
    <w:rsid w:val="00FB4069"/>
    <w:rsid w:val="00FB5470"/>
    <w:rsid w:val="00FB5C87"/>
    <w:rsid w:val="00FB7E26"/>
    <w:rsid w:val="00FC0108"/>
    <w:rsid w:val="00FC0AA5"/>
    <w:rsid w:val="00FC11F8"/>
    <w:rsid w:val="00FC230F"/>
    <w:rsid w:val="00FC30E3"/>
    <w:rsid w:val="00FC397B"/>
    <w:rsid w:val="00FC3B6B"/>
    <w:rsid w:val="00FC3E8A"/>
    <w:rsid w:val="00FC4F2B"/>
    <w:rsid w:val="00FC623D"/>
    <w:rsid w:val="00FC62B8"/>
    <w:rsid w:val="00FD015B"/>
    <w:rsid w:val="00FD0188"/>
    <w:rsid w:val="00FD13AE"/>
    <w:rsid w:val="00FD172E"/>
    <w:rsid w:val="00FD1810"/>
    <w:rsid w:val="00FD1B6E"/>
    <w:rsid w:val="00FD1DB8"/>
    <w:rsid w:val="00FD1FD1"/>
    <w:rsid w:val="00FD2B86"/>
    <w:rsid w:val="00FD333E"/>
    <w:rsid w:val="00FD37E9"/>
    <w:rsid w:val="00FD3DE9"/>
    <w:rsid w:val="00FD47A8"/>
    <w:rsid w:val="00FD5DB8"/>
    <w:rsid w:val="00FD604B"/>
    <w:rsid w:val="00FD6BAF"/>
    <w:rsid w:val="00FD7447"/>
    <w:rsid w:val="00FD7AC1"/>
    <w:rsid w:val="00FE021E"/>
    <w:rsid w:val="00FE1106"/>
    <w:rsid w:val="00FE1D2F"/>
    <w:rsid w:val="00FE21BC"/>
    <w:rsid w:val="00FE22DE"/>
    <w:rsid w:val="00FE299C"/>
    <w:rsid w:val="00FE2EBF"/>
    <w:rsid w:val="00FE599C"/>
    <w:rsid w:val="00FE5A4B"/>
    <w:rsid w:val="00FE5A65"/>
    <w:rsid w:val="00FE5CE5"/>
    <w:rsid w:val="00FE67D7"/>
    <w:rsid w:val="00FE67E0"/>
    <w:rsid w:val="00FE688E"/>
    <w:rsid w:val="00FE6CC9"/>
    <w:rsid w:val="00FF0323"/>
    <w:rsid w:val="00FF13DE"/>
    <w:rsid w:val="00FF1422"/>
    <w:rsid w:val="00FF14C0"/>
    <w:rsid w:val="00FF183B"/>
    <w:rsid w:val="00FF1E51"/>
    <w:rsid w:val="00FF2AA5"/>
    <w:rsid w:val="00FF344A"/>
    <w:rsid w:val="00FF3633"/>
    <w:rsid w:val="00FF48AC"/>
    <w:rsid w:val="00FF4BB2"/>
    <w:rsid w:val="00FF4FC8"/>
    <w:rsid w:val="00FF55CB"/>
    <w:rsid w:val="00FF5825"/>
    <w:rsid w:val="00FF6BD9"/>
    <w:rsid w:val="0F7C1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8248C3"/>
  <w15:docId w15:val="{1AB3A209-CEF7-4F14-8E35-AAD1444DF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849"/>
    <w:pPr>
      <w:spacing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43CC"/>
    <w:pPr>
      <w:keepNext/>
      <w:keepLines/>
      <w:spacing w:after="0"/>
      <w:outlineLvl w:val="0"/>
    </w:pPr>
    <w:rPr>
      <w:rFonts w:eastAsiaTheme="majorEastAsia" w:cstheme="majorBidi"/>
      <w:b/>
      <w:bCs/>
      <w:szCs w:val="25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643CC"/>
    <w:pPr>
      <w:outlineLvl w:val="1"/>
    </w:pPr>
    <w:rPr>
      <w:bCs w:val="0"/>
      <w:szCs w:val="23"/>
      <w:u w:val="none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81026"/>
    <w:pPr>
      <w:spacing w:before="200"/>
      <w:outlineLvl w:val="2"/>
    </w:pPr>
    <w:rPr>
      <w:bCs/>
      <w:i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4298"/>
    <w:pPr>
      <w:spacing w:after="0" w:line="240" w:lineRule="auto"/>
    </w:pPr>
    <w:rPr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714298"/>
    <w:rPr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429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298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A12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2284"/>
  </w:style>
  <w:style w:type="paragraph" w:styleId="Footer">
    <w:name w:val="footer"/>
    <w:basedOn w:val="Normal"/>
    <w:link w:val="FooterChar"/>
    <w:uiPriority w:val="99"/>
    <w:unhideWhenUsed/>
    <w:rsid w:val="00A12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284"/>
  </w:style>
  <w:style w:type="character" w:customStyle="1" w:styleId="Heading1Char">
    <w:name w:val="Heading 1 Char"/>
    <w:basedOn w:val="DefaultParagraphFont"/>
    <w:link w:val="Heading1"/>
    <w:uiPriority w:val="9"/>
    <w:rsid w:val="000643CC"/>
    <w:rPr>
      <w:rFonts w:ascii="Times New Roman" w:eastAsiaTheme="majorEastAsia" w:hAnsi="Times New Roman" w:cstheme="majorBidi"/>
      <w:b/>
      <w:bCs/>
      <w:sz w:val="24"/>
      <w:szCs w:val="25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16"/>
    <w:pPr>
      <w:tabs>
        <w:tab w:val="right" w:pos="9350"/>
      </w:tabs>
      <w:spacing w:after="100" w:line="360" w:lineRule="auto"/>
    </w:pPr>
    <w:rPr>
      <w:rFonts w:cs="Times New Roman"/>
      <w:b/>
      <w:bCs/>
    </w:rPr>
  </w:style>
  <w:style w:type="paragraph" w:styleId="ListParagraph">
    <w:name w:val="List Paragraph"/>
    <w:basedOn w:val="Normal"/>
    <w:uiPriority w:val="34"/>
    <w:qFormat/>
    <w:rsid w:val="003321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43CC"/>
    <w:rPr>
      <w:rFonts w:ascii="Times New Roman" w:eastAsiaTheme="majorEastAsia" w:hAnsi="Times New Roman" w:cstheme="majorBidi"/>
      <w:b/>
      <w:sz w:val="24"/>
      <w:szCs w:val="23"/>
    </w:rPr>
  </w:style>
  <w:style w:type="paragraph" w:styleId="Bibliography">
    <w:name w:val="Bibliography"/>
    <w:basedOn w:val="Normal"/>
    <w:next w:val="Normal"/>
    <w:uiPriority w:val="37"/>
    <w:unhideWhenUsed/>
    <w:rsid w:val="00D67294"/>
  </w:style>
  <w:style w:type="paragraph" w:styleId="TOC2">
    <w:name w:val="toc 2"/>
    <w:basedOn w:val="Normal"/>
    <w:next w:val="Normal"/>
    <w:autoRedefine/>
    <w:uiPriority w:val="39"/>
    <w:unhideWhenUsed/>
    <w:rsid w:val="00BF45C5"/>
    <w:pPr>
      <w:tabs>
        <w:tab w:val="right" w:pos="9350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D11576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6152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1525"/>
    <w:rPr>
      <w:rFonts w:ascii="Tahoma" w:hAnsi="Tahoma" w:cs="Mangal"/>
      <w:sz w:val="16"/>
      <w:szCs w:val="14"/>
    </w:rPr>
  </w:style>
  <w:style w:type="character" w:styleId="FollowedHyperlink">
    <w:name w:val="FollowedHyperlink"/>
    <w:basedOn w:val="DefaultParagraphFont"/>
    <w:uiPriority w:val="99"/>
    <w:semiHidden/>
    <w:unhideWhenUsed/>
    <w:rsid w:val="00822F2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F00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B7C06"/>
    <w:pPr>
      <w:spacing w:line="240" w:lineRule="auto"/>
    </w:pPr>
    <w:rPr>
      <w:b/>
      <w:bCs/>
      <w:color w:val="4F81BD" w:themeColor="accent1"/>
      <w:sz w:val="18"/>
      <w:szCs w:val="16"/>
    </w:rPr>
  </w:style>
  <w:style w:type="character" w:styleId="PlaceholderText">
    <w:name w:val="Placeholder Text"/>
    <w:basedOn w:val="DefaultParagraphFont"/>
    <w:uiPriority w:val="99"/>
    <w:semiHidden/>
    <w:rsid w:val="000D43B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790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90947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90947"/>
    <w:rPr>
      <w:rFonts w:ascii="Times New Roman" w:hAnsi="Times New Roman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947"/>
    <w:rPr>
      <w:rFonts w:ascii="Times New Roman" w:hAnsi="Times New Roman"/>
      <w:b/>
      <w:bCs/>
      <w:sz w:val="20"/>
      <w:szCs w:val="18"/>
    </w:rPr>
  </w:style>
  <w:style w:type="character" w:customStyle="1" w:styleId="mord">
    <w:name w:val="mord"/>
    <w:basedOn w:val="DefaultParagraphFont"/>
    <w:rsid w:val="00E94A73"/>
  </w:style>
  <w:style w:type="character" w:customStyle="1" w:styleId="mrel">
    <w:name w:val="mrel"/>
    <w:basedOn w:val="DefaultParagraphFont"/>
    <w:rsid w:val="001D193D"/>
  </w:style>
  <w:style w:type="character" w:customStyle="1" w:styleId="Heading3Char">
    <w:name w:val="Heading 3 Char"/>
    <w:basedOn w:val="DefaultParagraphFont"/>
    <w:link w:val="Heading3"/>
    <w:uiPriority w:val="9"/>
    <w:rsid w:val="00F81026"/>
    <w:rPr>
      <w:rFonts w:ascii="Times New Roman" w:eastAsiaTheme="majorEastAsia" w:hAnsi="Times New Roman" w:cstheme="majorBidi"/>
      <w:b/>
      <w:bCs/>
      <w:i/>
      <w:color w:val="000000" w:themeColor="text1"/>
      <w:sz w:val="24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3246F2"/>
    <w:pPr>
      <w:spacing w:after="100"/>
      <w:ind w:left="480"/>
    </w:pPr>
  </w:style>
  <w:style w:type="paragraph" w:styleId="Revision">
    <w:name w:val="Revision"/>
    <w:hidden/>
    <w:uiPriority w:val="99"/>
    <w:semiHidden/>
    <w:rsid w:val="002B4E21"/>
    <w:pPr>
      <w:spacing w:after="0" w:line="240" w:lineRule="auto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3D283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6.xml"/><Relationship Id="rId3" Type="http://schemas.openxmlformats.org/officeDocument/2006/relationships/numbering" Target="numbering.xml"/><Relationship Id="rId21" Type="http://schemas.openxmlformats.org/officeDocument/2006/relationships/chart" Target="charts/chart1.xm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5.xml"/><Relationship Id="rId33" Type="http://schemas.openxmlformats.org/officeDocument/2006/relationships/chart" Target="charts/chart1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hart" Target="charts/chart4.xml"/><Relationship Id="rId32" Type="http://schemas.openxmlformats.org/officeDocument/2006/relationships/chart" Target="charts/chart1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chart" Target="charts/chart3.xml"/><Relationship Id="rId28" Type="http://schemas.openxmlformats.org/officeDocument/2006/relationships/chart" Target="charts/chart8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1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chart" Target="charts/chart2.xml"/><Relationship Id="rId27" Type="http://schemas.openxmlformats.org/officeDocument/2006/relationships/chart" Target="charts/chart7.xml"/><Relationship Id="rId30" Type="http://schemas.openxmlformats.org/officeDocument/2006/relationships/chart" Target="charts/chart10.xm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44b564c13c11aa8a/Documents/Badhri_EE_Data_v7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44b564c13c11aa8a/Documents/Badhri_EE_Data_v7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n't%20Delete%20this%20folder\Downloads\work\EE\Lab%20Plans%20and%20Reports\Excel%20Data\Badhri_EE_Data_v6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109272841710448"/>
          <c:y val="4.6964973286968567E-2"/>
          <c:w val="0.83899971312721899"/>
          <c:h val="0.79784930119775632"/>
        </c:manualLayout>
      </c:layout>
      <c:scatterChart>
        <c:scatterStyle val="smooth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hade val="51000"/>
                      <a:satMod val="130000"/>
                    </a:schemeClr>
                  </a:gs>
                  <a:gs pos="80000">
                    <a:schemeClr val="accent1">
                      <a:shade val="93000"/>
                      <a:satMod val="130000"/>
                    </a:schemeClr>
                  </a:gs>
                  <a:gs pos="100000">
                    <a:schemeClr val="accent1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'Lambda Max Curve'!$A$2:$A$7</c:f>
              <c:numCache>
                <c:formatCode>General</c:formatCode>
                <c:ptCount val="6"/>
                <c:pt idx="0">
                  <c:v>700</c:v>
                </c:pt>
                <c:pt idx="1">
                  <c:v>725</c:v>
                </c:pt>
                <c:pt idx="2">
                  <c:v>750</c:v>
                </c:pt>
                <c:pt idx="3">
                  <c:v>775</c:v>
                </c:pt>
                <c:pt idx="4">
                  <c:v>795</c:v>
                </c:pt>
                <c:pt idx="5">
                  <c:v>900</c:v>
                </c:pt>
              </c:numCache>
            </c:numRef>
          </c:xVal>
          <c:yVal>
            <c:numRef>
              <c:f>'Lambda Max Curve'!$B$2:$B$7</c:f>
              <c:numCache>
                <c:formatCode>General</c:formatCode>
                <c:ptCount val="6"/>
                <c:pt idx="0">
                  <c:v>0.15200000000000041</c:v>
                </c:pt>
                <c:pt idx="1">
                  <c:v>0.21100000000000024</c:v>
                </c:pt>
                <c:pt idx="2" formatCode="0.000">
                  <c:v>0.25</c:v>
                </c:pt>
                <c:pt idx="3">
                  <c:v>0.27700000000000002</c:v>
                </c:pt>
                <c:pt idx="4">
                  <c:v>0.20700000000000021</c:v>
                </c:pt>
                <c:pt idx="5" formatCode="0.000">
                  <c:v>0.23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9BC-480C-BD67-29DDA4D6182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84740352"/>
        <c:axId val="85456000"/>
      </c:scatterChart>
      <c:valAx>
        <c:axId val="84740352"/>
        <c:scaling>
          <c:orientation val="minMax"/>
          <c:min val="60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Wavelength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456000"/>
        <c:crosses val="autoZero"/>
        <c:crossBetween val="midCat"/>
      </c:valAx>
      <c:valAx>
        <c:axId val="85456000"/>
        <c:scaling>
          <c:orientation val="minMax"/>
          <c:min val="0.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Absorbance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740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en-US" sz="1600"/>
              <a:t>Solvent </a:t>
            </a:r>
            <a:r>
              <a:rPr lang="en-US" sz="1600" baseline="0"/>
              <a:t>Comparision</a:t>
            </a:r>
            <a:endParaRPr lang="en-US" sz="1600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3472809700440341"/>
          <c:y val="0.17379887559372381"/>
          <c:w val="0.82705526995076029"/>
          <c:h val="0.5959682343332460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Graphs!$A$4</c:f>
              <c:strCache>
                <c:ptCount val="1"/>
                <c:pt idx="0">
                  <c:v>Heating Mantle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Graphs!$B$2:$F$2</c:f>
              <c:strCache>
                <c:ptCount val="5"/>
                <c:pt idx="0">
                  <c:v>Methanol</c:v>
                </c:pt>
                <c:pt idx="1">
                  <c:v>Ethanol</c:v>
                </c:pt>
                <c:pt idx="2">
                  <c:v>Water</c:v>
                </c:pt>
                <c:pt idx="3">
                  <c:v> Methanol (50%)</c:v>
                </c:pt>
                <c:pt idx="4">
                  <c:v> Ethanol (50%)</c:v>
                </c:pt>
              </c:strCache>
            </c:strRef>
          </c:cat>
          <c:val>
            <c:numRef>
              <c:f>Graphs!$B$4:$F$4</c:f>
              <c:numCache>
                <c:formatCode>General</c:formatCode>
                <c:ptCount val="5"/>
                <c:pt idx="0">
                  <c:v>78</c:v>
                </c:pt>
                <c:pt idx="1">
                  <c:v>58</c:v>
                </c:pt>
                <c:pt idx="2">
                  <c:v>56</c:v>
                </c:pt>
                <c:pt idx="3">
                  <c:v>24</c:v>
                </c:pt>
                <c:pt idx="4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76-4A21-AE63-013836BE592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0781952"/>
        <c:axId val="150783872"/>
      </c:barChart>
      <c:catAx>
        <c:axId val="1507819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Solvent Used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50783872"/>
        <c:crosses val="autoZero"/>
        <c:auto val="1"/>
        <c:lblAlgn val="ctr"/>
        <c:lblOffset val="100"/>
        <c:noMultiLvlLbl val="0"/>
      </c:catAx>
      <c:valAx>
        <c:axId val="150783872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0781952"/>
        <c:crosses val="autoZero"/>
        <c:crossBetween val="between"/>
        <c:majorUnit val="10"/>
        <c:minorUnit val="1"/>
      </c:valAx>
    </c:plotArea>
    <c:plotVisOnly val="1"/>
    <c:dispBlanksAs val="zero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Mass of PPP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2265324096591433"/>
          <c:y val="0.15887966764890585"/>
          <c:w val="0.71509786652294505"/>
          <c:h val="0.66684741842075501"/>
        </c:manualLayout>
      </c:layout>
      <c:lineChart>
        <c:grouping val="standard"/>
        <c:varyColors val="0"/>
        <c:ser>
          <c:idx val="0"/>
          <c:order val="0"/>
          <c:tx>
            <c:strRef>
              <c:f>Graphs!$B$12</c:f>
              <c:strCache>
                <c:ptCount val="1"/>
                <c:pt idx="0">
                  <c:v>Water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Graphs!$B$13:$B$15</c:f>
              <c:numCache>
                <c:formatCode>General</c:formatCode>
                <c:ptCount val="3"/>
                <c:pt idx="0">
                  <c:v>36</c:v>
                </c:pt>
                <c:pt idx="1">
                  <c:v>51</c:v>
                </c:pt>
                <c:pt idx="2">
                  <c:v>56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8361-47AC-8D42-BDE5C986CB77}"/>
            </c:ext>
          </c:extLst>
        </c:ser>
        <c:ser>
          <c:idx val="1"/>
          <c:order val="1"/>
          <c:tx>
            <c:strRef>
              <c:f>Graphs!$C$12</c:f>
              <c:strCache>
                <c:ptCount val="1"/>
                <c:pt idx="0">
                  <c:v>Ethanol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Graphs!$C$13:$C$15</c:f>
              <c:numCache>
                <c:formatCode>General</c:formatCode>
                <c:ptCount val="3"/>
                <c:pt idx="0">
                  <c:v>7</c:v>
                </c:pt>
                <c:pt idx="1">
                  <c:v>25</c:v>
                </c:pt>
                <c:pt idx="2">
                  <c:v>35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8361-47AC-8D42-BDE5C986CB77}"/>
            </c:ext>
          </c:extLst>
        </c:ser>
        <c:ser>
          <c:idx val="2"/>
          <c:order val="2"/>
          <c:tx>
            <c:strRef>
              <c:f>Graphs!$D$12</c:f>
              <c:strCache>
                <c:ptCount val="1"/>
                <c:pt idx="0">
                  <c:v>Methanol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Graphs!$D$13:$D$15</c:f>
              <c:numCache>
                <c:formatCode>General</c:formatCode>
                <c:ptCount val="3"/>
                <c:pt idx="0">
                  <c:v>33</c:v>
                </c:pt>
                <c:pt idx="1">
                  <c:v>61</c:v>
                </c:pt>
                <c:pt idx="2">
                  <c:v>78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8361-47AC-8D42-BDE5C986CB77}"/>
            </c:ext>
          </c:extLst>
        </c:ser>
        <c:ser>
          <c:idx val="3"/>
          <c:order val="3"/>
          <c:tx>
            <c:strRef>
              <c:f>Graphs!$E$12</c:f>
              <c:strCache>
                <c:ptCount val="1"/>
                <c:pt idx="0">
                  <c:v> Ethanol (50%)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Graphs!$E$13:$E$15</c:f>
              <c:numCache>
                <c:formatCode>General</c:formatCode>
                <c:ptCount val="3"/>
                <c:pt idx="0">
                  <c:v>0</c:v>
                </c:pt>
                <c:pt idx="1">
                  <c:v>26</c:v>
                </c:pt>
                <c:pt idx="2">
                  <c:v>16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8361-47AC-8D42-BDE5C986CB77}"/>
            </c:ext>
          </c:extLst>
        </c:ser>
        <c:ser>
          <c:idx val="4"/>
          <c:order val="4"/>
          <c:tx>
            <c:strRef>
              <c:f>Graphs!$F$12</c:f>
              <c:strCache>
                <c:ptCount val="1"/>
                <c:pt idx="0">
                  <c:v> Methanol (50%)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Graphs!$F$13:$F$15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361-47AC-8D42-BDE5C986CB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7654016"/>
        <c:axId val="177664384"/>
      </c:lineChart>
      <c:catAx>
        <c:axId val="1776540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Mass of PPP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77664384"/>
        <c:crosses val="autoZero"/>
        <c:auto val="1"/>
        <c:lblAlgn val="ctr"/>
        <c:lblOffset val="100"/>
        <c:noMultiLvlLbl val="0"/>
      </c:catAx>
      <c:valAx>
        <c:axId val="177664384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7654016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75448845188174518"/>
          <c:y val="3.123904717455711E-3"/>
          <c:w val="0.24551154811825485"/>
          <c:h val="0.53964001739046419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span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Concentration of Cu</a:t>
            </a:r>
            <a:r>
              <a:rPr lang="en-US" baseline="30000"/>
              <a:t>2+</a:t>
            </a:r>
          </a:p>
        </c:rich>
      </c:tx>
      <c:layout>
        <c:manualLayout>
          <c:xMode val="edge"/>
          <c:yMode val="edge"/>
          <c:x val="0.1817109881298227"/>
          <c:y val="9.8159509202453993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1361008504988629"/>
          <c:y val="0.13924795858850991"/>
          <c:w val="0.72636520184559572"/>
          <c:h val="0.70971407977941026"/>
        </c:manualLayout>
      </c:layout>
      <c:lineChart>
        <c:grouping val="standard"/>
        <c:varyColors val="0"/>
        <c:ser>
          <c:idx val="0"/>
          <c:order val="0"/>
          <c:tx>
            <c:strRef>
              <c:f>[Badhri_EE_Data_v6.xlsx]Graphs!$B$21</c:f>
              <c:strCache>
                <c:ptCount val="1"/>
                <c:pt idx="0">
                  <c:v>Water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[Badhri_EE_Data_v6.xlsx]Graphs!$B$22:$B$24</c:f>
              <c:numCache>
                <c:formatCode>General</c:formatCode>
                <c:ptCount val="3"/>
                <c:pt idx="0">
                  <c:v>58</c:v>
                </c:pt>
                <c:pt idx="1">
                  <c:v>45</c:v>
                </c:pt>
                <c:pt idx="2">
                  <c:v>34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EBA9-4133-8066-E86AAFC0EC08}"/>
            </c:ext>
          </c:extLst>
        </c:ser>
        <c:ser>
          <c:idx val="1"/>
          <c:order val="1"/>
          <c:tx>
            <c:strRef>
              <c:f>[Badhri_EE_Data_v6.xlsx]Graphs!$C$21</c:f>
              <c:strCache>
                <c:ptCount val="1"/>
                <c:pt idx="0">
                  <c:v>Ethanol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[Badhri_EE_Data_v6.xlsx]Graphs!$C$22:$C$24</c:f>
              <c:numCache>
                <c:formatCode>General</c:formatCode>
                <c:ptCount val="3"/>
                <c:pt idx="0">
                  <c:v>57</c:v>
                </c:pt>
                <c:pt idx="1">
                  <c:v>58</c:v>
                </c:pt>
                <c:pt idx="2">
                  <c:v>33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EBA9-4133-8066-E86AAFC0EC08}"/>
            </c:ext>
          </c:extLst>
        </c:ser>
        <c:ser>
          <c:idx val="2"/>
          <c:order val="2"/>
          <c:tx>
            <c:strRef>
              <c:f>[Badhri_EE_Data_v6.xlsx]Graphs!$D$21</c:f>
              <c:strCache>
                <c:ptCount val="1"/>
                <c:pt idx="0">
                  <c:v>Methanol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[Badhri_EE_Data_v6.xlsx]Graphs!$D$22:$D$24</c:f>
              <c:numCache>
                <c:formatCode>General</c:formatCode>
                <c:ptCount val="3"/>
                <c:pt idx="0">
                  <c:v>44</c:v>
                </c:pt>
                <c:pt idx="1">
                  <c:v>49.5</c:v>
                </c:pt>
                <c:pt idx="2">
                  <c:v>51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EBA9-4133-8066-E86AAFC0EC08}"/>
            </c:ext>
          </c:extLst>
        </c:ser>
        <c:ser>
          <c:idx val="3"/>
          <c:order val="3"/>
          <c:tx>
            <c:strRef>
              <c:f>[Badhri_EE_Data_v6.xlsx]Graphs!$F$21</c:f>
              <c:strCache>
                <c:ptCount val="1"/>
                <c:pt idx="0">
                  <c:v> Ethanol (50%)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[Badhri_EE_Data_v6.xlsx]Graphs!$F$22:$F$24</c:f>
              <c:numCache>
                <c:formatCode>General</c:formatCode>
                <c:ptCount val="3"/>
                <c:pt idx="0">
                  <c:v>61</c:v>
                </c:pt>
                <c:pt idx="1">
                  <c:v>16</c:v>
                </c:pt>
                <c:pt idx="2">
                  <c:v>20.5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EBA9-4133-8066-E86AAFC0EC08}"/>
            </c:ext>
          </c:extLst>
        </c:ser>
        <c:ser>
          <c:idx val="4"/>
          <c:order val="4"/>
          <c:tx>
            <c:strRef>
              <c:f>Graphs!#REF!</c:f>
              <c:strCache>
                <c:ptCount val="1"/>
                <c:pt idx="0">
                  <c:v> Methanol (50%)</c:v>
                </c:pt>
              </c:strCache>
            </c:strRef>
          </c:tx>
          <c:cat>
            <c:strRef>
              <c:f>[Badhri_EE_Data_v6.xlsx]Graphs!$A$22:$A$24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Graphs!#REF!</c:f>
              <c:numCache>
                <c:formatCode>General</c:formatCode>
                <c:ptCount val="3"/>
                <c:pt idx="0">
                  <c:v>18</c:v>
                </c:pt>
                <c:pt idx="1">
                  <c:v>24</c:v>
                </c:pt>
                <c:pt idx="2">
                  <c:v>34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EBA9-4133-8066-E86AAFC0EC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7884672"/>
        <c:axId val="147903232"/>
      </c:lineChart>
      <c:catAx>
        <c:axId val="1478846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Concentration</a:t>
                </a:r>
                <a:r>
                  <a:rPr lang="en-US" baseline="0"/>
                  <a:t> of Cu</a:t>
                </a:r>
                <a:r>
                  <a:rPr lang="en-US" baseline="30000"/>
                  <a:t>2+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47903232"/>
        <c:crosses val="autoZero"/>
        <c:auto val="1"/>
        <c:lblAlgn val="ctr"/>
        <c:lblOffset val="100"/>
        <c:noMultiLvlLbl val="0"/>
      </c:catAx>
      <c:valAx>
        <c:axId val="147903232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7884672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77616447359772844"/>
          <c:y val="3.3737500603835563E-4"/>
          <c:w val="0.2238355264022715"/>
          <c:h val="0.99966266191180597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span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Solution:Cu2+ Ratios</a:t>
            </a:r>
          </a:p>
        </c:rich>
      </c:tx>
      <c:layout>
        <c:manualLayout>
          <c:xMode val="edge"/>
          <c:yMode val="edge"/>
          <c:x val="0.22797996661101835"/>
          <c:y val="5.3219797764768491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3081224613200479"/>
          <c:y val="0.13686749108463622"/>
          <c:w val="0.84976351662219196"/>
          <c:h val="0.79749866950505577"/>
        </c:manualLayout>
      </c:layout>
      <c:lineChart>
        <c:grouping val="standard"/>
        <c:varyColors val="0"/>
        <c:ser>
          <c:idx val="0"/>
          <c:order val="0"/>
          <c:tx>
            <c:strRef>
              <c:f>[Badhri_EE_Data_v7.xlsx]Graphs!$B$30:$B$31</c:f>
              <c:strCache>
                <c:ptCount val="2"/>
                <c:pt idx="0">
                  <c:v>Solution:Cu2+ Ratio</c:v>
                </c:pt>
                <c:pt idx="1">
                  <c:v>Water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[Badhri_EE_Data_v7.xlsx]Graphs!$A$32:$A$38</c:f>
              <c:strCache>
                <c:ptCount val="7"/>
                <c:pt idx="0">
                  <c:v>.10:30</c:v>
                </c:pt>
                <c:pt idx="1">
                  <c:v>.10:20</c:v>
                </c:pt>
                <c:pt idx="2">
                  <c:v>.20:30</c:v>
                </c:pt>
                <c:pt idx="3">
                  <c:v>.10:10</c:v>
                </c:pt>
                <c:pt idx="4">
                  <c:v>.30:20</c:v>
                </c:pt>
                <c:pt idx="5">
                  <c:v>.20:10</c:v>
                </c:pt>
                <c:pt idx="6">
                  <c:v>.30:10</c:v>
                </c:pt>
              </c:strCache>
            </c:strRef>
          </c:cat>
          <c:val>
            <c:numRef>
              <c:f>[Badhri_EE_Data_v7.xlsx]Graphs!$B$32:$B$38</c:f>
              <c:numCache>
                <c:formatCode>General</c:formatCode>
                <c:ptCount val="7"/>
                <c:pt idx="0">
                  <c:v>24</c:v>
                </c:pt>
                <c:pt idx="1">
                  <c:v>32</c:v>
                </c:pt>
                <c:pt idx="2">
                  <c:v>25</c:v>
                </c:pt>
                <c:pt idx="5">
                  <c:v>45</c:v>
                </c:pt>
                <c:pt idx="6">
                  <c:v>-170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B72B-4A7E-9149-0F429E31CD0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77817472"/>
        <c:axId val="177823744"/>
      </c:lineChart>
      <c:catAx>
        <c:axId val="1778174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Ratios (cm</a:t>
                </a:r>
                <a:r>
                  <a:rPr lang="en-US" baseline="30000"/>
                  <a:t>3</a:t>
                </a:r>
                <a:r>
                  <a:rPr lang="en-US"/>
                  <a:t>)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77823744"/>
        <c:crosses val="autoZero"/>
        <c:auto val="1"/>
        <c:lblAlgn val="ctr"/>
        <c:lblOffset val="100"/>
        <c:noMultiLvlLbl val="0"/>
      </c:catAx>
      <c:valAx>
        <c:axId val="177823744"/>
        <c:scaling>
          <c:orientation val="minMax"/>
          <c:max val="200"/>
          <c:min val="-20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7817472"/>
        <c:crosses val="autoZero"/>
        <c:crossBetween val="between"/>
        <c:majorUnit val="50"/>
        <c:minorUnit val="10"/>
      </c:valAx>
    </c:plotArea>
    <c:plotVisOnly val="1"/>
    <c:dispBlanksAs val="span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7108486439195"/>
          <c:y val="5.1400554097404488E-2"/>
          <c:w val="0.83273359580052508"/>
          <c:h val="0.78338692038494429"/>
        </c:manualLayout>
      </c:layout>
      <c:scatterChart>
        <c:scatterStyle val="smoothMarker"/>
        <c:varyColors val="0"/>
        <c:ser>
          <c:idx val="0"/>
          <c:order val="0"/>
          <c:tx>
            <c:v>Absorbance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hade val="51000"/>
                      <a:satMod val="130000"/>
                    </a:schemeClr>
                  </a:gs>
                  <a:gs pos="80000">
                    <a:schemeClr val="accent1">
                      <a:shade val="93000"/>
                      <a:satMod val="130000"/>
                    </a:schemeClr>
                  </a:gs>
                  <a:gs pos="100000">
                    <a:schemeClr val="accent1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1"/>
            <c:dispEq val="0"/>
            <c:trendlineLbl>
              <c:layout>
                <c:manualLayout>
                  <c:x val="4.1870516185476797E-2"/>
                  <c:y val="0.1942012977544474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6.1195756780402365E-2"/>
                  <c:y val="0.2864309053205138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'Calibration Graph | CuSO4'!$A$2:$A$6</c:f>
              <c:numCache>
                <c:formatCode>General</c:formatCode>
                <c:ptCount val="5"/>
                <c:pt idx="0">
                  <c:v>5.0000000000000114E-3</c:v>
                </c:pt>
                <c:pt idx="1">
                  <c:v>1.0000000000000005E-2</c:v>
                </c:pt>
                <c:pt idx="2">
                  <c:v>2.5000000000000001E-2</c:v>
                </c:pt>
                <c:pt idx="3">
                  <c:v>0.05</c:v>
                </c:pt>
                <c:pt idx="4">
                  <c:v>7.5000000000000011E-2</c:v>
                </c:pt>
              </c:numCache>
            </c:numRef>
          </c:xVal>
          <c:yVal>
            <c:numRef>
              <c:f>'Calibration Graph | CuSO4'!$B$2:$B$6</c:f>
              <c:numCache>
                <c:formatCode>General</c:formatCode>
                <c:ptCount val="5"/>
                <c:pt idx="0">
                  <c:v>1.4999999999999998E-2</c:v>
                </c:pt>
                <c:pt idx="1">
                  <c:v>6.2000000000000034E-2</c:v>
                </c:pt>
                <c:pt idx="2" formatCode="0.000">
                  <c:v>0.15200000000000041</c:v>
                </c:pt>
                <c:pt idx="3">
                  <c:v>0.28600000000000031</c:v>
                </c:pt>
                <c:pt idx="4">
                  <c:v>0.379000000000003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7A5B-4BB7-91A3-E61DE4187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5010048"/>
        <c:axId val="145012608"/>
      </c:scatterChart>
      <c:valAx>
        <c:axId val="145010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Concentration (moldm-3)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012608"/>
        <c:crosses val="autoZero"/>
        <c:crossBetween val="midCat"/>
      </c:valAx>
      <c:valAx>
        <c:axId val="14501260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Absorbance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010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792239041952191"/>
          <c:y val="5.1400554097404488E-2"/>
          <c:w val="0.84128050693309564"/>
          <c:h val="0.740771361913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Graphs!$A$4</c:f>
              <c:strCache>
                <c:ptCount val="1"/>
                <c:pt idx="0">
                  <c:v>Heating Mantle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Graphs!$B$2:$F$2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Graphs!$B$4:$F$4</c:f>
              <c:numCache>
                <c:formatCode>General</c:formatCode>
                <c:ptCount val="5"/>
                <c:pt idx="0">
                  <c:v>45</c:v>
                </c:pt>
                <c:pt idx="1">
                  <c:v>58</c:v>
                </c:pt>
                <c:pt idx="2">
                  <c:v>49.5</c:v>
                </c:pt>
                <c:pt idx="3">
                  <c:v>16</c:v>
                </c:pt>
                <c:pt idx="4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C6-408D-9AC7-61700C3B660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0213760"/>
        <c:axId val="151217280"/>
      </c:barChart>
      <c:catAx>
        <c:axId val="1502137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Solvent Used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51217280"/>
        <c:crosses val="autoZero"/>
        <c:auto val="1"/>
        <c:lblAlgn val="ctr"/>
        <c:lblOffset val="100"/>
        <c:noMultiLvlLbl val="0"/>
      </c:catAx>
      <c:valAx>
        <c:axId val="151217280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0213760"/>
        <c:crosses val="autoZero"/>
        <c:crossBetween val="between"/>
        <c:majorUnit val="10"/>
        <c:minorUnit val="1"/>
      </c:valAx>
    </c:plotArea>
    <c:plotVisOnly val="1"/>
    <c:dispBlanksAs val="zero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789580462949591"/>
          <c:y val="8.8525524963817853E-2"/>
          <c:w val="0.80239720355616362"/>
          <c:h val="0.7117022030047809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Graphs!$A$13</c:f>
              <c:strCache>
                <c:ptCount val="1"/>
                <c:pt idx="0">
                  <c:v>0.010g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Graphs!$B$12:$F$12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Graphs!$B$13:$F$13</c:f>
              <c:numCache>
                <c:formatCode>General</c:formatCode>
                <c:ptCount val="5"/>
                <c:pt idx="0">
                  <c:v>36</c:v>
                </c:pt>
                <c:pt idx="1">
                  <c:v>7</c:v>
                </c:pt>
                <c:pt idx="2">
                  <c:v>33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77-4639-B5D1-F1317B87314C}"/>
            </c:ext>
          </c:extLst>
        </c:ser>
        <c:ser>
          <c:idx val="1"/>
          <c:order val="1"/>
          <c:tx>
            <c:strRef>
              <c:f>Graphs!$A$14</c:f>
              <c:strCache>
                <c:ptCount val="1"/>
                <c:pt idx="0">
                  <c:v>0.025g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Graphs!$B$12:$F$12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Graphs!$B$14:$F$14</c:f>
              <c:numCache>
                <c:formatCode>General</c:formatCode>
                <c:ptCount val="5"/>
                <c:pt idx="0">
                  <c:v>51</c:v>
                </c:pt>
                <c:pt idx="1">
                  <c:v>25</c:v>
                </c:pt>
                <c:pt idx="2">
                  <c:v>61</c:v>
                </c:pt>
                <c:pt idx="3">
                  <c:v>26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77-4639-B5D1-F1317B87314C}"/>
            </c:ext>
          </c:extLst>
        </c:ser>
        <c:ser>
          <c:idx val="2"/>
          <c:order val="2"/>
          <c:tx>
            <c:strRef>
              <c:f>Graphs!$A$15</c:f>
              <c:strCache>
                <c:ptCount val="1"/>
                <c:pt idx="0">
                  <c:v>0.050g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Graphs!$B$12:$F$12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Graphs!$B$15:$F$15</c:f>
              <c:numCache>
                <c:formatCode>General</c:formatCode>
                <c:ptCount val="5"/>
                <c:pt idx="0">
                  <c:v>45</c:v>
                </c:pt>
                <c:pt idx="1">
                  <c:v>58</c:v>
                </c:pt>
                <c:pt idx="2">
                  <c:v>78</c:v>
                </c:pt>
                <c:pt idx="3">
                  <c:v>16</c:v>
                </c:pt>
                <c:pt idx="4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77-4639-B5D1-F1317B87314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2615552"/>
        <c:axId val="153903872"/>
      </c:barChart>
      <c:catAx>
        <c:axId val="1526155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Solvent Used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53903872"/>
        <c:crosses val="autoZero"/>
        <c:auto val="1"/>
        <c:lblAlgn val="ctr"/>
        <c:lblOffset val="100"/>
        <c:noMultiLvlLbl val="0"/>
      </c:catAx>
      <c:valAx>
        <c:axId val="153903872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</a:t>
                </a:r>
                <a:r>
                  <a:rPr lang="en-US" baseline="0"/>
                  <a:t> Complexation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2615552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8708102674874646"/>
          <c:y val="1.681248177311213E-3"/>
          <c:w val="0.12867680741677787"/>
          <c:h val="0.27446414010899706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zero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595878451948455"/>
          <c:y val="9.2951662292214549E-2"/>
          <c:w val="0.7317923703878586"/>
          <c:h val="0.74257728200641582"/>
        </c:manualLayout>
      </c:layout>
      <c:lineChart>
        <c:grouping val="standard"/>
        <c:varyColors val="0"/>
        <c:ser>
          <c:idx val="0"/>
          <c:order val="0"/>
          <c:tx>
            <c:strRef>
              <c:f>Graphs!$B$12</c:f>
              <c:strCache>
                <c:ptCount val="1"/>
                <c:pt idx="0">
                  <c:v>Water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Graphs!$B$13:$B$15</c:f>
              <c:numCache>
                <c:formatCode>General</c:formatCode>
                <c:ptCount val="3"/>
                <c:pt idx="0">
                  <c:v>36</c:v>
                </c:pt>
                <c:pt idx="1">
                  <c:v>51</c:v>
                </c:pt>
                <c:pt idx="2">
                  <c:v>45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F891-46C9-B94D-7BCAD27EE009}"/>
            </c:ext>
          </c:extLst>
        </c:ser>
        <c:ser>
          <c:idx val="1"/>
          <c:order val="1"/>
          <c:tx>
            <c:strRef>
              <c:f>Graphs!$C$12</c:f>
              <c:strCache>
                <c:ptCount val="1"/>
                <c:pt idx="0">
                  <c:v>Ethanol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Graphs!$C$13:$C$15</c:f>
              <c:numCache>
                <c:formatCode>General</c:formatCode>
                <c:ptCount val="3"/>
                <c:pt idx="0">
                  <c:v>7</c:v>
                </c:pt>
                <c:pt idx="1">
                  <c:v>25</c:v>
                </c:pt>
                <c:pt idx="2">
                  <c:v>58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F891-46C9-B94D-7BCAD27EE009}"/>
            </c:ext>
          </c:extLst>
        </c:ser>
        <c:ser>
          <c:idx val="2"/>
          <c:order val="2"/>
          <c:tx>
            <c:strRef>
              <c:f>Graphs!$D$12</c:f>
              <c:strCache>
                <c:ptCount val="1"/>
                <c:pt idx="0">
                  <c:v>Methanol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Graphs!$D$13:$D$15</c:f>
              <c:numCache>
                <c:formatCode>General</c:formatCode>
                <c:ptCount val="3"/>
                <c:pt idx="0">
                  <c:v>33</c:v>
                </c:pt>
                <c:pt idx="1">
                  <c:v>61</c:v>
                </c:pt>
                <c:pt idx="2">
                  <c:v>78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F891-46C9-B94D-7BCAD27EE009}"/>
            </c:ext>
          </c:extLst>
        </c:ser>
        <c:ser>
          <c:idx val="3"/>
          <c:order val="3"/>
          <c:tx>
            <c:strRef>
              <c:f>Graphs!$E$12</c:f>
              <c:strCache>
                <c:ptCount val="1"/>
                <c:pt idx="0">
                  <c:v> Ethanol (50%)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Graphs!$E$13:$E$15</c:f>
              <c:numCache>
                <c:formatCode>General</c:formatCode>
                <c:ptCount val="3"/>
                <c:pt idx="0">
                  <c:v>0</c:v>
                </c:pt>
                <c:pt idx="1">
                  <c:v>26</c:v>
                </c:pt>
                <c:pt idx="2">
                  <c:v>16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F891-46C9-B94D-7BCAD27EE009}"/>
            </c:ext>
          </c:extLst>
        </c:ser>
        <c:ser>
          <c:idx val="4"/>
          <c:order val="4"/>
          <c:tx>
            <c:strRef>
              <c:f>Graphs!$F$12</c:f>
              <c:strCache>
                <c:ptCount val="1"/>
                <c:pt idx="0">
                  <c:v> Methanol (50%)</c:v>
                </c:pt>
              </c:strCache>
            </c:strRef>
          </c:tx>
          <c:cat>
            <c:strRef>
              <c:f>Graphs!$A$13:$A$15</c:f>
              <c:strCache>
                <c:ptCount val="3"/>
                <c:pt idx="0">
                  <c:v>0.010g</c:v>
                </c:pt>
                <c:pt idx="1">
                  <c:v>0.025g</c:v>
                </c:pt>
                <c:pt idx="2">
                  <c:v>0.050g</c:v>
                </c:pt>
              </c:strCache>
            </c:strRef>
          </c:cat>
          <c:val>
            <c:numRef>
              <c:f>Graphs!$F$13:$F$15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891-46C9-B94D-7BCAD27EE0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6299136"/>
        <c:axId val="167325696"/>
      </c:lineChart>
      <c:catAx>
        <c:axId val="16629913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Mass of PPP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67325696"/>
        <c:crosses val="autoZero"/>
        <c:auto val="1"/>
        <c:lblAlgn val="ctr"/>
        <c:lblOffset val="100"/>
        <c:noMultiLvlLbl val="0"/>
      </c:catAx>
      <c:valAx>
        <c:axId val="167325696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6299136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77452195997730711"/>
          <c:y val="3.1239047174557583E-3"/>
          <c:w val="0.22547804002269464"/>
          <c:h val="0.49546814078455825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span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509883223098851"/>
          <c:y val="6.8450232182515711E-2"/>
          <c:w val="0.81395794939197752"/>
          <c:h val="0.7280327074500302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Graphs!$A$22</c:f>
              <c:strCache>
                <c:ptCount val="1"/>
                <c:pt idx="0">
                  <c:v>0.025M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Graphs!$B$20:$F$21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Graphs!$B$22:$F$22</c:f>
              <c:numCache>
                <c:formatCode>General</c:formatCode>
                <c:ptCount val="5"/>
                <c:pt idx="0">
                  <c:v>58</c:v>
                </c:pt>
                <c:pt idx="1">
                  <c:v>57</c:v>
                </c:pt>
                <c:pt idx="2">
                  <c:v>44</c:v>
                </c:pt>
                <c:pt idx="3">
                  <c:v>61</c:v>
                </c:pt>
                <c:pt idx="4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78-4F32-895C-2C8013BDF469}"/>
            </c:ext>
          </c:extLst>
        </c:ser>
        <c:ser>
          <c:idx val="1"/>
          <c:order val="1"/>
          <c:tx>
            <c:strRef>
              <c:f>Graphs!$A$23</c:f>
              <c:strCache>
                <c:ptCount val="1"/>
                <c:pt idx="0">
                  <c:v>0.050M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Graphs!$B$20:$F$21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Graphs!$B$23:$F$23</c:f>
              <c:numCache>
                <c:formatCode>General</c:formatCode>
                <c:ptCount val="5"/>
                <c:pt idx="0">
                  <c:v>45</c:v>
                </c:pt>
                <c:pt idx="1">
                  <c:v>58</c:v>
                </c:pt>
                <c:pt idx="2">
                  <c:v>49.5</c:v>
                </c:pt>
                <c:pt idx="3">
                  <c:v>16</c:v>
                </c:pt>
                <c:pt idx="4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78-4F32-895C-2C8013BDF469}"/>
            </c:ext>
          </c:extLst>
        </c:ser>
        <c:ser>
          <c:idx val="2"/>
          <c:order val="2"/>
          <c:tx>
            <c:strRef>
              <c:f>Graphs!$A$24</c:f>
              <c:strCache>
                <c:ptCount val="1"/>
                <c:pt idx="0">
                  <c:v>0.075M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Graphs!$B$20:$F$21</c:f>
              <c:strCache>
                <c:ptCount val="5"/>
                <c:pt idx="0">
                  <c:v>Water</c:v>
                </c:pt>
                <c:pt idx="1">
                  <c:v>Ethanol</c:v>
                </c:pt>
                <c:pt idx="2">
                  <c:v>Methanol</c:v>
                </c:pt>
                <c:pt idx="3">
                  <c:v> Ethanol (50%)</c:v>
                </c:pt>
                <c:pt idx="4">
                  <c:v> Methanol (50%)</c:v>
                </c:pt>
              </c:strCache>
            </c:strRef>
          </c:cat>
          <c:val>
            <c:numRef>
              <c:f>Graphs!$B$24:$F$24</c:f>
              <c:numCache>
                <c:formatCode>General</c:formatCode>
                <c:ptCount val="5"/>
                <c:pt idx="0">
                  <c:v>34</c:v>
                </c:pt>
                <c:pt idx="1">
                  <c:v>33</c:v>
                </c:pt>
                <c:pt idx="2">
                  <c:v>51</c:v>
                </c:pt>
                <c:pt idx="3">
                  <c:v>20.5</c:v>
                </c:pt>
                <c:pt idx="4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78-4F32-895C-2C8013BDF46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1829504"/>
        <c:axId val="172806528"/>
      </c:barChart>
      <c:catAx>
        <c:axId val="1718295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Solvent</a:t>
                </a:r>
                <a:r>
                  <a:rPr lang="en-US" baseline="0"/>
                  <a:t> Used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72806528"/>
        <c:crosses val="autoZero"/>
        <c:auto val="1"/>
        <c:lblAlgn val="ctr"/>
        <c:lblOffset val="100"/>
        <c:noMultiLvlLbl val="0"/>
      </c:catAx>
      <c:valAx>
        <c:axId val="172806528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1829504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85733260450546001"/>
          <c:y val="1.681248177311213E-3"/>
          <c:w val="0.14211020335530974"/>
          <c:h val="0.26140803553401981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zero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252616380479855"/>
          <c:y val="6.2325055521905905E-2"/>
          <c:w val="0.79756592926434267"/>
          <c:h val="0.76783282858874058"/>
        </c:manualLayout>
      </c:layout>
      <c:lineChart>
        <c:grouping val="standard"/>
        <c:varyColors val="0"/>
        <c:ser>
          <c:idx val="0"/>
          <c:order val="0"/>
          <c:tx>
            <c:strRef>
              <c:f>Graphs!$B$21</c:f>
              <c:strCache>
                <c:ptCount val="1"/>
                <c:pt idx="0">
                  <c:v>Water</c:v>
                </c:pt>
              </c:strCache>
            </c:strRef>
          </c:tx>
          <c:cat>
            <c:strRef>
              <c:f>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Graphs!$B$22:$B$24</c:f>
              <c:numCache>
                <c:formatCode>General</c:formatCode>
                <c:ptCount val="3"/>
                <c:pt idx="0">
                  <c:v>58</c:v>
                </c:pt>
                <c:pt idx="1">
                  <c:v>45</c:v>
                </c:pt>
                <c:pt idx="2">
                  <c:v>34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03B2-4072-BAAC-F40F33E50727}"/>
            </c:ext>
          </c:extLst>
        </c:ser>
        <c:ser>
          <c:idx val="1"/>
          <c:order val="1"/>
          <c:tx>
            <c:strRef>
              <c:f>Graphs!$C$21</c:f>
              <c:strCache>
                <c:ptCount val="1"/>
                <c:pt idx="0">
                  <c:v>Ethanol</c:v>
                </c:pt>
              </c:strCache>
            </c:strRef>
          </c:tx>
          <c:cat>
            <c:strRef>
              <c:f>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Graphs!$C$22:$C$24</c:f>
              <c:numCache>
                <c:formatCode>General</c:formatCode>
                <c:ptCount val="3"/>
                <c:pt idx="0">
                  <c:v>57</c:v>
                </c:pt>
                <c:pt idx="1">
                  <c:v>58</c:v>
                </c:pt>
                <c:pt idx="2">
                  <c:v>33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03B2-4072-BAAC-F40F33E50727}"/>
            </c:ext>
          </c:extLst>
        </c:ser>
        <c:ser>
          <c:idx val="2"/>
          <c:order val="2"/>
          <c:tx>
            <c:strRef>
              <c:f>Graphs!$D$21</c:f>
              <c:strCache>
                <c:ptCount val="1"/>
                <c:pt idx="0">
                  <c:v>Methanol</c:v>
                </c:pt>
              </c:strCache>
            </c:strRef>
          </c:tx>
          <c:cat>
            <c:strRef>
              <c:f>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Graphs!$D$22:$D$24</c:f>
              <c:numCache>
                <c:formatCode>General</c:formatCode>
                <c:ptCount val="3"/>
                <c:pt idx="0">
                  <c:v>44</c:v>
                </c:pt>
                <c:pt idx="1">
                  <c:v>49.5</c:v>
                </c:pt>
                <c:pt idx="2">
                  <c:v>51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03B2-4072-BAAC-F40F33E50727}"/>
            </c:ext>
          </c:extLst>
        </c:ser>
        <c:ser>
          <c:idx val="3"/>
          <c:order val="3"/>
          <c:tx>
            <c:strRef>
              <c:f>Graphs!$E$21</c:f>
              <c:strCache>
                <c:ptCount val="1"/>
                <c:pt idx="0">
                  <c:v> Ethanol (50%)</c:v>
                </c:pt>
              </c:strCache>
            </c:strRef>
          </c:tx>
          <c:cat>
            <c:strRef>
              <c:f>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Graphs!$E$22:$E$24</c:f>
              <c:numCache>
                <c:formatCode>General</c:formatCode>
                <c:ptCount val="3"/>
                <c:pt idx="0">
                  <c:v>61</c:v>
                </c:pt>
                <c:pt idx="1">
                  <c:v>16</c:v>
                </c:pt>
                <c:pt idx="2">
                  <c:v>20.5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03B2-4072-BAAC-F40F33E50727}"/>
            </c:ext>
          </c:extLst>
        </c:ser>
        <c:ser>
          <c:idx val="4"/>
          <c:order val="4"/>
          <c:tx>
            <c:strRef>
              <c:f>Graphs!$F$21</c:f>
              <c:strCache>
                <c:ptCount val="1"/>
                <c:pt idx="0">
                  <c:v> Methanol (50%)</c:v>
                </c:pt>
              </c:strCache>
            </c:strRef>
          </c:tx>
          <c:cat>
            <c:strRef>
              <c:f>Graphs!$A$22:$A$24</c:f>
              <c:strCache>
                <c:ptCount val="3"/>
                <c:pt idx="0">
                  <c:v>0.025M</c:v>
                </c:pt>
                <c:pt idx="1">
                  <c:v>0.050M</c:v>
                </c:pt>
                <c:pt idx="2">
                  <c:v>0.075M</c:v>
                </c:pt>
              </c:strCache>
            </c:strRef>
          </c:cat>
          <c:val>
            <c:numRef>
              <c:f>Graphs!$F$22:$F$24</c:f>
              <c:numCache>
                <c:formatCode>General</c:formatCode>
                <c:ptCount val="3"/>
                <c:pt idx="0">
                  <c:v>18</c:v>
                </c:pt>
                <c:pt idx="1">
                  <c:v>24</c:v>
                </c:pt>
                <c:pt idx="2">
                  <c:v>34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03B2-4072-BAAC-F40F33E507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9048704"/>
        <c:axId val="209051008"/>
      </c:lineChart>
      <c:catAx>
        <c:axId val="2090487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Concentration</a:t>
                </a:r>
                <a:r>
                  <a:rPr lang="en-US" baseline="0"/>
                  <a:t> of Cu</a:t>
                </a:r>
                <a:r>
                  <a:rPr lang="en-US" baseline="30000"/>
                  <a:t>2+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09051008"/>
        <c:crosses val="autoZero"/>
        <c:auto val="1"/>
        <c:lblAlgn val="ctr"/>
        <c:lblOffset val="100"/>
        <c:noMultiLvlLbl val="0"/>
      </c:catAx>
      <c:valAx>
        <c:axId val="209051008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9048704"/>
        <c:crosses val="autoZero"/>
        <c:crossBetween val="between"/>
        <c:majorUnit val="10"/>
        <c:minorUnit val="1"/>
      </c:valAx>
    </c:plotArea>
    <c:legend>
      <c:legendPos val="r"/>
      <c:layout>
        <c:manualLayout>
          <c:xMode val="edge"/>
          <c:yMode val="edge"/>
          <c:x val="0.79953670728918214"/>
          <c:y val="3.3756197142024812E-4"/>
          <c:w val="0.20046329271081939"/>
          <c:h val="0.57363900666263545"/>
        </c:manualLayout>
      </c:layout>
      <c:overlay val="0"/>
      <c:spPr>
        <a:solidFill>
          <a:schemeClr val="bg1">
            <a:lumMod val="85000"/>
          </a:schemeClr>
        </a:solidFill>
      </c:spPr>
    </c:legend>
    <c:plotVisOnly val="1"/>
    <c:dispBlanksAs val="span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989326243966296"/>
          <c:y val="9.6337753319868463E-2"/>
          <c:w val="0.77689262497256661"/>
          <c:h val="0.8417992174770091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Graphs!$A$32</c:f>
              <c:strCache>
                <c:ptCount val="1"/>
                <c:pt idx="0">
                  <c:v>.10:30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Graphs!$B$32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65-4E71-AA8B-23A513714E66}"/>
            </c:ext>
          </c:extLst>
        </c:ser>
        <c:ser>
          <c:idx val="1"/>
          <c:order val="1"/>
          <c:tx>
            <c:strRef>
              <c:f>Graphs!$A$33</c:f>
              <c:strCache>
                <c:ptCount val="1"/>
                <c:pt idx="0">
                  <c:v>.10:20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Graphs!$B$33</c:f>
              <c:numCache>
                <c:formatCode>General</c:formatCode>
                <c:ptCount val="1"/>
                <c:pt idx="0">
                  <c:v>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F65-4E71-AA8B-23A513714E66}"/>
            </c:ext>
          </c:extLst>
        </c:ser>
        <c:ser>
          <c:idx val="2"/>
          <c:order val="2"/>
          <c:tx>
            <c:strRef>
              <c:f>Graphs!$A$34</c:f>
              <c:strCache>
                <c:ptCount val="1"/>
                <c:pt idx="0">
                  <c:v>.20:30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Graphs!$B$34</c:f>
              <c:numCache>
                <c:formatCode>General</c:formatCode>
                <c:ptCount val="1"/>
                <c:pt idx="0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F65-4E71-AA8B-23A513714E66}"/>
            </c:ext>
          </c:extLst>
        </c:ser>
        <c:ser>
          <c:idx val="3"/>
          <c:order val="3"/>
          <c:tx>
            <c:strRef>
              <c:f>Graphs!$A$35</c:f>
              <c:strCache>
                <c:ptCount val="1"/>
                <c:pt idx="0">
                  <c:v>.10:10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Graphs!$B$35</c:f>
              <c:numCache>
                <c:formatCode>General</c:formatCode>
                <c:ptCount val="1"/>
              </c:numCache>
            </c:numRef>
          </c:val>
          <c:extLst>
            <c:ext xmlns:c16="http://schemas.microsoft.com/office/drawing/2014/chart" uri="{C3380CC4-5D6E-409C-BE32-E72D297353CC}">
              <c16:uniqueId val="{00000003-7F65-4E71-AA8B-23A513714E66}"/>
            </c:ext>
          </c:extLst>
        </c:ser>
        <c:ser>
          <c:idx val="4"/>
          <c:order val="4"/>
          <c:tx>
            <c:strRef>
              <c:f>Graphs!$A$36</c:f>
              <c:strCache>
                <c:ptCount val="1"/>
                <c:pt idx="0">
                  <c:v>.30:20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Graphs!$B$36</c:f>
              <c:numCache>
                <c:formatCode>General</c:formatCode>
                <c:ptCount val="1"/>
              </c:numCache>
            </c:numRef>
          </c:val>
          <c:extLst>
            <c:ext xmlns:c16="http://schemas.microsoft.com/office/drawing/2014/chart" uri="{C3380CC4-5D6E-409C-BE32-E72D297353CC}">
              <c16:uniqueId val="{00000004-7F65-4E71-AA8B-23A513714E66}"/>
            </c:ext>
          </c:extLst>
        </c:ser>
        <c:ser>
          <c:idx val="5"/>
          <c:order val="5"/>
          <c:tx>
            <c:strRef>
              <c:f>Graphs!$A$37</c:f>
              <c:strCache>
                <c:ptCount val="1"/>
                <c:pt idx="0">
                  <c:v>.20:10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Graphs!$B$37</c:f>
              <c:numCache>
                <c:formatCode>General</c:formatCode>
                <c:ptCount val="1"/>
                <c:pt idx="0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F65-4E71-AA8B-23A513714E66}"/>
            </c:ext>
          </c:extLst>
        </c:ser>
        <c:ser>
          <c:idx val="6"/>
          <c:order val="6"/>
          <c:tx>
            <c:strRef>
              <c:f>Graphs!$A$38</c:f>
              <c:strCache>
                <c:ptCount val="1"/>
                <c:pt idx="0">
                  <c:v>.30:10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Graphs!$B$31</c:f>
              <c:strCache>
                <c:ptCount val="1"/>
                <c:pt idx="0">
                  <c:v>Water</c:v>
                </c:pt>
              </c:strCache>
            </c:strRef>
          </c:cat>
          <c:val>
            <c:numRef>
              <c:f>Graphs!$B$38</c:f>
              <c:numCache>
                <c:formatCode>General</c:formatCode>
                <c:ptCount val="1"/>
                <c:pt idx="0">
                  <c:v>-170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F65-4E71-AA8B-23A513714E6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0303488"/>
        <c:axId val="150305024"/>
      </c:barChart>
      <c:catAx>
        <c:axId val="150303488"/>
        <c:scaling>
          <c:orientation val="minMax"/>
        </c:scaling>
        <c:delete val="1"/>
        <c:axPos val="b"/>
        <c:numFmt formatCode="General" sourceLinked="0"/>
        <c:majorTickMark val="out"/>
        <c:minorTickMark val="none"/>
        <c:tickLblPos val="nextTo"/>
        <c:crossAx val="150305024"/>
        <c:crosses val="autoZero"/>
        <c:auto val="1"/>
        <c:lblAlgn val="ctr"/>
        <c:lblOffset val="100"/>
        <c:noMultiLvlLbl val="0"/>
      </c:catAx>
      <c:valAx>
        <c:axId val="150305024"/>
        <c:scaling>
          <c:orientation val="minMax"/>
          <c:max val="1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0303488"/>
        <c:crosses val="autoZero"/>
        <c:crossBetween val="between"/>
        <c:majorUnit val="10"/>
        <c:minorUnit val="1"/>
      </c:valAx>
    </c:plotArea>
    <c:legend>
      <c:legendPos val="r"/>
      <c:overlay val="0"/>
      <c:spPr>
        <a:solidFill>
          <a:schemeClr val="bg1">
            <a:lumMod val="85000"/>
          </a:schemeClr>
        </a:solidFill>
      </c:spPr>
    </c:legend>
    <c:plotVisOnly val="1"/>
    <c:dispBlanksAs val="zero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832301775817716"/>
          <c:y val="8.9308278221629844E-2"/>
          <c:w val="0.86225279224946283"/>
          <c:h val="0.84505787690788214"/>
        </c:manualLayout>
      </c:layout>
      <c:lineChart>
        <c:grouping val="standard"/>
        <c:varyColors val="0"/>
        <c:ser>
          <c:idx val="0"/>
          <c:order val="0"/>
          <c:tx>
            <c:strRef>
              <c:f>Graphs!$B$30:$B$31</c:f>
              <c:strCache>
                <c:ptCount val="1"/>
                <c:pt idx="0">
                  <c:v>Solution:Cu2+ Ratio Water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Graphs!$A$32:$A$38</c:f>
              <c:strCache>
                <c:ptCount val="7"/>
                <c:pt idx="0">
                  <c:v>.10:30</c:v>
                </c:pt>
                <c:pt idx="1">
                  <c:v>.10:20</c:v>
                </c:pt>
                <c:pt idx="2">
                  <c:v>.20:30</c:v>
                </c:pt>
                <c:pt idx="3">
                  <c:v>.10:10</c:v>
                </c:pt>
                <c:pt idx="4">
                  <c:v>.30:20</c:v>
                </c:pt>
                <c:pt idx="5">
                  <c:v>.20:10</c:v>
                </c:pt>
                <c:pt idx="6">
                  <c:v>.30:10</c:v>
                </c:pt>
              </c:strCache>
            </c:strRef>
          </c:cat>
          <c:val>
            <c:numRef>
              <c:f>Graphs!$B$32:$B$38</c:f>
              <c:numCache>
                <c:formatCode>General</c:formatCode>
                <c:ptCount val="7"/>
                <c:pt idx="0">
                  <c:v>24</c:v>
                </c:pt>
                <c:pt idx="1">
                  <c:v>32</c:v>
                </c:pt>
                <c:pt idx="2">
                  <c:v>25</c:v>
                </c:pt>
                <c:pt idx="5">
                  <c:v>45</c:v>
                </c:pt>
                <c:pt idx="6">
                  <c:v>-170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8838-4FA0-9504-BD7083E14CA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50337792"/>
        <c:axId val="150749568"/>
      </c:lineChart>
      <c:catAx>
        <c:axId val="150337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Ratios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50749568"/>
        <c:crosses val="autoZero"/>
        <c:auto val="1"/>
        <c:lblAlgn val="ctr"/>
        <c:lblOffset val="100"/>
        <c:noMultiLvlLbl val="0"/>
      </c:catAx>
      <c:valAx>
        <c:axId val="150749568"/>
        <c:scaling>
          <c:orientation val="minMax"/>
          <c:max val="200"/>
          <c:min val="-20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 Complexation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0337792"/>
        <c:crosses val="autoZero"/>
        <c:crossBetween val="between"/>
        <c:majorUnit val="50"/>
        <c:minorUnit val="10"/>
      </c:valAx>
    </c:plotArea>
    <c:plotVisOnly val="1"/>
    <c:dispBlanksAs val="span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ACA858-4D5C-47EB-96D7-DF4AEF52EE21}">
  <we:reference id="wa104380118" version="2.0.0.0" store="en-GB" storeType="OMEX"/>
  <we:alternateReferences>
    <we:reference id="WA104380118" version="2.0.0.0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Words: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HMEffects</b:Tag>
    <b:SourceType>JournalArticle</b:SourceType>
    <b:Guid>{AD451BC9-C638-4CA2-B3F2-782E4E143C28}</b:Guid>
    <b:Author>
      <b:Author>
        <b:NameList>
          <b:Person>
            <b:Last>Rehman</b:Last>
            <b:First>Kanwal</b:First>
          </b:Person>
          <b:Person>
            <b:Last>Fatima</b:Last>
            <b:First>Fiza</b:First>
          </b:Person>
          <b:Person>
            <b:Last>Waheed</b:Last>
            <b:First>Iqra</b:First>
          </b:Person>
          <b:Person>
            <b:Last>Akash</b:Last>
            <b:First>Muhammad</b:First>
            <b:Middle>Sajid Hamid</b:Middle>
          </b:Person>
        </b:NameList>
      </b:Author>
    </b:Author>
    <b:Title>Prevalence of Exposure of Heavy Metals and Their Impact on Health Consequences</b:Title>
    <b:JournalName>Journal of Cellular Biochemistry</b:JournalName>
    <b:Year>2017</b:Year>
    <b:Pages>2</b:Pages>
    <b:City>Faisalabad</b:City>
    <b:Month>June</b:Month>
    <b:Day>22</b:Day>
    <b:ShortTitle>Exposure of heavy metal</b:ShortTitle>
    <b:StandardNumber>10.1002/jcb.26234</b:StandardNumber>
    <b:RefOrder>4</b:RefOrder>
  </b:Source>
  <b:Source>
    <b:Tag>PomeGood</b:Tag>
    <b:SourceType>JournalArticle</b:SourceType>
    <b:Guid>{60181265-8E27-43A4-931F-79CE92379E38}</b:Guid>
    <b:Author>
      <b:Author>
        <b:NameList>
          <b:Person>
            <b:Last>Zarfeshany</b:Last>
            <b:First>Aida</b:First>
          </b:Person>
          <b:Person>
            <b:Last>Asgary</b:Last>
            <b:First>Sedigheh</b:First>
          </b:Person>
          <b:Person>
            <b:Last>Javanmard</b:Last>
            <b:First>Shaghayegh</b:First>
            <b:Middle>Haghjoo</b:Middle>
          </b:Person>
        </b:NameList>
      </b:Author>
    </b:Author>
    <b:Title>Potent health effects of pomegranate</b:Title>
    <b:JournalName>Advanced Biomedical Research</b:JournalName>
    <b:Year>2014</b:Year>
    <b:Pages>1-6</b:Pages>
    <b:City>Isfahan</b:City>
    <b:Publisher>Advanced Biomedical Research</b:Publisher>
    <b:Volume>3</b:Volume>
    <b:Issue>1</b:Issue>
    <b:StandardNumber>10.4103/2277-9175.129371</b:StandardNumber>
    <b:RefOrder>8</b:RefOrder>
  </b:Source>
  <b:Source>
    <b:Tag>PomePeelAmount</b:Tag>
    <b:SourceType>JournalArticle</b:SourceType>
    <b:Guid>{F9FED899-3FDF-4BE4-9DF3-E07CE6BF9E7A}</b:Guid>
    <b:Author>
      <b:Author>
        <b:NameList>
          <b:Person>
            <b:Last>Derakhshan</b:Last>
            <b:First>Zahra</b:First>
          </b:Person>
          <b:Person>
            <b:Last>Ferrante</b:Last>
            <b:First>Margherita</b:First>
          </b:Person>
          <b:Person>
            <b:Last>Tadi</b:Last>
            <b:First>Marzieh</b:First>
          </b:Person>
          <b:Person>
            <b:Last>Ansari</b:Last>
            <b:First>Farnoosh</b:First>
          </b:Person>
          <b:Person>
            <b:Last>Heydari</b:Last>
            <b:First>Ali</b:First>
          </b:Person>
          <b:Person>
            <b:Last>Hosseini</b:Last>
            <b:First>Motahreh</b:First>
            <b:Middle>Sadat</b:Middle>
          </b:Person>
          <b:Person>
            <b:Last>Conti</b:Last>
            <b:First>Gea</b:First>
            <b:Middle>Oliveri</b:Middle>
          </b:Person>
          <b:Person>
            <b:Last>Sadarabad</b:Last>
            <b:First>Elham</b:First>
            <b:Middle>Khalili</b:Middle>
          </b:Person>
        </b:NameList>
      </b:Author>
    </b:Author>
    <b:Title>Antioxidant activity and total phenolic content of ethanolic extract of pomegranate peels, juice and seeds</b:Title>
    <b:JournalName>Food and Chemical Toxicology</b:JournalName>
    <b:Year>2018</b:Year>
    <b:Pages>3</b:Pages>
    <b:Volume>114</b:Volume>
    <b:StandardNumber>10.1016/j.fct.2018.02.023</b:StandardNumber>
    <b:RefOrder>10</b:RefOrder>
  </b:Source>
  <b:Source>
    <b:Tag>DryPPP</b:Tag>
    <b:SourceType>JournalArticle</b:SourceType>
    <b:Guid>{FE33350F-18B1-406A-B3D2-E5036371865B}</b:Guid>
    <b:Author>
      <b:Author>
        <b:NameList>
          <b:Person>
            <b:Last>Rashed</b:Last>
            <b:First>Musaab</b:First>
            <b:Middle>K.</b:Middle>
          </b:Person>
          <b:Person>
            <b:Last>Tayh</b:Last>
            <b:First>Wissam</b:First>
          </b:Person>
        </b:NameList>
      </b:Author>
    </b:Author>
    <b:Title>Removal of Heavy Metals from Wastewater Using Pomegranate Peel.</b:Title>
    <b:JournalName>IOP Conference Series: Materials Science and Engineering</b:JournalName>
    <b:Year>2020</b:Year>
    <b:Pages>1-2</b:Pages>
    <b:City>Baghdad</b:City>
    <b:Publisher>IOP Publishing Ltd</b:Publisher>
    <b:StandardNumber>10.1088/1757-899X/881/1/012187</b:StandardNumber>
    <b:RefOrder>7</b:RefOrder>
  </b:Source>
  <b:Source>
    <b:Tag>PomeComposition</b:Tag>
    <b:SourceType>JournalArticle</b:SourceType>
    <b:Guid>{58243D52-B0CC-406B-81AB-8000E7F3B8D4}</b:Guid>
    <b:Author>
      <b:Author>
        <b:NameList>
          <b:Person>
            <b:Last>Mo</b:Last>
            <b:First>Yaxian</b:First>
          </b:Person>
          <b:Person>
            <b:Last>Ma</b:Last>
            <b:First>Jiaqi</b:First>
          </b:Person>
          <b:Person>
            <b:Last>Gao</b:Last>
            <b:First>Wentao</b:First>
          </b:Person>
          <b:Person>
            <b:Last>Zhang</b:Last>
            <b:First>Lei</b:First>
          </b:Person>
          <b:Person>
            <b:Last>Li</b:Last>
            <b:First>Jiangui</b:First>
          </b:Person>
          <b:Person>
            <b:Last>Li</b:Last>
            <b:First>Jingming</b:First>
          </b:Person>
          <b:Person>
            <b:Last>Zang</b:Last>
            <b:First>Jiachen</b:First>
          </b:Person>
        </b:NameList>
      </b:Author>
    </b:Author>
    <b:Title>Pomegranate Peel as a Source of Bioactive Compounds: A Mini Review on Their Physiological Functions</b:Title>
    <b:JournalName>Frontiers in Nutrition</b:JournalName>
    <b:Year>2022</b:Year>
    <b:Pages>2-3</b:Pages>
    <b:Volume>9</b:Volume>
    <b:StandardNumber>10.3389/fnut.2022.887113</b:StandardNumber>
    <b:RefOrder>9</b:RefOrder>
  </b:Source>
  <b:Source>
    <b:Tag>EDTA_BAD</b:Tag>
    <b:SourceType>JournalArticle</b:SourceType>
    <b:Guid>{7D7D05EA-FC97-44D5-A434-7EF34F09BE9B}</b:Guid>
    <b:Author>
      <b:Author>
        <b:NameList>
          <b:Person>
            <b:First>Hinck</b:First>
          </b:Person>
          <b:Person>
            <b:First>Ferguson</b:First>
          </b:Person>
          <b:Person>
            <b:Last>Puhaakka</b:Last>
          </b:Person>
        </b:NameList>
      </b:Author>
    </b:Author>
    <b:Title>Resistance of EDTA and DTPA to Aerobic Biodegradation</b:Title>
    <b:JournalName>Water Science &amp; Technology</b:JournalName>
    <b:Year>1997</b:Year>
    <b:Pages>7</b:Pages>
    <b:City>Seattle</b:City>
    <b:Month>February</b:Month>
    <b:Day>1</b:Day>
    <b:Publisher>IWA Publishing</b:Publisher>
    <b:Volume>35</b:Volume>
    <b:Issue>2-3</b:Issue>
    <b:StandardNumber>10.2166/wst.1997.0474</b:StandardNumber>
    <b:RefOrder>5</b:RefOrder>
  </b:Source>
  <b:Source>
    <b:Tag>CopperWater</b:Tag>
    <b:SourceType>JournalArticle</b:SourceType>
    <b:Guid>{8FDA73D8-3919-4557-A34E-A8CB4B6385B5}</b:Guid>
    <b:Author>
      <b:Author>
        <b:NameList>
          <b:Person>
            <b:Last>Manne</b:Last>
            <b:First>Ravi</b:First>
          </b:Person>
          <b:Person>
            <b:Last>Kumaradoss</b:Last>
            <b:First>Mohan</b:First>
            <b:Middle>Maruga Raja Muthu</b:Middle>
          </b:Person>
          <b:Person>
            <b:Last>Iska</b:Last>
            <b:First>Raja</b:First>
            <b:Middle>Sekhara Reddy</b:Middle>
          </b:Person>
          <b:Person>
            <b:Last>Devarajan</b:Last>
            <b:First>Agilandeswari</b:First>
          </b:Person>
          <b:Person>
            <b:Last>Mekala</b:Last>
            <b:First>Nageswararao</b:First>
          </b:Person>
        </b:NameList>
      </b:Author>
    </b:Author>
    <b:Title>Water quality and risk assessment of copper content in drinking water stored in copper container</b:Title>
    <b:JournalName>Applied Water Science</b:JournalName>
    <b:Year>2022</b:Year>
    <b:Pages>3, 5-6</b:Pages>
    <b:Month>March</b:Month>
    <b:Publisher>Springer Nature</b:Publisher>
    <b:Volume>12</b:Volume>
    <b:Issue>3</b:Issue>
    <b:StandardNumber>10.1007/s13201-021-01542-x</b:StandardNumber>
    <b:RefOrder>13</b:RefOrder>
  </b:Source>
  <b:Source>
    <b:Tag>MolView</b:Tag>
    <b:SourceType>InternetSite</b:SourceType>
    <b:Guid>{33D96F45-17DA-4EF6-87CD-95477C59686A}</b:Guid>
    <b:Author>
      <b:Author>
        <b:NameList>
          <b:Person>
            <b:Last>MolView</b:Last>
          </b:Person>
        </b:NameList>
      </b:Author>
    </b:Author>
    <b:Title>MolView</b:Title>
    <b:YearAccessed>2023</b:YearAccessed>
    <b:MonthAccessed>December</b:MonthAccessed>
    <b:DayAccessed>2</b:DayAccessed>
    <b:URL>https://molview.org</b:URL>
    <b:RefOrder>25</b:RefOrder>
  </b:Source>
  <b:Source>
    <b:Tag>EDTAGood</b:Tag>
    <b:SourceType>JournalArticle</b:SourceType>
    <b:Guid>{90FDF18D-3F2E-4669-9DDB-A1C10847DCD7}</b:Guid>
    <b:Author>
      <b:Author>
        <b:NameList>
          <b:Person>
            <b:Last>Lo</b:Last>
            <b:First>Irene</b:First>
            <b:Middle>M.C.</b:Middle>
          </b:Person>
          <b:Person>
            <b:Last>Yang</b:Last>
            <b:First>X.</b:First>
            <b:Middle>Y.</b:Middle>
          </b:Person>
        </b:NameList>
      </b:Author>
    </b:Author>
    <b:Title>EDTA Extraction of Heavy Metals from Different Soil Fractions and Synthetic Soils</b:Title>
    <b:Year>1997</b:Year>
    <b:Month>November</b:Month>
    <b:Day>20</b:Day>
    <b:JournalName>Water, Air, and Soil Pollution</b:JournalName>
    <b:Pages>225</b:Pages>
    <b:City>Hong Kong</b:City>
    <b:Publisher>Kluwer Academic Publishers</b:Publisher>
    <b:Volume>109</b:Volume>
    <b:StandardNumber>10.1023/A:1005000520321</b:StandardNumber>
    <b:RefOrder>14</b:RefOrder>
  </b:Source>
  <b:Source>
    <b:Tag>PolyPhenolsGood</b:Tag>
    <b:SourceType>JournalArticle</b:SourceType>
    <b:Guid>{32F19154-A029-4C17-BD0E-F292580BA1C1}</b:Guid>
    <b:Author>
      <b:Author>
        <b:NameList>
          <b:Person>
            <b:Last>Rasouli</b:Last>
            <b:First>Hassan</b:First>
          </b:Person>
          <b:Person>
            <b:Last>Farzaei</b:Last>
            <b:First>Mohammad</b:First>
            <b:Middle>Hosein</b:Middle>
          </b:Person>
          <b:Person>
            <b:Last>Khodarahmi</b:Last>
            <b:First>Reza</b:First>
          </b:Person>
        </b:NameList>
      </b:Author>
    </b:Author>
    <b:Title>Polyphenols and their benefits: A review</b:Title>
    <b:JournalName>International Journal of Food Properties</b:JournalName>
    <b:Year>2017</b:Year>
    <b:Pages>1-2</b:Pages>
    <b:City>Kermanshah</b:City>
    <b:Month>July</b:Month>
    <b:Day>7</b:Day>
    <b:Publisher>Taylor &amp; Francis</b:Publisher>
    <b:Volume>20</b:Volume>
    <b:Issue>2</b:Issue>
    <b:StandardNumber>10.1080/10942912.2017.1354017</b:StandardNumber>
    <b:RefOrder>26</b:RefOrder>
  </b:Source>
  <b:Source>
    <b:Tag>Lucidchart</b:Tag>
    <b:SourceType>InternetSite</b:SourceType>
    <b:Guid>{90DC27B4-7C43-47BB-8371-6EFDB539E5CB}</b:Guid>
    <b:Author>
      <b:Author>
        <b:NameList>
          <b:Person>
            <b:Last>Lucidchart</b:Last>
          </b:Person>
        </b:NameList>
      </b:Author>
    </b:Author>
    <b:Title>Lucidchart</b:Title>
    <b:YearAccessed>2023</b:YearAccessed>
    <b:MonthAccessed>December</b:MonthAccessed>
    <b:DayAccessed>3</b:DayAccessed>
    <b:URL>https://www.lucidchart.com/pages</b:URL>
    <b:RefOrder>27</b:RefOrder>
  </b:Source>
  <b:Source>
    <b:Tag>UVHowItWorks</b:Tag>
    <b:SourceType>InternetSite</b:SourceType>
    <b:Guid>{1B98F9A3-FD25-49D2-BFC3-04C6D5BD3228}</b:Guid>
    <b:Author>
      <b:Author>
        <b:Corporate>Edinburgh Instruments</b:Corporate>
      </b:Author>
    </b:Author>
    <b:Title>Techniques: Uv-Vis Spectroscopy</b:Title>
    <b:YearAccessed>2023</b:YearAccessed>
    <b:MonthAccessed>December</b:MonthAccessed>
    <b:DayAccessed>21</b:DayAccessed>
    <b:URL>https://www.edinst.com/in/techniques/uv-vis-spectroscopy/</b:URL>
    <b:RefOrder>22</b:RefOrder>
  </b:Source>
  <b:Source>
    <b:Tag>PeelComposition</b:Tag>
    <b:SourceType>JournalArticle</b:SourceType>
    <b:Guid>{844B7FCF-99BD-44C9-B09F-8C1AF2980058}</b:Guid>
    <b:Author>
      <b:Author>
        <b:NameList>
          <b:Person>
            <b:Last>Kupnik</b:Last>
            <b:First>Kaja</b:First>
          </b:Person>
          <b:Person>
            <b:Last>Leitgeb</b:Last>
            <b:First>Maja</b:First>
          </b:Person>
          <b:Person>
            <b:Last>Primožic</b:Last>
            <b:First>Mateja</b:First>
          </b:Person>
          <b:Person>
            <b:Last>Postružnik</b:Last>
            <b:First>Vesna</b:First>
          </b:Person>
          <b:Person>
            <b:Last>Kotnik</b:Last>
            <b:First>Petra</b:First>
          </b:Person>
          <b:Person>
            <b:Last>Kucuk</b:Last>
            <b:First>Nika</b:First>
          </b:Person>
          <b:Person>
            <b:Last>Knez</b:Last>
            <b:First>Željko</b:First>
          </b:Person>
          <b:Person>
            <b:Last>Marevci</b:Last>
            <b:First>Maša</b:First>
            <b:Middle>Knez</b:Middle>
          </b:Person>
        </b:NameList>
      </b:Author>
    </b:Author>
    <b:Title>Supercritical Fluid and Conventional Extractions of High Value-Added Compounds from Pomegranate Peels Waste: Production, Quantification and Antimicrobial Activity of Bioactive Constituents</b:Title>
    <b:JournalName>Plants</b:JournalName>
    <b:Year>2022</b:Year>
    <b:Pages>8</b:Pages>
    <b:City>Maribor</b:City>
    <b:Publisher>MDPI</b:Publisher>
    <b:Volume>11</b:Volume>
    <b:Issue>7</b:Issue>
    <b:StandardNumber>10.3390/plants11070928</b:StandardNumber>
    <b:RefOrder>18</b:RefOrder>
  </b:Source>
  <b:Source>
    <b:Tag>UNSDGs</b:Tag>
    <b:SourceType>InternetSite</b:SourceType>
    <b:Guid>{654038F0-712A-4B1D-820C-9CACF56CB9A3}</b:Guid>
    <b:Author>
      <b:Author>
        <b:Corporate>United Nations</b:Corporate>
      </b:Author>
    </b:Author>
    <b:Title>Goal 6</b:Title>
    <b:Year>2022</b:Year>
    <b:YearAccessed>2024</b:YearAccessed>
    <b:MonthAccessed>January</b:MonthAccessed>
    <b:DayAccessed>17</b:DayAccessed>
    <b:URL>https://sdgs.un.org/goals/goal6</b:URL>
    <b:RefOrder>1</b:RefOrder>
  </b:Source>
  <b:Source>
    <b:Tag>WaterORG</b:Tag>
    <b:SourceType>InternetSite</b:SourceType>
    <b:Guid>{1DE4D312-E459-4BA1-9170-53A9CACE1DCE}</b:Guid>
    <b:Author>
      <b:Author>
        <b:Corporate>Water.org</b:Corporate>
      </b:Author>
    </b:Author>
    <b:Title>An Economic Crisis</b:Title>
    <b:YearAccessed>2024</b:YearAccessed>
    <b:MonthAccessed>January</b:MonthAccessed>
    <b:DayAccessed>17</b:DayAccessed>
    <b:URL>https://water.org/our-impact/water-crisis/economic-crisis/</b:URL>
    <b:InternetSiteTitle>water.org</b:InternetSiteTitle>
    <b:RefOrder>2</b:RefOrder>
  </b:Source>
  <b:Source>
    <b:Tag>Colorwheel</b:Tag>
    <b:SourceType>DocumentFromInternetSite</b:SourceType>
    <b:Guid>{8E36450A-FF54-4CE3-989F-CB7AF4E8E75B}</b:Guid>
    <b:Author>
      <b:Author>
        <b:Corporate>LibreTexts</b:Corporate>
      </b:Author>
    </b:Author>
    <b:Title>Colors of Coordination Complexes</b:Title>
    <b:YearAccessed>2024</b:YearAccessed>
    <b:MonthAccessed>February</b:MonthAccessed>
    <b:DayAccessed>6</b:DayAccessed>
    <b:URL>https://chem.libretexts.org/Bookshelves/Inorganic_Chemistry/Supplemental_Modules_and_Websites_%28Inorganic_Chemistry%29/Crystal_Field_Theory/Colors_of_Coordination_Complexes</b:URL>
    <b:InternetSiteTitle>LibreTexts Chemistry</b:InternetSiteTitle>
    <b:RefOrder>28</b:RefOrder>
  </b:Source>
  <b:Source>
    <b:Tag>ChelateEffect</b:Tag>
    <b:SourceType>InternetSite</b:SourceType>
    <b:Guid>{410C775E-1314-4254-BEA3-49A96BF6791F}</b:Guid>
    <b:Author>
      <b:Author>
        <b:NameList>
          <b:Person>
            <b:Last>Lancashire</b:Last>
            <b:First>Robert</b:First>
            <b:Middle>J.</b:Middle>
          </b:Person>
        </b:NameList>
      </b:Author>
    </b:Author>
    <b:Title>Stability of Metal Complexes and Chelation</b:Title>
    <b:InternetSiteTitle>LibreTexts</b:InternetSiteTitle>
    <b:YearAccessed>2024</b:YearAccessed>
    <b:MonthAccessed>February</b:MonthAccessed>
    <b:DayAccessed>6</b:DayAccessed>
    <b:URL>https://chem.libretexts.org/Bookshelves/Inorganic_Chemistry/Supplemental_Modules_and_Websites_(Inorganic_Chemistry)/Coordination_Chemistry/Complex_Ion_Equilibria/Stability_of_Metal_Complexes_and_Chelation</b:URL>
    <b:RefOrder>16</b:RefOrder>
  </b:Source>
  <b:Source>
    <b:Tag>PubChem</b:Tag>
    <b:SourceType>InternetSite</b:SourceType>
    <b:Guid>{2074530A-F52D-4F4C-B916-FF3B821C7B6E}</b:Guid>
    <b:YearAccessed>2024</b:YearAccessed>
    <b:MonthAccessed>February</b:MonthAccessed>
    <b:DayAccessed>13</b:DayAccessed>
    <b:URL>https://pubchem.ncbi.nlm.nih.gov/</b:URL>
    <b:InternetSiteTitle>PubChem</b:InternetSiteTitle>
    <b:RefOrder>19</b:RefOrder>
  </b:Source>
  <b:Source>
    <b:Tag>FactoryWater</b:Tag>
    <b:SourceType>JournalArticle</b:SourceType>
    <b:Guid>{97265977-1FBF-465F-A62F-06A6B1EED104}</b:Guid>
    <b:Author>
      <b:Author>
        <b:NameList>
          <b:Person>
            <b:Last>Mokarram</b:Last>
            <b:First>Marzieh</b:First>
          </b:Person>
          <b:Person>
            <b:Last>Saber</b:Last>
            <b:First>Ali</b:First>
          </b:Person>
          <b:Person>
            <b:Last>Sheykhi</b:Last>
            <b:First>Vahideh</b:First>
          </b:Person>
        </b:NameList>
      </b:Author>
    </b:Author>
    <b:Title>Effects of heavy metal contamination on river water quality due to release of industrial effluents</b:Title>
    <b:Year>2020</b:Year>
    <b:Month>July</b:Month>
    <b:Day>20</b:Day>
    <b:JournalName>Journal of Cleaner Production</b:JournalName>
    <b:Pages>18, 23-24</b:Pages>
    <b:Publisher>Elsevier</b:Publisher>
    <b:Volume>277</b:Volume>
    <b:StandardNumber>10.1016/j.jclepro.2020.123380</b:StandardNumber>
    <b:RefOrder>3</b:RefOrder>
  </b:Source>
  <b:Source>
    <b:Tag>CopperHumans</b:Tag>
    <b:SourceType>JournalArticle</b:SourceType>
    <b:Guid>{EC5428F1-A2BA-4632-A216-A96A63FA3F3F}</b:Guid>
    <b:Author>
      <b:Author>
        <b:NameList>
          <b:Person>
            <b:Last>Araya</b:Last>
            <b:First>Magdalena</b:First>
          </b:Person>
          <b:Person>
            <b:Last>Olivares</b:Last>
            <b:First>Manuel</b:First>
          </b:Person>
          <b:Person>
            <b:Last>Pizarro</b:Last>
            <b:First>Fernando</b:First>
          </b:Person>
        </b:NameList>
      </b:Author>
    </b:Author>
    <b:Title>Copper in human health</b:Title>
    <b:Year>2007</b:Year>
    <b:City>Santiago</b:City>
    <b:Publisher>Inderscience Publishers</b:Publisher>
    <b:JournalName>International Journal of Environment and Health</b:JournalName>
    <b:Pages>609, 615</b:Pages>
    <b:Volume>1</b:Volume>
    <b:Issue>4</b:Issue>
    <b:DOI>10.1504/IJENVH.2007.018578</b:DOI>
    <b:RefOrder>12</b:RefOrder>
  </b:Source>
  <b:Source>
    <b:Tag>EASolubility</b:Tag>
    <b:SourceType>JournalArticle</b:SourceType>
    <b:Guid>{7F03DBE7-FA0F-4C90-8AFD-BA013A9D2E24}</b:Guid>
    <b:Author>
      <b:Author>
        <b:NameList>
          <b:Person>
            <b:Last>Bala</b:Last>
            <b:First>I.</b:First>
          </b:Person>
          <b:Person>
            <b:Last>Bhardwaj</b:Last>
            <b:First>V.</b:First>
          </b:Person>
          <b:Person>
            <b:Last>Hariharan</b:Last>
            <b:First>S.</b:First>
          </b:Person>
          <b:Person>
            <b:Last>Kumar</b:Last>
            <b:First>M.N.V.</b:First>
            <b:Middle>Ravi</b:Middle>
          </b:Person>
        </b:NameList>
      </b:Author>
    </b:Author>
    <b:Title>Analytical methods for assay of ellagic acid and its solubility studies</b:Title>
    <b:JournalName>Journal of Pharmaceutical and Biomedical Analysis</b:JournalName>
    <b:Year>2006</b:Year>
    <b:Pages>209</b:Pages>
    <b:City>Mohali</b:City>
    <b:Month>January</b:Month>
    <b:Day>23</b:Day>
    <b:Publisher>Elsevier</b:Publisher>
    <b:Volume>40</b:Volume>
    <b:Issue>1</b:Issue>
    <b:DOI>10.1016/j.jpba.2005.07.006</b:DOI>
    <b:RefOrder>21</b:RefOrder>
  </b:Source>
  <b:Source>
    <b:Tag>PhenolsCanChelate</b:Tag>
    <b:SourceType>JournalArticle</b:SourceType>
    <b:Guid>{2761A9A1-3DF5-4FDE-B235-8F4E55BAB51A}</b:Guid>
    <b:Author>
      <b:Author>
        <b:NameList>
          <b:Person>
            <b:Last>Belščak-Cvitanović</b:Last>
            <b:First>Ana</b:First>
          </b:Person>
          <b:Person>
            <b:Last>Durgo</b:Last>
            <b:First>Ksenija</b:First>
          </b:Person>
          <b:Person>
            <b:Last>Huđek</b:Last>
            <b:First>Ana</b:First>
          </b:Person>
          <b:Person>
            <b:Last>Bačun-Družina</b:Last>
            <b:First>Višnja</b:First>
          </b:Person>
          <b:Person>
            <b:Last>Komes</b:Last>
            <b:First>Draženka</b:First>
          </b:Person>
        </b:NameList>
      </b:Author>
      <b:Editor>
        <b:NameList>
          <b:Person>
            <b:Last>Galanakis</b:Last>
            <b:First>Charis</b:First>
            <b:Middle>M.</b:Middle>
          </b:Person>
        </b:NameList>
      </b:Editor>
    </b:Author>
    <b:Title>Overview of polyphenols and their properties</b:Title>
    <b:JournalName>Polyphenols: Properties, Recovery, and Applications</b:JournalName>
    <b:Year>2018</b:Year>
    <b:City>Zagreb</b:City>
    <b:Month>March</b:Month>
    <b:Day>30</b:Day>
    <b:Publisher>Woodhead Publishing</b:Publisher>
    <b:Pages>1, 16-18</b:Pages>
    <b:DOI>10.1016/B978-0-12-813572-3.00001-4</b:DOI>
    <b:RefOrder>17</b:RefOrder>
  </b:Source>
  <b:Source>
    <b:Tag>CourseBook</b:Tag>
    <b:SourceType>Book</b:SourceType>
    <b:Guid>{71B5431B-AA29-4C74-84F9-6D7C78FF1784}</b:Guid>
    <b:Author>
      <b:Author>
        <b:NameList>
          <b:Person>
            <b:Last>Brown</b:Last>
            <b:First>Catrin</b:First>
          </b:Person>
          <b:Person>
            <b:Last>Ford</b:Last>
            <b:First>Mike</b:First>
          </b:Person>
        </b:NameList>
      </b:Author>
    </b:Author>
    <b:Title>Higher Level Chemistry 2nd Edition</b:Title>
    <b:Year>2014</b:Year>
    <b:City>Harlow</b:City>
    <b:Publisher>Pearson Baccalaureate</b:Publisher>
    <b:StateProvince>Essex</b:StateProvince>
    <b:CountryRegion>United Kingdom</b:CountryRegion>
    <b:StandardNumber>ISBN 978 1 447 95976 2</b:StandardNumber>
    <b:Edition>2</b:Edition>
    <b:Medium>Book</b:Medium>
    <b:RefOrder>11</b:RefOrder>
  </b:Source>
  <b:Source>
    <b:Tag>EDTABad</b:Tag>
    <b:SourceType>JournalArticle</b:SourceType>
    <b:Guid>{24302231-5AD5-42C8-ABAA-92518EAC5CD2}</b:Guid>
    <b:Author>
      <b:Author>
        <b:NameList>
          <b:Person>
            <b:Last>Crisponi</b:Last>
            <b:First>Guido</b:First>
          </b:Person>
          <b:Person>
            <b:Last>Nurchi</b:Last>
            <b:First>Valeria</b:First>
            <b:Middle>M.</b:Middle>
          </b:Person>
          <b:Person>
            <b:Last>Lachowicz</b:Last>
            <b:First>Joanna</b:First>
            <b:Middle>I.</b:Middle>
          </b:Person>
          <b:Person>
            <b:Last>Crespo-Alonso</b:Last>
            <b:First>Miriam</b:First>
          </b:Person>
          <b:Person>
            <b:Last>Zoroddu</b:Last>
            <b:First>Maria</b:First>
            <b:Middle>A.</b:Middle>
          </b:Person>
          <b:Person>
            <b:Last>Peana</b:Last>
            <b:First>Massimiliano</b:First>
          </b:Person>
        </b:NameList>
      </b:Author>
    </b:Author>
    <b:Title>Kill or cure: Misuse of chelation therapy for human diseases</b:Title>
    <b:JournalName>Coordination Chemistry Reviews</b:JournalName>
    <b:Year>2014</b:Year>
    <b:Pages>4</b:Pages>
    <b:Month>April</b:Month>
    <b:Day>24</b:Day>
    <b:Publisher>Elsevier</b:Publisher>
    <b:Volume>284</b:Volume>
    <b:DOI>10.1016/j.ccr.2014.04.023</b:DOI>
    <b:RefOrder>6</b:RefOrder>
  </b:Source>
  <b:Source>
    <b:Tag>GASolubility</b:Tag>
    <b:SourceType>JournalArticle</b:SourceType>
    <b:Guid>{7F46F013-68E7-45FD-B37E-CCA0C0E68236}</b:Guid>
    <b:Author>
      <b:Author>
        <b:NameList>
          <b:Person>
            <b:Last>Daneshfar</b:Last>
            <b:First>Ali</b:First>
          </b:Person>
          <b:Person>
            <b:Last>Ghaziaskar</b:Last>
            <b:First>Hassan</b:First>
            <b:Middle>S.</b:Middle>
          </b:Person>
          <b:Person>
            <b:Last>Homayoun</b:Last>
            <b:First>Nasrolah</b:First>
          </b:Person>
        </b:NameList>
      </b:Author>
    </b:Author>
    <b:Title>Solubility of Gallic Acid in Methanol, Ethanol, Water, and Ethyl Acetate</b:Title>
    <b:Year>2008</b:Year>
    <b:JournalName>Journal of Chemical &amp; Engineering Data</b:JournalName>
    <b:Pages>1</b:Pages>
    <b:Publisher>ACS Publications</b:Publisher>
    <b:Volume>53</b:Volume>
    <b:Issue>2</b:Issue>
    <b:DOI>10.1021/je700633w</b:DOI>
    <b:RefOrder>20</b:RefOrder>
  </b:Source>
  <b:Source>
    <b:Tag>pomepeelcolor</b:Tag>
    <b:SourceType>JournalArticle</b:SourceType>
    <b:Guid>{9D8BEBF6-5C0A-47E4-8C2A-961C760434B1}</b:Guid>
    <b:Author>
      <b:Author>
        <b:NameList>
          <b:Person>
            <b:Last>Fawole</b:Last>
            <b:First>Olaniyi</b:First>
            <b:Middle>Amos</b:Middle>
          </b:Person>
          <b:Person>
            <b:Last>Opara</b:Last>
            <b:First>Umezuruike</b:First>
            <b:Middle>Linus</b:Middle>
          </b:Person>
        </b:NameList>
      </b:Author>
    </b:Author>
    <b:Title>Effects of storage temperature and duration on physiological responses of pomegranate fruit</b:Title>
    <b:Year>2013</b:Year>
    <b:Month>March</b:Month>
    <b:Day>27</b:Day>
    <b:JournalName>Industrial Crops and Products</b:JournalName>
    <b:City>Stellenbosch</b:City>
    <b:Pages>301, 303</b:Pages>
    <b:Publisher>Elsevier</b:Publisher>
    <b:Volume>47</b:Volume>
    <b:DOI>10.1016/j.indcrop.2013.03.028</b:DOI>
    <b:RefOrder>24</b:RefOrder>
  </b:Source>
  <b:Source>
    <b:Tag>ChelationClaw</b:Tag>
    <b:SourceType>JournalArticle</b:SourceType>
    <b:Guid>{DF308848-7AFF-401D-97E3-6E2CF902D666}</b:Guid>
    <b:Author>
      <b:Author>
        <b:NameList>
          <b:Person>
            <b:Last>Flora</b:Last>
            <b:First>Swaran</b:First>
            <b:Middle>J.S.</b:Middle>
          </b:Person>
          <b:Person>
            <b:Last>Pachauri</b:Last>
            <b:First>Vidhu</b:First>
          </b:Person>
        </b:NameList>
      </b:Author>
    </b:Author>
    <b:Title>Chelation in Metal Intoxication</b:Title>
    <b:Year>2010</b:Year>
    <b:JournalName>International journal of environmental research and public health</b:JournalName>
    <b:Pages>2</b:Pages>
    <b:Publisher>MDPI</b:Publisher>
    <b:Volume>7</b:Volume>
    <b:Issue>7</b:Issue>
    <b:DOI>10.3390/ijerph7072745</b:DOI>
    <b:RefOrder>15</b:RefOrder>
  </b:Source>
  <b:Source>
    <b:Tag>matrixeffect</b:Tag>
    <b:SourceType>JournalArticle</b:SourceType>
    <b:Guid>{F0B7C247-8345-4C0F-8301-C25B675279F8}</b:Guid>
    <b:Title>A process for turning pomegranate peels into a valuable food ingredient using ultrasound-assisted extraction and encapsulation</b:Title>
    <b:Year>2015</b:Year>
    <b:City>Thessaloniki</b:City>
    <b:Publisher>Elsevier</b:Publisher>
    <b:Volume>31</b:Volume>
    <b:Pages>13</b:Pages>
    <b:YearAccessed>2024</b:YearAccessed>
    <b:MonthAccessed>February</b:MonthAccessed>
    <b:DayAccessed>23</b:DayAccessed>
    <b:URL>https://www.sciencedirect.com/science/article/abs/pii/S1466856415001617</b:URL>
    <b:DOI>10.1016/j.ifset.2015.08.00</b:DOI>
    <b:JournalName>Innovative Food Science and Emerging Technologie</b:JournalName>
    <b:Month>August</b:Month>
    <b:Day>17</b:Day>
    <b:Author>
      <b:Author>
        <b:NameList>
          <b:Person>
            <b:Last>Kaderides</b:Last>
            <b:First>Kyriakos</b:First>
          </b:Person>
          <b:Person>
            <b:Last>Goula</b:Last>
            <b:Middle>M.</b:Middle>
            <b:First>Athanasia</b:First>
          </b:Person>
          <b:Person>
            <b:Last>Adamopoulos</b:Last>
            <b:Middle>G.</b:Middle>
            <b:First>Konstantinos</b:First>
          </b:Person>
        </b:NameList>
      </b:Author>
    </b:Author>
    <b:RefOrder>23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FE6668-A937-433E-86BE-C36D4F954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44</Pages>
  <Words>7286</Words>
  <Characters>40005</Characters>
  <Application>Microsoft Office Word</Application>
  <DocSecurity>0</DocSecurity>
  <Lines>1600</Lines>
  <Paragraphs>775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Comparing the effectiveness of different extraction solvents and techniques for pomegranate peels in acting as a complexing agent for Cu²⁺ ions</vt:lpstr>
    </vt:vector>
  </TitlesOfParts>
  <Company/>
  <LinksUpToDate>false</LinksUpToDate>
  <CharactersWithSpaces>46516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Comparing the effectiveness of different extraction solvents and techniques for pomegranate peels in acting as a complexing agent for Cu²⁺ ions</dc:title>
  <dc:subject>H</dc:subject>
  <dc:creator>TIPS</dc:creator>
  <cp:keywords/>
  <dc:description/>
  <cp:lastModifiedBy>Badhri Hari</cp:lastModifiedBy>
  <cp:revision>6</cp:revision>
  <dcterms:created xsi:type="dcterms:W3CDTF">2024-03-30T17:28:00Z</dcterms:created>
  <dcterms:modified xsi:type="dcterms:W3CDTF">2024-03-30T17:40:00Z</dcterms:modified>
</cp:coreProperties>
</file>